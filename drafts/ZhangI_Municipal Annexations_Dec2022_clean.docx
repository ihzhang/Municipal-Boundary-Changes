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65AA6" w14:textId="061EDA21" w:rsidR="00BF3037" w:rsidRPr="005B3B4E" w:rsidDel="006F7507" w:rsidRDefault="00BF3037" w:rsidP="005B3B4E">
      <w:pPr>
        <w:spacing w:line="360" w:lineRule="auto"/>
        <w:jc w:val="right"/>
        <w:rPr>
          <w:del w:id="0" w:author="Iris Zhang" w:date="2023-01-03T11:11:00Z"/>
          <w:rPrChange w:id="1" w:author="Iris Zhang" w:date="2023-01-03T10:58:00Z">
            <w:rPr>
              <w:del w:id="2" w:author="Iris Zhang" w:date="2023-01-03T11:11:00Z"/>
              <w:b/>
              <w:bCs/>
            </w:rPr>
          </w:rPrChange>
        </w:rPr>
        <w:pPrChange w:id="3" w:author="Iris Zhang" w:date="2023-01-03T10:58:00Z">
          <w:pPr>
            <w:spacing w:line="360" w:lineRule="auto"/>
            <w:jc w:val="center"/>
          </w:pPr>
        </w:pPrChange>
      </w:pPr>
    </w:p>
    <w:p w14:paraId="3164FFC4" w14:textId="77777777" w:rsidR="00BF3037" w:rsidRDefault="00BF3037" w:rsidP="00382234">
      <w:pPr>
        <w:spacing w:line="360" w:lineRule="auto"/>
        <w:jc w:val="center"/>
        <w:rPr>
          <w:b/>
          <w:bCs/>
        </w:rPr>
      </w:pPr>
    </w:p>
    <w:p w14:paraId="570E67CE" w14:textId="77777777" w:rsidR="00BF3037" w:rsidRDefault="00BF3037" w:rsidP="00382234">
      <w:pPr>
        <w:spacing w:line="360" w:lineRule="auto"/>
        <w:jc w:val="center"/>
        <w:rPr>
          <w:b/>
          <w:bCs/>
        </w:rPr>
      </w:pPr>
    </w:p>
    <w:p w14:paraId="4F251953" w14:textId="77777777" w:rsidR="00BF3037" w:rsidRDefault="00BF3037" w:rsidP="00382234">
      <w:pPr>
        <w:spacing w:line="360" w:lineRule="auto"/>
        <w:jc w:val="center"/>
        <w:rPr>
          <w:b/>
          <w:bCs/>
        </w:rPr>
      </w:pPr>
    </w:p>
    <w:p w14:paraId="6615622E" w14:textId="77777777" w:rsidR="00BF3037" w:rsidRDefault="00BF3037" w:rsidP="00382234">
      <w:pPr>
        <w:spacing w:line="360" w:lineRule="auto"/>
        <w:jc w:val="center"/>
        <w:rPr>
          <w:b/>
          <w:bCs/>
        </w:rPr>
      </w:pPr>
    </w:p>
    <w:p w14:paraId="713801C4" w14:textId="77777777" w:rsidR="00BF3037" w:rsidRDefault="00BF3037" w:rsidP="00382234">
      <w:pPr>
        <w:spacing w:line="360" w:lineRule="auto"/>
        <w:jc w:val="center"/>
        <w:rPr>
          <w:b/>
          <w:bCs/>
        </w:rPr>
      </w:pPr>
    </w:p>
    <w:p w14:paraId="3F53BEE9" w14:textId="77777777" w:rsidR="00BF3037" w:rsidRDefault="00BF3037" w:rsidP="00382234">
      <w:pPr>
        <w:spacing w:line="360" w:lineRule="auto"/>
        <w:jc w:val="center"/>
        <w:rPr>
          <w:b/>
          <w:bCs/>
        </w:rPr>
      </w:pPr>
    </w:p>
    <w:p w14:paraId="5E6D01AD" w14:textId="77777777" w:rsidR="00BF3037" w:rsidRDefault="00BF3037" w:rsidP="00382234">
      <w:pPr>
        <w:spacing w:line="360" w:lineRule="auto"/>
        <w:jc w:val="center"/>
        <w:rPr>
          <w:b/>
          <w:bCs/>
        </w:rPr>
      </w:pPr>
    </w:p>
    <w:p w14:paraId="1A1898E4" w14:textId="77777777" w:rsidR="00BF3037" w:rsidRDefault="00BF3037" w:rsidP="00382234">
      <w:pPr>
        <w:spacing w:line="360" w:lineRule="auto"/>
        <w:jc w:val="center"/>
        <w:rPr>
          <w:b/>
          <w:bCs/>
        </w:rPr>
      </w:pPr>
    </w:p>
    <w:p w14:paraId="50AE950A" w14:textId="3F080CD9" w:rsidR="0068466F" w:rsidRDefault="0068466F" w:rsidP="00382234">
      <w:pPr>
        <w:spacing w:line="360" w:lineRule="auto"/>
        <w:jc w:val="center"/>
        <w:rPr>
          <w:b/>
          <w:bCs/>
        </w:rPr>
      </w:pPr>
      <w:r>
        <w:rPr>
          <w:b/>
          <w:bCs/>
        </w:rPr>
        <w:t xml:space="preserve">Municipal Annexations and the Changing Color Line After </w:t>
      </w:r>
      <w:r w:rsidRPr="00BA2C02">
        <w:rPr>
          <w:b/>
          <w:bCs/>
          <w:i/>
          <w:iCs/>
        </w:rPr>
        <w:t>Shelby v. Holder</w:t>
      </w:r>
      <w:r>
        <w:rPr>
          <w:b/>
          <w:bCs/>
        </w:rPr>
        <w:t xml:space="preserve"> </w:t>
      </w:r>
    </w:p>
    <w:p w14:paraId="6FFE2DB9" w14:textId="77777777" w:rsidR="003E3A36" w:rsidRDefault="003E3A36" w:rsidP="00382234">
      <w:pPr>
        <w:spacing w:line="360" w:lineRule="auto"/>
        <w:jc w:val="center"/>
        <w:rPr>
          <w:b/>
          <w:bCs/>
        </w:rPr>
      </w:pPr>
    </w:p>
    <w:p w14:paraId="2A7ED69E" w14:textId="32E1C04B" w:rsidR="008D3F8E" w:rsidRDefault="00014318" w:rsidP="00382234">
      <w:pPr>
        <w:spacing w:line="360" w:lineRule="auto"/>
        <w:jc w:val="center"/>
        <w:rPr>
          <w:b/>
          <w:bCs/>
        </w:rPr>
      </w:pPr>
      <w:r>
        <w:rPr>
          <w:b/>
          <w:bCs/>
        </w:rPr>
        <w:t xml:space="preserve">Iris </w:t>
      </w:r>
      <w:r w:rsidR="00D60951">
        <w:rPr>
          <w:b/>
          <w:bCs/>
        </w:rPr>
        <w:t xml:space="preserve">H. </w:t>
      </w:r>
      <w:r>
        <w:rPr>
          <w:b/>
          <w:bCs/>
        </w:rPr>
        <w:t>Zhang</w:t>
      </w:r>
      <w:ins w:id="4" w:author="Iris Zhang" w:date="2023-01-03T11:11:00Z">
        <w:r w:rsidR="006F7507">
          <w:rPr>
            <w:rStyle w:val="EndnoteReference"/>
            <w:b/>
            <w:bCs/>
            <w:i/>
            <w:iCs/>
          </w:rPr>
          <w:endnoteReference w:id="1"/>
        </w:r>
      </w:ins>
      <w:del w:id="19" w:author="Iris Zhang" w:date="2023-01-03T10:57:00Z">
        <w:r w:rsidR="008D3F8E" w:rsidDel="005B3B4E">
          <w:rPr>
            <w:rStyle w:val="EndnoteReference"/>
            <w:b/>
            <w:bCs/>
          </w:rPr>
          <w:endnoteReference w:id="2"/>
        </w:r>
      </w:del>
    </w:p>
    <w:p w14:paraId="4A091F1E" w14:textId="652D8E99" w:rsidR="008D3F8E" w:rsidRDefault="008D3F8E" w:rsidP="00382234">
      <w:pPr>
        <w:spacing w:line="360" w:lineRule="auto"/>
        <w:jc w:val="center"/>
        <w:rPr>
          <w:ins w:id="26" w:author="Iris Zhang" w:date="2023-01-03T10:50:00Z"/>
          <w:b/>
          <w:bCs/>
          <w:i/>
          <w:iCs/>
        </w:rPr>
      </w:pPr>
      <w:r w:rsidRPr="00E566A1">
        <w:rPr>
          <w:b/>
          <w:bCs/>
          <w:i/>
          <w:iCs/>
        </w:rPr>
        <w:t>Stanford University</w:t>
      </w:r>
    </w:p>
    <w:p w14:paraId="220FA7A1" w14:textId="77777777" w:rsidR="00D548AF" w:rsidRDefault="00D548AF" w:rsidP="00382234">
      <w:pPr>
        <w:spacing w:line="360" w:lineRule="auto"/>
        <w:jc w:val="center"/>
        <w:rPr>
          <w:ins w:id="27" w:author="Iris Zhang" w:date="2023-01-03T10:51:00Z"/>
          <w:b/>
          <w:bCs/>
        </w:rPr>
      </w:pPr>
    </w:p>
    <w:p w14:paraId="03F8B9E4" w14:textId="77777777" w:rsidR="005B3B4E" w:rsidRDefault="005B3B4E" w:rsidP="005B3B4E">
      <w:pPr>
        <w:spacing w:line="360" w:lineRule="auto"/>
        <w:rPr>
          <w:ins w:id="28" w:author="Iris Zhang" w:date="2023-01-03T10:58:00Z"/>
        </w:rPr>
      </w:pPr>
    </w:p>
    <w:p w14:paraId="361F66F1" w14:textId="77777777" w:rsidR="005B3B4E" w:rsidRDefault="005B3B4E" w:rsidP="005B3B4E">
      <w:pPr>
        <w:spacing w:line="360" w:lineRule="auto"/>
        <w:rPr>
          <w:ins w:id="29" w:author="Iris Zhang" w:date="2023-01-03T10:58:00Z"/>
        </w:rPr>
      </w:pPr>
    </w:p>
    <w:p w14:paraId="03574F1D" w14:textId="77777777" w:rsidR="005B3B4E" w:rsidRDefault="005B3B4E" w:rsidP="005B3B4E">
      <w:pPr>
        <w:spacing w:line="360" w:lineRule="auto"/>
        <w:rPr>
          <w:ins w:id="30" w:author="Iris Zhang" w:date="2023-01-03T10:58:00Z"/>
        </w:rPr>
      </w:pPr>
    </w:p>
    <w:p w14:paraId="7DA1AADD" w14:textId="77777777" w:rsidR="005B3B4E" w:rsidRDefault="005B3B4E" w:rsidP="005B3B4E">
      <w:pPr>
        <w:spacing w:line="360" w:lineRule="auto"/>
        <w:rPr>
          <w:ins w:id="31" w:author="Iris Zhang" w:date="2023-01-03T10:58:00Z"/>
        </w:rPr>
      </w:pPr>
    </w:p>
    <w:p w14:paraId="2546C9DF" w14:textId="77777777" w:rsidR="005B3B4E" w:rsidRDefault="005B3B4E" w:rsidP="005B3B4E">
      <w:pPr>
        <w:spacing w:line="360" w:lineRule="auto"/>
        <w:rPr>
          <w:ins w:id="32" w:author="Iris Zhang" w:date="2023-01-03T10:58:00Z"/>
        </w:rPr>
      </w:pPr>
    </w:p>
    <w:p w14:paraId="516722EB" w14:textId="77777777" w:rsidR="005B3B4E" w:rsidRDefault="005B3B4E" w:rsidP="005B3B4E">
      <w:pPr>
        <w:spacing w:line="360" w:lineRule="auto"/>
        <w:rPr>
          <w:ins w:id="33" w:author="Iris Zhang" w:date="2023-01-03T10:58:00Z"/>
        </w:rPr>
      </w:pPr>
    </w:p>
    <w:p w14:paraId="516455C0" w14:textId="77777777" w:rsidR="005B3B4E" w:rsidRDefault="005B3B4E" w:rsidP="005B3B4E">
      <w:pPr>
        <w:spacing w:line="360" w:lineRule="auto"/>
        <w:rPr>
          <w:ins w:id="34" w:author="Iris Zhang" w:date="2023-01-03T10:58:00Z"/>
        </w:rPr>
      </w:pPr>
    </w:p>
    <w:p w14:paraId="0CF96BCE" w14:textId="77777777" w:rsidR="005B3B4E" w:rsidRDefault="005B3B4E" w:rsidP="005B3B4E">
      <w:pPr>
        <w:spacing w:line="360" w:lineRule="auto"/>
        <w:rPr>
          <w:ins w:id="35" w:author="Iris Zhang" w:date="2023-01-03T10:58:00Z"/>
        </w:rPr>
      </w:pPr>
    </w:p>
    <w:p w14:paraId="59920E9A" w14:textId="77777777" w:rsidR="005B3B4E" w:rsidRDefault="005B3B4E" w:rsidP="005B3B4E">
      <w:pPr>
        <w:spacing w:line="360" w:lineRule="auto"/>
        <w:rPr>
          <w:ins w:id="36" w:author="Iris Zhang" w:date="2023-01-03T10:58:00Z"/>
        </w:rPr>
      </w:pPr>
    </w:p>
    <w:p w14:paraId="694BC674" w14:textId="77777777" w:rsidR="005B3B4E" w:rsidRDefault="005B3B4E" w:rsidP="005B3B4E">
      <w:pPr>
        <w:spacing w:line="360" w:lineRule="auto"/>
        <w:rPr>
          <w:ins w:id="37" w:author="Iris Zhang" w:date="2023-01-03T10:58:00Z"/>
        </w:rPr>
      </w:pPr>
    </w:p>
    <w:p w14:paraId="4BCCDAA3" w14:textId="77777777" w:rsidR="005B3B4E" w:rsidRDefault="005B3B4E" w:rsidP="005B3B4E">
      <w:pPr>
        <w:spacing w:line="360" w:lineRule="auto"/>
        <w:rPr>
          <w:ins w:id="38" w:author="Iris Zhang" w:date="2023-01-03T10:58:00Z"/>
        </w:rPr>
      </w:pPr>
    </w:p>
    <w:p w14:paraId="5F9AE90A" w14:textId="77777777" w:rsidR="005B3B4E" w:rsidRDefault="005B3B4E" w:rsidP="005B3B4E">
      <w:pPr>
        <w:spacing w:line="360" w:lineRule="auto"/>
        <w:rPr>
          <w:ins w:id="39" w:author="Iris Zhang" w:date="2023-01-03T10:58:00Z"/>
        </w:rPr>
      </w:pPr>
    </w:p>
    <w:p w14:paraId="41B0AD94" w14:textId="4C283BCC" w:rsidR="00D548AF" w:rsidRPr="005B3B4E" w:rsidDel="00CB44A2" w:rsidRDefault="00D548AF" w:rsidP="005B3B4E">
      <w:pPr>
        <w:spacing w:line="360" w:lineRule="auto"/>
        <w:rPr>
          <w:del w:id="40" w:author="Iris Zhang" w:date="2023-01-03T10:59:00Z"/>
          <w:rPrChange w:id="41" w:author="Iris Zhang" w:date="2023-01-03T10:58:00Z">
            <w:rPr>
              <w:del w:id="42" w:author="Iris Zhang" w:date="2023-01-03T10:59:00Z"/>
              <w:b/>
              <w:bCs/>
              <w:i/>
              <w:iCs/>
            </w:rPr>
          </w:rPrChange>
        </w:rPr>
        <w:pPrChange w:id="43" w:author="Iris Zhang" w:date="2023-01-03T10:58:00Z">
          <w:pPr>
            <w:spacing w:line="360" w:lineRule="auto"/>
            <w:jc w:val="center"/>
          </w:pPr>
        </w:pPrChange>
      </w:pPr>
    </w:p>
    <w:p w14:paraId="56B40602" w14:textId="0BAFAC45" w:rsidR="008D3F8E" w:rsidDel="00CB44A2" w:rsidRDefault="008D3F8E" w:rsidP="00CB44A2">
      <w:pPr>
        <w:spacing w:line="360" w:lineRule="auto"/>
        <w:rPr>
          <w:del w:id="44" w:author="Iris Zhang" w:date="2023-01-03T10:59:00Z"/>
          <w:b/>
          <w:bCs/>
        </w:rPr>
        <w:pPrChange w:id="45" w:author="Iris Zhang" w:date="2023-01-03T10:59:00Z">
          <w:pPr>
            <w:spacing w:line="360" w:lineRule="auto"/>
            <w:jc w:val="center"/>
          </w:pPr>
        </w:pPrChange>
      </w:pPr>
    </w:p>
    <w:p w14:paraId="0DE23361" w14:textId="06689ACB" w:rsidR="008D3F8E" w:rsidDel="00CB44A2" w:rsidRDefault="008D3F8E" w:rsidP="00382234">
      <w:pPr>
        <w:spacing w:line="360" w:lineRule="auto"/>
        <w:jc w:val="center"/>
        <w:rPr>
          <w:del w:id="46" w:author="Iris Zhang" w:date="2023-01-03T10:59:00Z"/>
          <w:b/>
          <w:bCs/>
        </w:rPr>
      </w:pPr>
    </w:p>
    <w:p w14:paraId="2D45C69D" w14:textId="4A02100E" w:rsidR="008D3F8E" w:rsidDel="00CB44A2" w:rsidRDefault="008D3F8E" w:rsidP="00382234">
      <w:pPr>
        <w:pStyle w:val="NoSpacing"/>
        <w:spacing w:line="360" w:lineRule="auto"/>
        <w:rPr>
          <w:del w:id="47" w:author="Iris Zhang" w:date="2023-01-03T10:59:00Z"/>
          <w:b/>
          <w:bCs/>
        </w:rPr>
      </w:pPr>
    </w:p>
    <w:p w14:paraId="244E7390" w14:textId="2F7E0869" w:rsidR="008D3F8E" w:rsidDel="00CB44A2" w:rsidRDefault="008D3F8E" w:rsidP="00382234">
      <w:pPr>
        <w:pStyle w:val="NoSpacing"/>
        <w:spacing w:line="360" w:lineRule="auto"/>
        <w:rPr>
          <w:del w:id="48" w:author="Iris Zhang" w:date="2023-01-03T10:59:00Z"/>
          <w:b/>
          <w:bCs/>
        </w:rPr>
      </w:pPr>
    </w:p>
    <w:p w14:paraId="71ACFDA0" w14:textId="11157A64" w:rsidR="008D3F8E" w:rsidDel="00CB44A2" w:rsidRDefault="008D3F8E" w:rsidP="00382234">
      <w:pPr>
        <w:pStyle w:val="NoSpacing"/>
        <w:spacing w:line="360" w:lineRule="auto"/>
        <w:rPr>
          <w:del w:id="49" w:author="Iris Zhang" w:date="2023-01-03T10:59:00Z"/>
          <w:b/>
          <w:bCs/>
        </w:rPr>
      </w:pPr>
    </w:p>
    <w:p w14:paraId="2D15184C" w14:textId="4AD7C584" w:rsidR="008D3F8E" w:rsidDel="00CB44A2" w:rsidRDefault="008D3F8E" w:rsidP="00382234">
      <w:pPr>
        <w:pStyle w:val="NoSpacing"/>
        <w:spacing w:line="360" w:lineRule="auto"/>
        <w:rPr>
          <w:del w:id="50" w:author="Iris Zhang" w:date="2023-01-03T10:59:00Z"/>
          <w:b/>
          <w:bCs/>
        </w:rPr>
      </w:pPr>
    </w:p>
    <w:p w14:paraId="6CBDA8E3" w14:textId="52C146CC" w:rsidR="008D3F8E" w:rsidDel="00CB44A2" w:rsidRDefault="008D3F8E" w:rsidP="00382234">
      <w:pPr>
        <w:pStyle w:val="NoSpacing"/>
        <w:spacing w:line="360" w:lineRule="auto"/>
        <w:rPr>
          <w:del w:id="51" w:author="Iris Zhang" w:date="2023-01-03T10:59:00Z"/>
          <w:b/>
          <w:bCs/>
        </w:rPr>
      </w:pPr>
    </w:p>
    <w:p w14:paraId="742B035E" w14:textId="2C47F5D2" w:rsidR="008D3F8E" w:rsidRPr="003A2BE2" w:rsidDel="00D548AF" w:rsidRDefault="008D3F8E" w:rsidP="00382234">
      <w:pPr>
        <w:pStyle w:val="NoSpacing"/>
        <w:spacing w:line="360" w:lineRule="auto"/>
        <w:rPr>
          <w:moveFrom w:id="52" w:author="Iris Zhang" w:date="2023-01-03T10:50:00Z"/>
        </w:rPr>
      </w:pPr>
      <w:moveFromRangeStart w:id="53" w:author="Iris Zhang" w:date="2023-01-03T10:50:00Z" w:name="move123635423"/>
      <w:moveFrom w:id="54" w:author="Iris Zhang" w:date="2023-01-03T10:50:00Z">
        <w:r w:rsidDel="00D548AF">
          <w:rPr>
            <w:b/>
            <w:bCs/>
          </w:rPr>
          <w:t xml:space="preserve">Keywords: </w:t>
        </w:r>
        <w:r w:rsidDel="00D548AF">
          <w:t>municipal annexation, racial exclusion, political geography, law changes, 1965 Voting Rights Act</w:t>
        </w:r>
      </w:moveFrom>
    </w:p>
    <w:moveFromRangeEnd w:id="53"/>
    <w:p w14:paraId="18A47D6E" w14:textId="77777777" w:rsidR="008D3F8E" w:rsidRDefault="008D3F8E" w:rsidP="00382234">
      <w:pPr>
        <w:spacing w:line="360" w:lineRule="auto"/>
        <w:rPr>
          <w:b/>
          <w:bCs/>
        </w:rPr>
        <w:sectPr w:rsidR="008D3F8E">
          <w:footerReference w:type="even" r:id="rId8"/>
          <w:footerReference w:type="default" r:id="rId9"/>
          <w:footnotePr>
            <w:numRestart w:val="eachSect"/>
          </w:footnotePr>
          <w:endnotePr>
            <w:numFmt w:val="decimal"/>
          </w:endnotePr>
          <w:pgSz w:w="12240" w:h="15840"/>
          <w:pgMar w:top="1440" w:right="1440" w:bottom="1440" w:left="1440" w:header="720" w:footer="720" w:gutter="0"/>
          <w:cols w:space="720"/>
          <w:docGrid w:linePitch="360"/>
        </w:sectPr>
      </w:pPr>
    </w:p>
    <w:p w14:paraId="7470D10F" w14:textId="7F82EE9C" w:rsidR="008D3F8E" w:rsidDel="006F7507" w:rsidRDefault="008D3F8E" w:rsidP="00382234">
      <w:pPr>
        <w:pStyle w:val="NoSpacing"/>
        <w:spacing w:line="360" w:lineRule="auto"/>
        <w:jc w:val="center"/>
        <w:rPr>
          <w:del w:id="55" w:author="Iris Zhang" w:date="2023-01-03T11:11:00Z"/>
          <w:b/>
          <w:bCs/>
        </w:rPr>
      </w:pPr>
    </w:p>
    <w:p w14:paraId="26AF3004" w14:textId="77777777" w:rsidR="008D3F8E" w:rsidDel="00D548AF" w:rsidRDefault="008D3F8E" w:rsidP="00382234">
      <w:pPr>
        <w:pStyle w:val="NoSpacing"/>
        <w:spacing w:line="360" w:lineRule="auto"/>
        <w:rPr>
          <w:del w:id="56" w:author="Iris Zhang" w:date="2023-01-03T10:50:00Z"/>
          <w:b/>
          <w:bCs/>
        </w:rPr>
      </w:pPr>
    </w:p>
    <w:p w14:paraId="6FD95627" w14:textId="77777777" w:rsidR="008D3F8E" w:rsidDel="00D548AF" w:rsidRDefault="008D3F8E" w:rsidP="00D548AF">
      <w:pPr>
        <w:pStyle w:val="NoSpacing"/>
        <w:spacing w:line="360" w:lineRule="auto"/>
        <w:rPr>
          <w:del w:id="57" w:author="Iris Zhang" w:date="2023-01-03T10:50:00Z"/>
          <w:b/>
          <w:bCs/>
        </w:rPr>
        <w:pPrChange w:id="58" w:author="Iris Zhang" w:date="2023-01-03T10:50:00Z">
          <w:pPr>
            <w:pStyle w:val="NoSpacing"/>
            <w:spacing w:line="360" w:lineRule="auto"/>
            <w:jc w:val="center"/>
          </w:pPr>
        </w:pPrChange>
      </w:pPr>
    </w:p>
    <w:p w14:paraId="2D79686F" w14:textId="77777777" w:rsidR="008D3F8E" w:rsidDel="006F7507" w:rsidRDefault="008D3F8E" w:rsidP="00D548AF">
      <w:pPr>
        <w:pStyle w:val="NoSpacing"/>
        <w:spacing w:line="360" w:lineRule="auto"/>
        <w:rPr>
          <w:del w:id="59" w:author="Iris Zhang" w:date="2023-01-03T11:11:00Z"/>
          <w:b/>
          <w:bCs/>
        </w:rPr>
        <w:pPrChange w:id="60" w:author="Iris Zhang" w:date="2023-01-03T10:50:00Z">
          <w:pPr>
            <w:pStyle w:val="NoSpacing"/>
            <w:spacing w:line="360" w:lineRule="auto"/>
            <w:jc w:val="center"/>
          </w:pPr>
        </w:pPrChange>
      </w:pPr>
    </w:p>
    <w:p w14:paraId="4293D935" w14:textId="77777777" w:rsidR="008D3F8E" w:rsidDel="006F7507" w:rsidRDefault="008D3F8E" w:rsidP="00382234">
      <w:pPr>
        <w:pStyle w:val="NoSpacing"/>
        <w:spacing w:line="360" w:lineRule="auto"/>
        <w:jc w:val="center"/>
        <w:rPr>
          <w:del w:id="61" w:author="Iris Zhang" w:date="2023-01-03T11:11:00Z"/>
          <w:b/>
          <w:bCs/>
        </w:rPr>
      </w:pPr>
    </w:p>
    <w:p w14:paraId="24E69F2D" w14:textId="74C64C83" w:rsidR="008D3F8E" w:rsidDel="00D548AF" w:rsidRDefault="008D3F8E" w:rsidP="006F7507">
      <w:pPr>
        <w:pStyle w:val="NoSpacing"/>
        <w:spacing w:line="360" w:lineRule="auto"/>
        <w:rPr>
          <w:del w:id="62" w:author="Iris Zhang" w:date="2023-01-03T10:50:00Z"/>
          <w:b/>
          <w:bCs/>
        </w:rPr>
        <w:pPrChange w:id="63" w:author="Iris Zhang" w:date="2023-01-03T11:11:00Z">
          <w:pPr>
            <w:pStyle w:val="NoSpacing"/>
            <w:spacing w:line="360" w:lineRule="auto"/>
            <w:jc w:val="center"/>
          </w:pPr>
        </w:pPrChange>
      </w:pPr>
      <w:del w:id="64" w:author="Iris Zhang" w:date="2023-01-03T10:50:00Z">
        <w:r w:rsidDel="00D548AF">
          <w:rPr>
            <w:b/>
            <w:bCs/>
          </w:rPr>
          <w:delText xml:space="preserve">Municipal Annexations and the Changing Color Line After </w:delText>
        </w:r>
        <w:r w:rsidRPr="00BA2C02" w:rsidDel="00D548AF">
          <w:rPr>
            <w:b/>
            <w:bCs/>
            <w:i/>
            <w:iCs/>
          </w:rPr>
          <w:delText>Shelby v. Holder</w:delText>
        </w:r>
        <w:r w:rsidDel="00D548AF">
          <w:rPr>
            <w:b/>
            <w:bCs/>
          </w:rPr>
          <w:delText xml:space="preserve"> </w:delText>
        </w:r>
      </w:del>
    </w:p>
    <w:p w14:paraId="686DB6ED" w14:textId="77777777" w:rsidR="008D3F8E" w:rsidDel="006F7507" w:rsidRDefault="008D3F8E" w:rsidP="006F7507">
      <w:pPr>
        <w:pStyle w:val="NoSpacing"/>
        <w:spacing w:line="360" w:lineRule="auto"/>
        <w:rPr>
          <w:del w:id="65" w:author="Iris Zhang" w:date="2023-01-03T11:11:00Z"/>
          <w:b/>
          <w:bCs/>
        </w:rPr>
        <w:pPrChange w:id="66" w:author="Iris Zhang" w:date="2023-01-03T11:11:00Z">
          <w:pPr>
            <w:pStyle w:val="NoSpacing"/>
            <w:spacing w:line="360" w:lineRule="auto"/>
            <w:jc w:val="center"/>
          </w:pPr>
        </w:pPrChange>
      </w:pPr>
    </w:p>
    <w:p w14:paraId="5D7F728E" w14:textId="0BE96157" w:rsidR="008D3F8E" w:rsidRDefault="008D3F8E" w:rsidP="006F7507">
      <w:pPr>
        <w:pStyle w:val="NoSpacing"/>
        <w:spacing w:line="360" w:lineRule="auto"/>
        <w:rPr>
          <w:ins w:id="67" w:author="Iris Zhang" w:date="2023-01-03T11:11:00Z"/>
          <w:b/>
          <w:bCs/>
        </w:rPr>
      </w:pPr>
      <w:r>
        <w:rPr>
          <w:b/>
          <w:bCs/>
        </w:rPr>
        <w:t>Abstract</w:t>
      </w:r>
    </w:p>
    <w:p w14:paraId="134806AC" w14:textId="77777777" w:rsidR="006F7507" w:rsidRDefault="006F7507" w:rsidP="006F7507">
      <w:pPr>
        <w:pStyle w:val="NoSpacing"/>
        <w:spacing w:line="360" w:lineRule="auto"/>
        <w:rPr>
          <w:b/>
          <w:bCs/>
        </w:rPr>
        <w:pPrChange w:id="68" w:author="Iris Zhang" w:date="2023-01-03T11:10:00Z">
          <w:pPr>
            <w:pStyle w:val="NoSpacing"/>
            <w:spacing w:line="360" w:lineRule="auto"/>
            <w:jc w:val="center"/>
          </w:pPr>
        </w:pPrChange>
      </w:pPr>
    </w:p>
    <w:p w14:paraId="36DDFE10" w14:textId="410FFDC9" w:rsidR="008D3F8E" w:rsidRDefault="008D3F8E" w:rsidP="00382234">
      <w:pPr>
        <w:pStyle w:val="NoSpacing"/>
        <w:spacing w:line="360" w:lineRule="auto"/>
      </w:pPr>
      <w:r>
        <w:t xml:space="preserve">Municipal annexations can weaken political representation of racial minority communities </w:t>
      </w:r>
      <w:del w:id="69" w:author="Iris Zhang" w:date="2023-01-02T18:41:00Z">
        <w:r w:rsidDel="005060C0">
          <w:delText xml:space="preserve">already </w:delText>
        </w:r>
      </w:del>
      <w:r>
        <w:t>residing within the municipality if their relative population shares decrease after annexation, but little is known about the extent to which municipalities</w:t>
      </w:r>
      <w:ins w:id="70" w:author="Iris Zhang" w:date="2023-01-02T18:19:00Z">
        <w:r w:rsidR="00E574A7">
          <w:t xml:space="preserve"> across the country</w:t>
        </w:r>
      </w:ins>
      <w:r>
        <w:t xml:space="preserve"> shape their racial composition </w:t>
      </w:r>
      <w:del w:id="71" w:author="Iris Zhang" w:date="2022-12-27T19:40:00Z">
        <w:r w:rsidDel="00D723A4">
          <w:delText>through annexation</w:delText>
        </w:r>
      </w:del>
      <w:ins w:id="72" w:author="Iris Zhang" w:date="2022-12-27T19:40:00Z">
        <w:r w:rsidR="00D723A4">
          <w:t>this way</w:t>
        </w:r>
      </w:ins>
      <w:ins w:id="73" w:author="Iris Zhang" w:date="2023-01-02T18:41:00Z">
        <w:r w:rsidR="005060C0">
          <w:t xml:space="preserve"> in recent years</w:t>
        </w:r>
      </w:ins>
      <w:ins w:id="74" w:author="Iris Zhang" w:date="2022-12-27T19:41:00Z">
        <w:r w:rsidR="00D723A4">
          <w:t>.</w:t>
        </w:r>
      </w:ins>
      <w:del w:id="75" w:author="Iris Zhang" w:date="2022-12-27T19:41:00Z">
        <w:r w:rsidDel="00D723A4">
          <w:delText>,</w:delText>
        </w:r>
      </w:del>
      <w:r>
        <w:t xml:space="preserve"> </w:t>
      </w:r>
      <w:ins w:id="76" w:author="Iris Zhang" w:date="2023-01-03T10:45:00Z">
        <w:r w:rsidR="00924BE7">
          <w:t>On June 25</w:t>
        </w:r>
        <w:r w:rsidR="00924BE7" w:rsidRPr="00924BE7">
          <w:rPr>
            <w:vertAlign w:val="superscript"/>
            <w:rPrChange w:id="77" w:author="Iris Zhang" w:date="2023-01-03T10:45:00Z">
              <w:rPr/>
            </w:rPrChange>
          </w:rPr>
          <w:t>th</w:t>
        </w:r>
        <w:r w:rsidR="00924BE7">
          <w:t xml:space="preserve">, 2013, </w:t>
        </w:r>
      </w:ins>
      <w:ins w:id="78" w:author="Iris Zhang" w:date="2022-12-27T19:41:00Z">
        <w:r w:rsidR="00D723A4">
          <w:t xml:space="preserve">the </w:t>
        </w:r>
      </w:ins>
      <w:ins w:id="79" w:author="Iris Zhang" w:date="2022-12-27T19:42:00Z">
        <w:r w:rsidR="00D723A4">
          <w:t>Supreme Court ended enforcement of Section 5 of the</w:t>
        </w:r>
      </w:ins>
      <w:ins w:id="80" w:author="Iris Zhang" w:date="2022-12-27T19:44:00Z">
        <w:r w:rsidR="00391588">
          <w:t xml:space="preserve"> 1965</w:t>
        </w:r>
      </w:ins>
      <w:ins w:id="81" w:author="Iris Zhang" w:date="2022-12-27T19:42:00Z">
        <w:r w:rsidR="00D723A4">
          <w:t xml:space="preserve"> Voting Rights Act in </w:t>
        </w:r>
      </w:ins>
      <w:ins w:id="82" w:author="Iris Zhang" w:date="2022-12-27T19:41:00Z">
        <w:r w:rsidR="00D723A4" w:rsidRPr="0078116E">
          <w:rPr>
            <w:i/>
            <w:iCs/>
          </w:rPr>
          <w:t>Shelby</w:t>
        </w:r>
        <w:r w:rsidR="00D723A4">
          <w:rPr>
            <w:i/>
            <w:iCs/>
          </w:rPr>
          <w:t xml:space="preserve"> v. Holder</w:t>
        </w:r>
      </w:ins>
      <w:ins w:id="83" w:author="Iris Zhang" w:date="2023-01-02T18:21:00Z">
        <w:r w:rsidR="002042FA">
          <w:rPr>
            <w:i/>
            <w:iCs/>
          </w:rPr>
          <w:t xml:space="preserve">. </w:t>
        </w:r>
      </w:ins>
      <w:del w:id="84" w:author="Iris Zhang" w:date="2022-12-27T19:42:00Z">
        <w:r w:rsidDel="00FD17F9">
          <w:delText>especially after</w:delText>
        </w:r>
      </w:del>
      <w:ins w:id="85" w:author="Iris Zhang" w:date="2022-12-27T19:42:00Z">
        <w:r w:rsidR="00FD17F9">
          <w:t>As a result,</w:t>
        </w:r>
      </w:ins>
      <w:r>
        <w:t xml:space="preserve"> more than 3,500 municipalities were released from seeking federal approval prior to conducting annexations</w:t>
      </w:r>
      <w:ins w:id="86" w:author="Iris Zhang" w:date="2023-01-02T18:21:00Z">
        <w:r w:rsidR="002042FA">
          <w:t xml:space="preserve"> or </w:t>
        </w:r>
      </w:ins>
      <w:ins w:id="87" w:author="Iris Zhang" w:date="2022-12-27T19:39:00Z">
        <w:r w:rsidR="002C2B12">
          <w:t xml:space="preserve">other changes to </w:t>
        </w:r>
      </w:ins>
      <w:ins w:id="88" w:author="Iris Zhang" w:date="2022-12-27T19:40:00Z">
        <w:r w:rsidR="002C2B12">
          <w:t xml:space="preserve">election </w:t>
        </w:r>
      </w:ins>
      <w:ins w:id="89" w:author="Iris Zhang" w:date="2022-12-27T19:39:00Z">
        <w:r w:rsidR="002C2B12">
          <w:t>laws</w:t>
        </w:r>
      </w:ins>
      <w:ins w:id="90" w:author="Iris Zhang" w:date="2022-12-27T19:40:00Z">
        <w:r w:rsidR="002C2B12">
          <w:t xml:space="preserve"> and administration</w:t>
        </w:r>
      </w:ins>
      <w:del w:id="91" w:author="Iris Zhang" w:date="2022-12-27T19:41:00Z">
        <w:r w:rsidDel="00D723A4">
          <w:delText xml:space="preserve"> in the 2013 Supreme Court case </w:delText>
        </w:r>
        <w:r w:rsidRPr="0078116E" w:rsidDel="00D723A4">
          <w:rPr>
            <w:i/>
            <w:iCs/>
          </w:rPr>
          <w:delText>Shelby</w:delText>
        </w:r>
        <w:r w:rsidDel="00D723A4">
          <w:rPr>
            <w:i/>
            <w:iCs/>
          </w:rPr>
          <w:delText xml:space="preserve"> v. Holder</w:delText>
        </w:r>
      </w:del>
      <w:r>
        <w:t xml:space="preserve">. </w:t>
      </w:r>
      <w:ins w:id="92" w:author="Iris Zhang" w:date="2023-01-02T18:42:00Z">
        <w:r w:rsidR="0048490E">
          <w:t xml:space="preserve">Despite the </w:t>
        </w:r>
      </w:ins>
      <w:ins w:id="93" w:author="Iris Zhang" w:date="2023-01-03T09:37:00Z">
        <w:r w:rsidR="00B465F9">
          <w:t>Court’s</w:t>
        </w:r>
      </w:ins>
      <w:ins w:id="94" w:author="Iris Zhang" w:date="2023-01-02T18:42:00Z">
        <w:r w:rsidR="0048490E">
          <w:t xml:space="preserve"> claim that Section 5 is no longer needed, many expected that </w:t>
        </w:r>
      </w:ins>
      <w:ins w:id="95" w:author="Iris Zhang" w:date="2022-12-27T19:43:00Z">
        <w:r w:rsidR="00391588" w:rsidRPr="002042FA">
          <w:rPr>
            <w:i/>
            <w:iCs/>
            <w:rPrChange w:id="96" w:author="Iris Zhang" w:date="2023-01-02T18:21:00Z">
              <w:rPr/>
            </w:rPrChange>
          </w:rPr>
          <w:t>Shelby</w:t>
        </w:r>
        <w:r w:rsidR="00391588">
          <w:t xml:space="preserve"> would </w:t>
        </w:r>
      </w:ins>
      <w:ins w:id="97" w:author="Iris Zhang" w:date="2022-12-27T19:44:00Z">
        <w:r w:rsidR="00391588">
          <w:t>erode important gains</w:t>
        </w:r>
      </w:ins>
      <w:ins w:id="98" w:author="Iris Zhang" w:date="2023-01-02T18:35:00Z">
        <w:r w:rsidR="00C20E42">
          <w:t xml:space="preserve"> made</w:t>
        </w:r>
      </w:ins>
      <w:ins w:id="99" w:author="Iris Zhang" w:date="2022-12-27T19:44:00Z">
        <w:r w:rsidR="00391588">
          <w:t xml:space="preserve"> in minority </w:t>
        </w:r>
      </w:ins>
      <w:ins w:id="100" w:author="Iris Zhang" w:date="2023-01-03T10:46:00Z">
        <w:r w:rsidR="00CC56C8">
          <w:t>civil rights</w:t>
        </w:r>
      </w:ins>
      <w:ins w:id="101" w:author="Iris Zhang" w:date="2022-12-27T19:44:00Z">
        <w:r w:rsidR="00391588">
          <w:t xml:space="preserve"> since</w:t>
        </w:r>
      </w:ins>
      <w:ins w:id="102" w:author="Iris Zhang" w:date="2023-01-02T18:21:00Z">
        <w:r w:rsidR="009440AD">
          <w:t xml:space="preserve"> the </w:t>
        </w:r>
      </w:ins>
      <w:ins w:id="103" w:author="Iris Zhang" w:date="2023-01-03T09:37:00Z">
        <w:r w:rsidR="00491BAF">
          <w:t>1960s</w:t>
        </w:r>
      </w:ins>
      <w:ins w:id="104" w:author="Iris Zhang" w:date="2022-12-27T19:44:00Z">
        <w:r w:rsidR="00391588">
          <w:t>,</w:t>
        </w:r>
      </w:ins>
      <w:ins w:id="105" w:author="Iris Zhang" w:date="2023-01-02T18:30:00Z">
        <w:r w:rsidR="008F1041">
          <w:t xml:space="preserve"> and some</w:t>
        </w:r>
      </w:ins>
      <w:ins w:id="106" w:author="Iris Zhang" w:date="2023-01-02T18:35:00Z">
        <w:r w:rsidR="00C20E42">
          <w:t xml:space="preserve"> researchers</w:t>
        </w:r>
      </w:ins>
      <w:ins w:id="107" w:author="Iris Zhang" w:date="2023-01-02T18:30:00Z">
        <w:r w:rsidR="008F1041">
          <w:t xml:space="preserve"> have found that</w:t>
        </w:r>
      </w:ins>
      <w:ins w:id="108" w:author="Iris Zhang" w:date="2023-01-02T18:35:00Z">
        <w:r w:rsidR="009B162D">
          <w:t xml:space="preserve"> practice</w:t>
        </w:r>
      </w:ins>
      <w:ins w:id="109" w:author="Iris Zhang" w:date="2023-01-02T18:31:00Z">
        <w:r w:rsidR="008F1041">
          <w:t xml:space="preserve">s like </w:t>
        </w:r>
      </w:ins>
      <w:ins w:id="110" w:author="Iris Zhang" w:date="2023-01-03T10:46:00Z">
        <w:r w:rsidR="00CC56C8">
          <w:t xml:space="preserve">enforcing strict voter ID requirements </w:t>
        </w:r>
      </w:ins>
      <w:ins w:id="111" w:author="Iris Zhang" w:date="2023-01-02T18:31:00Z">
        <w:r w:rsidR="008F1041">
          <w:t>and last-minute polling place changes increased</w:t>
        </w:r>
      </w:ins>
      <w:ins w:id="112" w:author="Iris Zhang" w:date="2023-01-02T18:35:00Z">
        <w:r w:rsidR="009B162D">
          <w:t xml:space="preserve"> dramatically</w:t>
        </w:r>
      </w:ins>
      <w:ins w:id="113" w:author="Iris Zhang" w:date="2023-01-02T18:31:00Z">
        <w:r w:rsidR="008F1041">
          <w:t xml:space="preserve"> after </w:t>
        </w:r>
        <w:r w:rsidR="008F1041" w:rsidRPr="008F1041">
          <w:rPr>
            <w:i/>
            <w:iCs/>
            <w:rPrChange w:id="114" w:author="Iris Zhang" w:date="2023-01-02T18:31:00Z">
              <w:rPr/>
            </w:rPrChange>
          </w:rPr>
          <w:t>Shelby</w:t>
        </w:r>
      </w:ins>
      <w:ins w:id="115" w:author="Iris Zhang" w:date="2023-01-02T18:32:00Z">
        <w:r w:rsidR="008F1041">
          <w:t xml:space="preserve">. However, </w:t>
        </w:r>
      </w:ins>
      <w:ins w:id="116" w:author="Iris Zhang" w:date="2023-01-03T09:38:00Z">
        <w:r w:rsidR="00491BAF">
          <w:t xml:space="preserve">the use of </w:t>
        </w:r>
      </w:ins>
      <w:ins w:id="117" w:author="Iris Zhang" w:date="2023-01-02T18:32:00Z">
        <w:r w:rsidR="008F1041">
          <w:t>other minority voter suppression</w:t>
        </w:r>
      </w:ins>
      <w:ins w:id="118" w:author="Iris Zhang" w:date="2023-01-03T09:38:00Z">
        <w:r w:rsidR="00491BAF">
          <w:t xml:space="preserve"> tactics after </w:t>
        </w:r>
        <w:r w:rsidR="00491BAF" w:rsidRPr="00491BAF">
          <w:rPr>
            <w:i/>
            <w:iCs/>
            <w:rPrChange w:id="119" w:author="Iris Zhang" w:date="2023-01-03T09:38:00Z">
              <w:rPr/>
            </w:rPrChange>
          </w:rPr>
          <w:t>Shelby</w:t>
        </w:r>
      </w:ins>
      <w:ins w:id="120" w:author="Iris Zhang" w:date="2023-01-02T18:32:00Z">
        <w:r w:rsidR="008F1041">
          <w:t xml:space="preserve">, such as using annexations to dilute minority vote </w:t>
        </w:r>
      </w:ins>
      <w:ins w:id="121" w:author="Iris Zhang" w:date="2023-01-02T18:31:00Z">
        <w:r w:rsidR="008F1041">
          <w:t>share</w:t>
        </w:r>
      </w:ins>
      <w:ins w:id="122" w:author="Iris Zhang" w:date="2023-01-03T09:38:00Z">
        <w:r w:rsidR="00491BAF">
          <w:t>s</w:t>
        </w:r>
      </w:ins>
      <w:ins w:id="123" w:author="Iris Zhang" w:date="2023-01-02T18:31:00Z">
        <w:r w:rsidR="008F1041">
          <w:t xml:space="preserve"> in local elections</w:t>
        </w:r>
      </w:ins>
      <w:ins w:id="124" w:author="Iris Zhang" w:date="2023-01-02T18:32:00Z">
        <w:r w:rsidR="008F1041">
          <w:t>, are underexamined.</w:t>
        </w:r>
      </w:ins>
      <w:ins w:id="125" w:author="Iris Zhang" w:date="2022-12-27T19:44:00Z">
        <w:r w:rsidR="00391588">
          <w:t xml:space="preserve"> </w:t>
        </w:r>
      </w:ins>
      <w:r>
        <w:t>Using</w:t>
      </w:r>
      <w:del w:id="126" w:author="Iris Zhang" w:date="2022-12-27T19:40:00Z">
        <w:r w:rsidDel="00E91CC1">
          <w:delText xml:space="preserve"> a</w:delText>
        </w:r>
      </w:del>
      <w:r>
        <w:t xml:space="preserve"> difference-in-differences </w:t>
      </w:r>
      <w:ins w:id="127" w:author="Iris Zhang" w:date="2022-12-27T19:40:00Z">
        <w:r w:rsidR="00E91CC1">
          <w:t>models</w:t>
        </w:r>
      </w:ins>
      <w:del w:id="128" w:author="Iris Zhang" w:date="2022-12-27T19:40:00Z">
        <w:r w:rsidDel="00E91CC1">
          <w:delText>design</w:delText>
        </w:r>
      </w:del>
      <w:r>
        <w:t xml:space="preserve">, I analyze annexations for </w:t>
      </w:r>
      <w:ins w:id="129" w:author="Iris Zhang" w:date="2022-12-27T19:40:00Z">
        <w:r w:rsidR="00E91CC1">
          <w:t>over 15,000</w:t>
        </w:r>
      </w:ins>
      <w:ins w:id="130" w:author="Iris Zhang" w:date="2023-01-02T18:36:00Z">
        <w:r w:rsidR="0007035F">
          <w:t xml:space="preserve"> municipalities</w:t>
        </w:r>
      </w:ins>
      <w:del w:id="131" w:author="Iris Zhang" w:date="2023-01-02T18:36:00Z">
        <w:r w:rsidDel="0007035F">
          <w:delText>places</w:delText>
        </w:r>
      </w:del>
      <w:r>
        <w:t xml:space="preserve"> in continued existence from 2000-2020 across all 41 U.S. states with annexable land. I find no evidence that </w:t>
      </w:r>
      <w:r w:rsidRPr="00E0159A">
        <w:rPr>
          <w:i/>
          <w:iCs/>
        </w:rPr>
        <w:t>Shelby</w:t>
      </w:r>
      <w:r>
        <w:t xml:space="preserve"> caused municipalities to annex more or that annexations resulted in more dilution of Black and minority residents</w:t>
      </w:r>
      <w:ins w:id="132" w:author="Iris Zhang" w:date="2022-12-27T19:45:00Z">
        <w:r w:rsidR="00F00AE0">
          <w:t xml:space="preserve"> after </w:t>
        </w:r>
        <w:r w:rsidR="00F00AE0" w:rsidRPr="00F00AE0">
          <w:rPr>
            <w:i/>
            <w:iCs/>
            <w:rPrChange w:id="133" w:author="Iris Zhang" w:date="2022-12-27T19:45:00Z">
              <w:rPr/>
            </w:rPrChange>
          </w:rPr>
          <w:t>Shelby</w:t>
        </w:r>
        <w:r w:rsidR="00F00AE0">
          <w:t xml:space="preserve">. However, </w:t>
        </w:r>
      </w:ins>
      <w:del w:id="134" w:author="Iris Zhang" w:date="2022-12-27T19:45:00Z">
        <w:r w:rsidDel="00F00AE0">
          <w:delText xml:space="preserve">, but </w:delText>
        </w:r>
      </w:del>
      <w:r>
        <w:t>patterns of municipal annexation pre-</w:t>
      </w:r>
      <w:r w:rsidRPr="00E0159A">
        <w:rPr>
          <w:i/>
          <w:iCs/>
        </w:rPr>
        <w:t>Shelby</w:t>
      </w:r>
      <w:r>
        <w:t xml:space="preserve"> provide evidence of an enduring Black/non-Black racial boundary</w:t>
      </w:r>
      <w:ins w:id="135" w:author="Iris Zhang" w:date="2023-01-02T18:33:00Z">
        <w:r w:rsidR="00844C91">
          <w:t xml:space="preserve"> and </w:t>
        </w:r>
      </w:ins>
      <w:ins w:id="136" w:author="Iris Zhang" w:date="2023-01-03T10:47:00Z">
        <w:r w:rsidR="00284691">
          <w:t>highlight</w:t>
        </w:r>
      </w:ins>
      <w:ins w:id="137" w:author="Iris Zhang" w:date="2023-01-02T18:33:00Z">
        <w:r w:rsidR="00844C91">
          <w:t xml:space="preserve"> important limitations in the Voting Rights Act to keep in mind as Congress moves forward with new federal voting rights legislation</w:t>
        </w:r>
      </w:ins>
      <w:r>
        <w:t xml:space="preserve">. </w:t>
      </w:r>
      <w:del w:id="138" w:author="Iris Zhang" w:date="2023-01-02T18:34:00Z">
        <w:r w:rsidDel="00C456F5">
          <w:delText>These findings</w:delText>
        </w:r>
      </w:del>
      <w:ins w:id="139" w:author="Iris Zhang" w:date="2023-01-02T18:34:00Z">
        <w:r w:rsidR="00C456F5">
          <w:t>This study</w:t>
        </w:r>
      </w:ins>
      <w:r>
        <w:t xml:space="preserve"> </w:t>
      </w:r>
      <w:del w:id="140" w:author="Iris Zhang" w:date="2023-01-02T18:34:00Z">
        <w:r w:rsidDel="00A466F6">
          <w:delText xml:space="preserve">highlight </w:delText>
        </w:r>
      </w:del>
      <w:ins w:id="141" w:author="Iris Zhang" w:date="2023-01-03T10:48:00Z">
        <w:r w:rsidR="00284691">
          <w:t>underscore</w:t>
        </w:r>
      </w:ins>
      <w:ins w:id="142" w:author="Iris Zhang" w:date="2023-01-03T10:43:00Z">
        <w:r w:rsidR="00AA7D2B">
          <w:t>s</w:t>
        </w:r>
      </w:ins>
      <w:ins w:id="143" w:author="Iris Zhang" w:date="2023-01-02T18:34:00Z">
        <w:r w:rsidR="00A466F6">
          <w:t xml:space="preserve"> </w:t>
        </w:r>
      </w:ins>
      <w:r>
        <w:t xml:space="preserve">the </w:t>
      </w:r>
      <w:del w:id="144" w:author="Iris Zhang" w:date="2023-01-03T10:43:00Z">
        <w:r w:rsidDel="00AA7D2B">
          <w:delText xml:space="preserve">role </w:delText>
        </w:r>
      </w:del>
      <w:ins w:id="145" w:author="Iris Zhang" w:date="2023-01-03T10:43:00Z">
        <w:r w:rsidR="00AA7D2B">
          <w:t>importance</w:t>
        </w:r>
        <w:r w:rsidR="00AA7D2B">
          <w:t xml:space="preserve"> </w:t>
        </w:r>
      </w:ins>
      <w:r>
        <w:t xml:space="preserve">of municipal boundaries in </w:t>
      </w:r>
      <w:del w:id="146" w:author="Iris Zhang" w:date="2023-01-03T10:44:00Z">
        <w:r w:rsidDel="00AA7D2B">
          <w:delText>perpetuating racial inequality</w:delText>
        </w:r>
      </w:del>
      <w:ins w:id="147" w:author="Iris Zhang" w:date="2023-01-03T10:44:00Z">
        <w:r w:rsidR="00AA7D2B">
          <w:t>perpetuating macro-segregation</w:t>
        </w:r>
      </w:ins>
      <w:r>
        <w:t xml:space="preserve"> and the limitations of </w:t>
      </w:r>
      <w:del w:id="148" w:author="Iris Zhang" w:date="2023-01-02T18:34:00Z">
        <w:r w:rsidDel="00C456F5">
          <w:delText>this landmark piece of voting rights</w:delText>
        </w:r>
      </w:del>
      <w:ins w:id="149" w:author="Iris Zhang" w:date="2023-01-02T18:34:00Z">
        <w:r w:rsidR="00C456F5">
          <w:t>federal</w:t>
        </w:r>
      </w:ins>
      <w:r>
        <w:t xml:space="preserve"> legislation in preventing it. </w:t>
      </w:r>
    </w:p>
    <w:p w14:paraId="183308C9" w14:textId="48BC26AA" w:rsidR="008D3F8E" w:rsidRDefault="008D3F8E" w:rsidP="00382234">
      <w:pPr>
        <w:pStyle w:val="NoSpacing"/>
        <w:spacing w:line="360" w:lineRule="auto"/>
        <w:rPr>
          <w:ins w:id="150" w:author="Iris Zhang" w:date="2023-01-03T10:50:00Z"/>
        </w:rPr>
      </w:pPr>
    </w:p>
    <w:p w14:paraId="7C308EFC" w14:textId="7860ADFB" w:rsidR="00D548AF" w:rsidRPr="003A2BE2" w:rsidRDefault="00D548AF" w:rsidP="00D548AF">
      <w:pPr>
        <w:pStyle w:val="NoSpacing"/>
        <w:spacing w:line="360" w:lineRule="auto"/>
        <w:rPr>
          <w:moveTo w:id="151" w:author="Iris Zhang" w:date="2023-01-03T10:50:00Z"/>
        </w:rPr>
      </w:pPr>
      <w:moveToRangeStart w:id="152" w:author="Iris Zhang" w:date="2023-01-03T10:50:00Z" w:name="move123635423"/>
      <w:moveTo w:id="153" w:author="Iris Zhang" w:date="2023-01-03T10:50:00Z">
        <w:r>
          <w:rPr>
            <w:b/>
            <w:bCs/>
          </w:rPr>
          <w:t xml:space="preserve">Keywords: </w:t>
        </w:r>
        <w:r>
          <w:t xml:space="preserve">municipal annexation, racial exclusion, political geography, </w:t>
        </w:r>
      </w:moveTo>
      <w:ins w:id="154" w:author="Iris Zhang" w:date="2023-01-03T11:00:00Z">
        <w:r w:rsidR="00CB44A2">
          <w:t xml:space="preserve">macro-segregation, </w:t>
        </w:r>
      </w:ins>
      <w:moveTo w:id="155" w:author="Iris Zhang" w:date="2023-01-03T10:50:00Z">
        <w:r>
          <w:t>law changes, 1965 Voting Rights Act</w:t>
        </w:r>
      </w:moveTo>
      <w:ins w:id="156" w:author="Iris Zhang" w:date="2023-01-03T11:00:00Z">
        <w:r w:rsidR="00CB44A2">
          <w:t xml:space="preserve">, </w:t>
        </w:r>
        <w:r w:rsidR="00CB44A2" w:rsidRPr="00CB44A2">
          <w:rPr>
            <w:i/>
            <w:iCs/>
            <w:rPrChange w:id="157" w:author="Iris Zhang" w:date="2023-01-03T11:00:00Z">
              <w:rPr/>
            </w:rPrChange>
          </w:rPr>
          <w:t>Shelby v. Holder</w:t>
        </w:r>
      </w:ins>
    </w:p>
    <w:moveToRangeEnd w:id="152"/>
    <w:p w14:paraId="75242E8E" w14:textId="77777777" w:rsidR="00D548AF" w:rsidRDefault="00D548AF" w:rsidP="00382234">
      <w:pPr>
        <w:pStyle w:val="NoSpacing"/>
        <w:spacing w:line="360" w:lineRule="auto"/>
      </w:pPr>
    </w:p>
    <w:p w14:paraId="7CB34AB3" w14:textId="77777777" w:rsidR="008D3F8E" w:rsidRDefault="008D3F8E" w:rsidP="00382234">
      <w:pPr>
        <w:spacing w:line="360" w:lineRule="auto"/>
      </w:pPr>
    </w:p>
    <w:p w14:paraId="0545A1C1" w14:textId="6D256DC0" w:rsidR="008D3F8E" w:rsidDel="006F7507" w:rsidRDefault="008D3F8E" w:rsidP="00CF7C95">
      <w:pPr>
        <w:spacing w:line="480" w:lineRule="auto"/>
        <w:rPr>
          <w:del w:id="158" w:author="Iris Zhang" w:date="2023-01-03T11:00:00Z"/>
        </w:rPr>
      </w:pPr>
    </w:p>
    <w:p w14:paraId="4FF0507E" w14:textId="77777777" w:rsidR="006F7507" w:rsidRDefault="006F7507" w:rsidP="00CF7C95">
      <w:pPr>
        <w:spacing w:line="480" w:lineRule="auto"/>
        <w:rPr>
          <w:ins w:id="159" w:author="Iris Zhang" w:date="2023-01-03T11:11:00Z"/>
        </w:rPr>
        <w:pPrChange w:id="160" w:author="Iris Zhang" w:date="2023-01-03T11:01:00Z">
          <w:pPr>
            <w:spacing w:line="360" w:lineRule="auto"/>
          </w:pPr>
        </w:pPrChange>
      </w:pPr>
    </w:p>
    <w:p w14:paraId="5B5B0BCE" w14:textId="77777777" w:rsidR="008D3F8E" w:rsidDel="00FC7D56" w:rsidRDefault="008D3F8E" w:rsidP="00CF7C95">
      <w:pPr>
        <w:spacing w:line="480" w:lineRule="auto"/>
        <w:rPr>
          <w:del w:id="161" w:author="Iris Zhang" w:date="2023-01-03T11:00:00Z"/>
        </w:rPr>
        <w:pPrChange w:id="162" w:author="Iris Zhang" w:date="2023-01-03T11:01:00Z">
          <w:pPr>
            <w:spacing w:line="360" w:lineRule="auto"/>
          </w:pPr>
        </w:pPrChange>
      </w:pPr>
    </w:p>
    <w:p w14:paraId="03927DD3" w14:textId="0584A3AA" w:rsidR="008D3F8E" w:rsidDel="00FC7D56" w:rsidRDefault="008D3F8E" w:rsidP="00CF7C95">
      <w:pPr>
        <w:spacing w:line="480" w:lineRule="auto"/>
        <w:rPr>
          <w:del w:id="163" w:author="Iris Zhang" w:date="2023-01-03T11:00:00Z"/>
          <w:b/>
          <w:bCs/>
        </w:rPr>
        <w:sectPr w:rsidR="008D3F8E" w:rsidDel="00FC7D56">
          <w:footnotePr>
            <w:numRestart w:val="eachSect"/>
          </w:footnotePr>
          <w:endnotePr>
            <w:numFmt w:val="decimal"/>
          </w:endnotePr>
          <w:pgSz w:w="12240" w:h="15840"/>
          <w:pgMar w:top="1440" w:right="1440" w:bottom="1440" w:left="1440" w:header="720" w:footer="720" w:gutter="0"/>
          <w:cols w:space="720"/>
          <w:docGrid w:linePitch="360"/>
        </w:sectPr>
        <w:pPrChange w:id="164" w:author="Iris Zhang" w:date="2023-01-03T11:01:00Z">
          <w:pPr>
            <w:spacing w:line="360" w:lineRule="auto"/>
            <w:jc w:val="center"/>
          </w:pPr>
        </w:pPrChange>
      </w:pPr>
    </w:p>
    <w:p w14:paraId="08D7868E" w14:textId="4C6F14EC" w:rsidR="008D3F8E" w:rsidDel="00EE10DD" w:rsidRDefault="008D3F8E" w:rsidP="00CF7C95">
      <w:pPr>
        <w:spacing w:line="480" w:lineRule="auto"/>
        <w:rPr>
          <w:del w:id="165" w:author="Iris Zhang" w:date="2023-01-03T11:01:00Z"/>
          <w:b/>
          <w:bCs/>
        </w:rPr>
        <w:pPrChange w:id="166" w:author="Iris Zhang" w:date="2023-01-03T11:01:00Z">
          <w:pPr>
            <w:spacing w:line="360" w:lineRule="auto"/>
          </w:pPr>
        </w:pPrChange>
      </w:pPr>
      <w:del w:id="167" w:author="Iris Zhang" w:date="2022-12-27T19:02:00Z">
        <w:r w:rsidRPr="00B03467" w:rsidDel="009C1F42">
          <w:rPr>
            <w:b/>
            <w:bCs/>
          </w:rPr>
          <w:delText>Introduction</w:delText>
        </w:r>
        <w:r w:rsidDel="009C1F42">
          <w:rPr>
            <w:b/>
            <w:bCs/>
          </w:rPr>
          <w:delText xml:space="preserve"> </w:delText>
        </w:r>
      </w:del>
      <w:ins w:id="168" w:author="Iris Zhang" w:date="2023-01-03T11:00:00Z">
        <w:r w:rsidR="00FC7D56">
          <w:rPr>
            <w:b/>
            <w:bCs/>
          </w:rPr>
          <w:t>I</w:t>
        </w:r>
      </w:ins>
      <w:ins w:id="169" w:author="Iris Zhang" w:date="2022-12-27T19:02:00Z">
        <w:r w:rsidR="009C1F42">
          <w:rPr>
            <w:b/>
            <w:bCs/>
          </w:rPr>
          <w:t>NTRODUCTION</w:t>
        </w:r>
      </w:ins>
    </w:p>
    <w:p w14:paraId="4DC0D1B6" w14:textId="77777777" w:rsidR="008D3F8E" w:rsidRDefault="008D3F8E" w:rsidP="00CF7C95">
      <w:pPr>
        <w:spacing w:line="480" w:lineRule="auto"/>
        <w:rPr>
          <w:b/>
          <w:bCs/>
        </w:rPr>
        <w:pPrChange w:id="170" w:author="Iris Zhang" w:date="2023-01-03T11:01:00Z">
          <w:pPr>
            <w:spacing w:line="360" w:lineRule="auto"/>
          </w:pPr>
        </w:pPrChange>
      </w:pPr>
    </w:p>
    <w:p w14:paraId="04B6EF2E" w14:textId="6072DACA" w:rsidR="008D3F8E" w:rsidDel="000021E9" w:rsidRDefault="008D3F8E" w:rsidP="00CF7C95">
      <w:pPr>
        <w:spacing w:line="480" w:lineRule="auto"/>
        <w:rPr>
          <w:del w:id="171" w:author="Iris Zhang" w:date="2022-12-26T21:38:00Z"/>
        </w:rPr>
        <w:pPrChange w:id="172" w:author="Iris Zhang" w:date="2023-01-03T11:01:00Z">
          <w:pPr>
            <w:spacing w:line="360" w:lineRule="auto"/>
          </w:pPr>
        </w:pPrChange>
      </w:pPr>
      <w:r>
        <w:lastRenderedPageBreak/>
        <w:t xml:space="preserve">Across over 20,000 places in the United States, local governments use a wide range of policy levers to shape where people live. A large body of research shows that such practices as restrictive density zoning and the spatially targeted construction of affordable housing contribute to differential sorting of racial groups across neighborhoods within places </w:t>
      </w:r>
      <w:r w:rsidR="00125118">
        <w:fldChar w:fldCharType="begin"/>
      </w:r>
      <w:r w:rsidR="00125118">
        <w:instrText xml:space="preserve"> ADDIN ZOTERO_ITEM CSL_CITATION {"citationID":"ZBmEhBJl","properties":{"formattedCitation":"(Lens 2022; Massey, Rothwell, and Domina 2009; A. Owens 2019; Rugh and Massey 2014)","plainCitation":"(Lens 2022; Massey, Rothwell, and Domina 2009; A. Owens 2019; Rugh and Massey 2014)","noteIndex":0},"citationItems":[{"id":944,"uris":["http://zotero.org/users/9022956/items/I3PV3PUS"],"itemData":{"id":944,"type":"article-journal","abstract":"Zoning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C."}],"issued":{"date-parts":[["2022"]]}}},{"id":308,"uris":["http://zotero.org/users/9022956/items/KDD7Y7YJ"],"itemData":{"id":308,"type":"article-journal","abstract":"The nature and organization of segregation shifted profoundly in the United States over the course of the twentieth century. During the first two-thirds of the century, segregation was defined by the spatial separation of whites and blacks. What changed over time was the level at which this racial separation occurred, as macro-level segregation between states and counties gave way steadily to micro-level segregation between cities and neighborhoods. During the last third of the twentieth century, the United States moved toward a new regime of residential segregation characterized by moderating racial-ethnic segregation and rising class segregation, yielding a world in which the spatial organization of cities and the location of groups and people within them will increasingly be determined by an interaction of race and class and in which segregation will stem less from overt prejudice and discrimination than from political decisions about land use, such as density zoning.","container-title":"The ANNALS of the American Academy of Political and Social Science","DOI":"10.1177/0002716209343558","ISSN":"0002-7162","issue":"1","journalAbbreviation":"The ANNALS of the American Academy of Political and Social Science","language":"en","note":"publisher: SAGE Publications Inc","page":"74-90","source":"SAGE Journals","title":"The Changing Bases of Segregation in the United States","volume":"626","author":[{"family":"Massey","given":"Douglas S."},{"family":"Rothwell","given":"Jonathan"},{"family":"Domina","given":"Thurston"}],"issued":{"date-parts":[["2009",11,1]]}}},{"id":989,"uris":["http://zotero.org/users/9022956/items/NXIB3T8C"],"itemData":{"id":989,"type":"article-journal","abstract":"This article foregrounds housing in the study of residential segregation. The spatial configuration of housing determines the housing opportunities in each neighborhood, the backdrop against which households' resources, preferences, and constraints play out. I use census and American Community Survey data to provide the first evidence of the extent of housing segregation by type and by cost at multiple geographic scales in large metropolitan areas in the United States from 1990 to 2014. Segregation between single- and multifamily homes and renter- and owner-occupied homes increased in most metropolitan areas, whereas segregation by cost declined. Housing segregation varies among metropolitan areas, across geographic scales, and over time, with consequences for income segregation. Income segregation is markedly higher when and where housing segregation is greater. As long as housing opportunities remain segregated, residential segregation will change little, with urgent implications for urban and housing policy makers.","container-title":"Sociological Science","DOI":"10.15195/v6.a19","ISSN":"2330-6696","language":"en-US","page":"497-525","source":"sociologicalscience.com","title":"Building Inequality: Housing Segregation and Income Segregation","title-short":"Building Inequality","volume":"6","author":[{"family":"Owens","given":"Ann"}],"issued":{"date-parts":[["2019",8,7]]}}},{"id":986,"uris":["http://zotero.org/users/9022956/items/WEQDPS2C"],"itemData":{"id":986,"type":"article-journal","abstract":"In this paper we adjudicate between competing claims of persisting segregation and rapid integration by analyzing trends in residential dissimilarity and spatial isolation for African Americans, Hispanics, and Asians living in 287 consistently defined metropolitan areas from 1970 to 2010. On average, Black segregation and isolation have fallen steadily but still remain very high in many areas, particularly those areas historically characterized by hypersegregation. In contrast, Hispanic segregation has increased slightly but Hispanic isolation has risen substantially owing to rapid population growth. Asian segregation has changed little and remains moderate, and although Asian isolation has increased it remains at low levels compared with other groups. Whites remain quite isolated from all three minority groups in metropolitan America, despite rising diversity and some shifts toward integration from the minority viewpoint.Multivariate analyses reveal that minority segregation and spatial isolation are actively produced in some areas by restrictive density zoning regimes, large and/or rising minority percentages, lagging minority socioeconomic status, and active expressions of anti-Black and anti-Latino sentiment, especially in large metropolitan areas. Areas displaying these characteristics are either integrating very slowly (in the case of Blacks) or becoming more segregated (in the case of Hispanics), whereas those lacking these attributes are clearly moving toward integration, often quite rapidly.","container-title":"Du Bois Review: Social Science Research on Race","DOI":"10.1017/S1742058X13000180","ISSN":"1742-058X, 1742-0598","issue":"2","language":"en","note":"publisher: Cambridge University Press","page":"205-232","source":"Cambridge University Press","title":"Segregation in Post-Civil Rights America: Stalled Integration or End of the Segregated Century?","title-short":"SEGREGATION IN POST-CIVIL RIGHTS AMERICA","volume":"11","author":[{"family":"Rugh","given":"Jacob S."},{"family":"Massey","given":"Douglas S."}],"issued":{"date-parts":[["2014"]],"season":"ed"}},"label":"page"}],"schema":"https://github.com/citation-style-language/schema/raw/master/csl-citation.json"} </w:instrText>
      </w:r>
      <w:r w:rsidR="00125118">
        <w:fldChar w:fldCharType="separate"/>
      </w:r>
      <w:r w:rsidR="00125118">
        <w:rPr>
          <w:noProof/>
        </w:rPr>
        <w:t>(Lens 2022; Massey, Rothwell, and Domina 2009; A. Owens 2019; Rugh and Massey 2014)</w:t>
      </w:r>
      <w:r w:rsidR="00125118">
        <w:fldChar w:fldCharType="end"/>
      </w:r>
      <w:r>
        <w:t xml:space="preserve">, and many of these policies also contribute to growing between-place segregation by influencing the overall racial composition across different places in the U.S. </w:t>
      </w:r>
      <w:r w:rsidR="00125118">
        <w:fldChar w:fldCharType="begin"/>
      </w:r>
      <w:r w:rsidR="00125118">
        <w:instrText xml:space="preserve"> ADDIN ZOTERO_ITEM CSL_CITATION {"citationID":"HutjdT9f","properties":{"formattedCitation":"(LaBriola 2022; Lichter, Parisi, and Taquino 2015; Rothwell and Massey 2009; Shlay and Rossi 1981; Trounstine 2018)","plainCitation":"(LaBriola 2022; Lichter, Parisi, and Taquino 2015;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Lichter, Parisi, and Taquino 2015; Rothwell and Massey 2009; Shlay and Rossi 1981; Trounstine 2018)</w:t>
      </w:r>
      <w:r w:rsidR="00125118">
        <w:fldChar w:fldCharType="end"/>
      </w:r>
      <w:r>
        <w:t xml:space="preserve">. </w:t>
      </w:r>
      <w:ins w:id="173" w:author="Iris Zhang" w:date="2022-12-27T11:01:00Z">
        <w:r>
          <w:t xml:space="preserve">In this paper, I argue that the boundaries of places themselves </w:t>
        </w:r>
      </w:ins>
    </w:p>
    <w:p w14:paraId="62C62036" w14:textId="4E315B04" w:rsidR="008D3F8E" w:rsidRDefault="008D3F8E" w:rsidP="00CF7C95">
      <w:pPr>
        <w:spacing w:line="480" w:lineRule="auto"/>
        <w:rPr>
          <w:ins w:id="174" w:author="Iris Zhang" w:date="2022-12-26T21:38:00Z"/>
        </w:rPr>
        <w:pPrChange w:id="175" w:author="Iris Zhang" w:date="2023-01-03T11:01:00Z">
          <w:pPr>
            <w:spacing w:line="360" w:lineRule="auto"/>
          </w:pPr>
        </w:pPrChange>
      </w:pPr>
      <w:del w:id="176" w:author="Iris Zhang" w:date="2022-12-27T11:01:00Z">
        <w:r w:rsidDel="00CE52AB">
          <w:delText xml:space="preserve">Place boundaries </w:delText>
        </w:r>
      </w:del>
      <w:ins w:id="177" w:author="Iris Zhang" w:date="2022-12-27T11:01:00Z">
        <w:r>
          <w:t xml:space="preserve">should be scrutinized because they </w:t>
        </w:r>
      </w:ins>
      <w:r>
        <w:t xml:space="preserve">can be leveraged to </w:t>
      </w:r>
      <w:del w:id="178" w:author="Iris Zhang" w:date="2022-12-27T11:01:00Z">
        <w:r w:rsidDel="00CE52AB">
          <w:delText>achieve desired</w:delText>
        </w:r>
      </w:del>
      <w:ins w:id="179" w:author="Iris Zhang" w:date="2022-12-27T11:01:00Z">
        <w:r>
          <w:t>manipulate</w:t>
        </w:r>
      </w:ins>
      <w:r>
        <w:t xml:space="preserve"> proportions of racial groups within the place and is </w:t>
      </w:r>
      <w:del w:id="180" w:author="Iris Zhang" w:date="2022-12-19T20:41:00Z">
        <w:r w:rsidDel="00ED4897">
          <w:delText>an understudied</w:delText>
        </w:r>
      </w:del>
      <w:ins w:id="181" w:author="Iris Zhang" w:date="2022-12-19T20:41:00Z">
        <w:r>
          <w:t>a</w:t>
        </w:r>
      </w:ins>
      <w:del w:id="182" w:author="Iris Zhang" w:date="2022-12-27T11:01:00Z">
        <w:r w:rsidDel="00CE52AB">
          <w:delText xml:space="preserve"> </w:delText>
        </w:r>
      </w:del>
      <w:ins w:id="183" w:author="Iris Zhang" w:date="2022-12-27T11:01:00Z">
        <w:r>
          <w:t xml:space="preserve">n understudied </w:t>
        </w:r>
      </w:ins>
      <w:r>
        <w:t xml:space="preserve">practice that contributes to between-place segregation </w:t>
      </w:r>
      <w:r w:rsidR="00125118">
        <w:fldChar w:fldCharType="begin"/>
      </w:r>
      <w:r w:rsidR="00125118">
        <w:instrText xml:space="preserve"> ADDIN ZOTERO_ITEM CSL_CITATION {"citationID":"AP5LZz20","properties":{"formattedCitation":"(Lichter, Parisi, and Taquino 2015)","plainCitation":"(Lichter, Parisi, and Taquino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(Lichter, Parisi, and Taquino 2015)</w:t>
      </w:r>
      <w:r w:rsidR="00125118">
        <w:fldChar w:fldCharType="end"/>
      </w:r>
      <w:r>
        <w:t xml:space="preserve">. </w:t>
      </w:r>
    </w:p>
    <w:p w14:paraId="0C7143BB" w14:textId="7F9B1523" w:rsidR="008D3F8E" w:rsidRDefault="008D3F8E" w:rsidP="00CF7C95">
      <w:pPr>
        <w:spacing w:line="480" w:lineRule="auto"/>
        <w:ind w:firstLine="720"/>
        <w:pPrChange w:id="184" w:author="Iris Zhang" w:date="2023-01-03T11:01:00Z">
          <w:pPr>
            <w:spacing w:line="360" w:lineRule="auto"/>
            <w:ind w:firstLine="720"/>
          </w:pPr>
        </w:pPrChange>
      </w:pPr>
      <w:ins w:id="185" w:author="Iris Zhang" w:date="2022-12-26T21:36:00Z">
        <w:r>
          <w:t>M</w:t>
        </w:r>
      </w:ins>
      <w:del w:id="186" w:author="Iris Zhang" w:date="2022-12-26T21:36:00Z">
        <w:r w:rsidDel="000021E9">
          <w:delText xml:space="preserve">One </w:delText>
        </w:r>
      </w:del>
      <w:del w:id="187" w:author="Iris Zhang" w:date="2022-12-19T20:40:00Z">
        <w:r w:rsidDel="009C3FE8">
          <w:delText xml:space="preserve">particular </w:delText>
        </w:r>
      </w:del>
      <w:del w:id="188" w:author="Iris Zhang" w:date="2022-12-26T21:36:00Z">
        <w:r w:rsidDel="000021E9">
          <w:delText>form of boundary changes—m</w:delText>
        </w:r>
      </w:del>
      <w:r>
        <w:t>unicipal annexations</w:t>
      </w:r>
      <w:ins w:id="189" w:author="Iris Zhang" w:date="2022-12-26T21:36:00Z">
        <w:r>
          <w:t xml:space="preserve"> </w:t>
        </w:r>
      </w:ins>
      <w:del w:id="190" w:author="Iris Zhang" w:date="2022-12-26T21:36:00Z">
        <w:r w:rsidDel="000021E9">
          <w:delText>—</w:delText>
        </w:r>
      </w:del>
      <w:r>
        <w:t>can</w:t>
      </w:r>
      <w:del w:id="191" w:author="Iris Zhang" w:date="2022-12-26T21:36:00Z">
        <w:r w:rsidDel="000021E9">
          <w:delText xml:space="preserve"> </w:delText>
        </w:r>
      </w:del>
      <w:ins w:id="192" w:author="Iris Zhang" w:date="2022-12-26T21:36:00Z">
        <w:r>
          <w:t xml:space="preserve"> </w:t>
        </w:r>
      </w:ins>
      <w:del w:id="193" w:author="Iris Zhang" w:date="2022-12-26T21:36:00Z">
        <w:r w:rsidDel="000021E9">
          <w:delText xml:space="preserve">be used by municipalities to </w:delText>
        </w:r>
      </w:del>
      <w:r>
        <w:t xml:space="preserve">exclude Black and Hispanic residents at the municipal fringe by avoiding annexation into those territories, also known as </w:t>
      </w:r>
      <w:del w:id="194" w:author="Iris Zhang" w:date="2022-12-26T21:36:00Z">
        <w:r w:rsidDel="000021E9">
          <w:delText>“</w:delText>
        </w:r>
      </w:del>
      <w:r>
        <w:t xml:space="preserve">municipal </w:t>
      </w:r>
      <w:proofErr w:type="spellStart"/>
      <w:r>
        <w:t>underbounding</w:t>
      </w:r>
      <w:proofErr w:type="spellEnd"/>
      <w:del w:id="195" w:author="Iris Zhang" w:date="2022-12-26T21:37:00Z">
        <w:r w:rsidDel="000021E9">
          <w:delText>”</w:delText>
        </w:r>
      </w:del>
      <w:r>
        <w:t xml:space="preserve"> </w:t>
      </w:r>
      <w:r w:rsidR="00125118">
        <w:fldChar w:fldCharType="begin"/>
      </w:r>
      <w:r w:rsidR="00125118">
        <w:instrText xml:space="preserve"> ADDIN ZOTERO_ITEM CSL_CITATION {"citationID":"7rw2qpgR","properties":{"formattedCitation":"(Aiken 1987; Durst 2014; 2019; Johnson et al. 2004; Lichter et al. 2007; Moeser and Dennis 2020; Mukhija and Mason 2013; Murphy 1978)","plainCitation":"(Aiken 1987; Durst 2014; 2019; Johnson et al. 2004; Lichter et al. 2007; Moeser and Dennis 2020;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P."}],"issued":{"date-parts":[["1978"]]}}}],"schema":"https://github.com/citation-style-language/schema/raw/master/csl-citation.json"} </w:instrText>
      </w:r>
      <w:r w:rsidR="00125118">
        <w:fldChar w:fldCharType="separate"/>
      </w:r>
      <w:r w:rsidR="00125118">
        <w:rPr>
          <w:noProof/>
        </w:rPr>
        <w:t>(Aiken 1987; Durst 2014; 2019; Johnson et al. 2004; Lichter et al. 2007; Moeser and Dennis 2020; Mukhija and Mason 2013; Murphy 1978)</w:t>
      </w:r>
      <w:r w:rsidR="00125118">
        <w:fldChar w:fldCharType="end"/>
      </w:r>
      <w:r>
        <w:t xml:space="preserve">. </w:t>
      </w:r>
      <w:del w:id="196" w:author="Iris Zhang" w:date="2022-12-19T20:00:00Z">
        <w:r w:rsidDel="00E40D3F">
          <w:delText>Even though m</w:delText>
        </w:r>
      </w:del>
      <w:del w:id="197" w:author="Iris Zhang" w:date="2022-12-26T21:38:00Z">
        <w:r w:rsidDel="000021E9">
          <w:delText>unicipal underbounding is often detrimental to the quality of life for Black and Hispanic residents relegated to municipal fringes with worse services</w:delText>
        </w:r>
      </w:del>
      <w:del w:id="198" w:author="Iris Zhang" w:date="2022-12-19T20:40:00Z">
        <w:r w:rsidDel="009C3FE8">
          <w:delText xml:space="preserve"> and no voting rights on municipal affairs affecting them,</w:delText>
        </w:r>
      </w:del>
      <w:del w:id="199" w:author="Iris Zhang" w:date="2022-12-26T21:38:00Z">
        <w:r w:rsidDel="000021E9">
          <w:delText xml:space="preserve"> </w:delText>
        </w:r>
      </w:del>
      <w:ins w:id="200" w:author="Iris Zhang" w:date="2022-12-26T21:37:00Z">
        <w:r>
          <w:t>Most research on municipal annexation has focused on the reduced quality of life for Black and Hispanic residents excluded to the fringe with w</w:t>
        </w:r>
      </w:ins>
      <w:ins w:id="201" w:author="Iris Zhang" w:date="2022-12-26T21:38:00Z">
        <w:r>
          <w:t xml:space="preserve">orse services. </w:t>
        </w:r>
      </w:ins>
      <w:ins w:id="202" w:author="Iris Zhang" w:date="2022-12-19T20:01:00Z">
        <w:r>
          <w:t xml:space="preserve">However, </w:t>
        </w:r>
      </w:ins>
      <w:ins w:id="203" w:author="Iris Zhang" w:date="2022-12-26T21:39:00Z">
        <w:r>
          <w:t xml:space="preserve">less research has examined the consequences of municipal </w:t>
        </w:r>
        <w:proofErr w:type="spellStart"/>
        <w:r>
          <w:t>underbounding</w:t>
        </w:r>
        <w:proofErr w:type="spellEnd"/>
        <w:r>
          <w:t xml:space="preserve"> for </w:t>
        </w:r>
      </w:ins>
      <w:del w:id="204" w:author="Iris Zhang" w:date="2022-12-26T21:39:00Z">
        <w:r w:rsidDel="000021E9">
          <w:delText xml:space="preserve">an unexamined extension of </w:delText>
        </w:r>
      </w:del>
      <w:del w:id="205" w:author="Iris Zhang" w:date="2022-12-19T20:41:00Z">
        <w:r w:rsidDel="00ED4897">
          <w:delText>these previous findings</w:delText>
        </w:r>
      </w:del>
      <w:del w:id="206" w:author="Iris Zhang" w:date="2022-12-26T21:39:00Z">
        <w:r w:rsidDel="000021E9">
          <w:delText xml:space="preserve"> is that annexations can also be detrimental to </w:delText>
        </w:r>
      </w:del>
      <w:r>
        <w:t xml:space="preserve">racial minority residents </w:t>
      </w:r>
      <w:del w:id="207" w:author="Iris Zhang" w:date="2022-12-19T20:00:00Z">
        <w:r w:rsidDel="00E40D3F">
          <w:delText xml:space="preserve">already </w:delText>
        </w:r>
      </w:del>
      <w:del w:id="208" w:author="Iris Zhang" w:date="2022-12-26T21:39:00Z">
        <w:r w:rsidDel="000021E9">
          <w:delText xml:space="preserve">living </w:delText>
        </w:r>
      </w:del>
      <w:r>
        <w:t>within the place</w:t>
      </w:r>
      <w:ins w:id="209" w:author="Iris Zhang" w:date="2022-12-26T21:39:00Z">
        <w:r>
          <w:t>, such as</w:t>
        </w:r>
      </w:ins>
      <w:r>
        <w:t xml:space="preserve"> </w:t>
      </w:r>
      <w:del w:id="210" w:author="Iris Zhang" w:date="2022-12-26T21:39:00Z">
        <w:r w:rsidDel="000021E9">
          <w:delText>if the addition of White residents dilutes</w:delText>
        </w:r>
      </w:del>
      <w:ins w:id="211" w:author="Iris Zhang" w:date="2022-12-26T21:39:00Z">
        <w:r>
          <w:t>diluted</w:t>
        </w:r>
      </w:ins>
      <w:r>
        <w:t xml:space="preserve"> minority political power in local elections</w:t>
      </w:r>
      <w:ins w:id="212" w:author="Iris Zhang" w:date="2022-12-26T21:39:00Z">
        <w:r>
          <w:t xml:space="preserve"> through the addition of White residents</w:t>
        </w:r>
      </w:ins>
      <w:r>
        <w:t xml:space="preserve"> (</w:t>
      </w:r>
      <w:proofErr w:type="spellStart"/>
      <w:r w:rsidRPr="00106C71">
        <w:rPr>
          <w:i/>
          <w:iCs/>
        </w:rPr>
        <w:t>Gomillion</w:t>
      </w:r>
      <w:proofErr w:type="spellEnd"/>
      <w:r w:rsidRPr="00106C71">
        <w:rPr>
          <w:i/>
          <w:iCs/>
        </w:rPr>
        <w:t xml:space="preserve"> v. Lightfoot</w:t>
      </w:r>
      <w:r>
        <w:t xml:space="preserve"> 1960; </w:t>
      </w:r>
      <w:proofErr w:type="spellStart"/>
      <w:r>
        <w:t>Moeser</w:t>
      </w:r>
      <w:proofErr w:type="spellEnd"/>
      <w:r>
        <w:t xml:space="preserve"> and Dennis 2020; Murphy 1978; </w:t>
      </w:r>
      <w:r w:rsidRPr="00106C71">
        <w:rPr>
          <w:i/>
          <w:iCs/>
        </w:rPr>
        <w:t>Richmond v. Virginia</w:t>
      </w:r>
      <w:r>
        <w:t xml:space="preserve"> 1970)</w:t>
      </w:r>
      <w:ins w:id="213" w:author="Iris Zhang" w:date="2022-12-19T20:01:00Z">
        <w:r>
          <w:t>.</w:t>
        </w:r>
      </w:ins>
      <w:del w:id="214" w:author="Iris Zhang" w:date="2022-12-19T20:01:00Z">
        <w:r w:rsidDel="00E40D3F">
          <w:delText>.</w:delText>
        </w:r>
      </w:del>
      <w:r>
        <w:t xml:space="preserve"> While </w:t>
      </w:r>
      <w:del w:id="215" w:author="Iris Zhang" w:date="2022-12-19T20:02:00Z">
        <w:r w:rsidDel="00067723">
          <w:delText xml:space="preserve">these types of </w:delText>
        </w:r>
      </w:del>
      <w:del w:id="216" w:author="Iris Zhang" w:date="2022-12-26T21:40:00Z">
        <w:r w:rsidDel="000021E9">
          <w:delText>racially</w:delText>
        </w:r>
      </w:del>
      <w:ins w:id="217" w:author="Iris Zhang" w:date="2022-12-26T21:40:00Z">
        <w:r>
          <w:t>minority</w:t>
        </w:r>
      </w:ins>
      <w:ins w:id="218" w:author="Iris Zhang" w:date="2023-01-02T18:37:00Z">
        <w:r w:rsidR="00B14EDF">
          <w:t>-</w:t>
        </w:r>
      </w:ins>
      <w:del w:id="219" w:author="Iris Zhang" w:date="2023-01-02T18:37:00Z">
        <w:r w:rsidDel="00B14EDF">
          <w:delText xml:space="preserve"> </w:delText>
        </w:r>
      </w:del>
      <w:r>
        <w:t>diluting annexations were previously subject to federal oversight for many places through Sections 4 and 5 of the Voting Rights Act</w:t>
      </w:r>
      <w:del w:id="220" w:author="Iris Zhang" w:date="2022-12-19T23:05:00Z">
        <w:r w:rsidDel="00F9516A">
          <w:delText xml:space="preserve"> (VRA)</w:delText>
        </w:r>
      </w:del>
      <w:r>
        <w:t>, Section 4</w:t>
      </w:r>
      <w:ins w:id="221" w:author="Iris Zhang" w:date="2022-12-19T23:04:00Z">
        <w:r>
          <w:t xml:space="preserve">—and </w:t>
        </w:r>
      </w:ins>
      <w:ins w:id="222" w:author="Iris Zhang" w:date="2022-12-26T21:40:00Z">
        <w:r>
          <w:t xml:space="preserve">Section 5 </w:t>
        </w:r>
      </w:ins>
      <w:del w:id="223" w:author="Iris Zhang" w:date="2022-12-19T23:04:00Z">
        <w:r w:rsidDel="00F9516A">
          <w:delText xml:space="preserve"> (and </w:delText>
        </w:r>
      </w:del>
      <w:r>
        <w:t>by extension</w:t>
      </w:r>
      <w:ins w:id="224" w:author="Iris Zhang" w:date="2022-12-19T23:04:00Z">
        <w:r>
          <w:t>—</w:t>
        </w:r>
      </w:ins>
      <w:del w:id="225" w:author="Iris Zhang" w:date="2022-12-19T23:04:00Z">
        <w:r w:rsidDel="00F9516A">
          <w:delText xml:space="preserve">, Section </w:delText>
        </w:r>
      </w:del>
      <w:del w:id="226" w:author="Iris Zhang" w:date="2022-12-26T21:40:00Z">
        <w:r w:rsidDel="000021E9">
          <w:delText>5</w:delText>
        </w:r>
      </w:del>
      <w:del w:id="227" w:author="Iris Zhang" w:date="2022-12-19T23:04:00Z">
        <w:r w:rsidDel="00F9516A">
          <w:delText>)</w:delText>
        </w:r>
      </w:del>
      <w:del w:id="228" w:author="Iris Zhang" w:date="2022-12-26T21:40:00Z">
        <w:r w:rsidDel="000021E9">
          <w:delText xml:space="preserve"> </w:delText>
        </w:r>
      </w:del>
      <w:r>
        <w:t>was ruled unconstitutional and barred from further enforcement on June 25</w:t>
      </w:r>
      <w:r w:rsidRPr="00AD6119">
        <w:rPr>
          <w:vertAlign w:val="superscript"/>
        </w:rPr>
        <w:t>th</w:t>
      </w:r>
      <w:r>
        <w:t xml:space="preserve">, 2013, by the US Supreme Court in </w:t>
      </w:r>
      <w:r w:rsidRPr="003E4FDC">
        <w:rPr>
          <w:i/>
          <w:iCs/>
        </w:rPr>
        <w:t xml:space="preserve">Shelby v. </w:t>
      </w:r>
      <w:r w:rsidRPr="003E4FDC">
        <w:rPr>
          <w:i/>
          <w:iCs/>
        </w:rPr>
        <w:lastRenderedPageBreak/>
        <w:t>Holder</w:t>
      </w:r>
      <w:r>
        <w:t xml:space="preserve">. </w:t>
      </w:r>
      <w:ins w:id="229" w:author="Iris Zhang" w:date="2022-12-26T21:01:00Z">
        <w:r>
          <w:t>N</w:t>
        </w:r>
        <w:r>
          <w:t>o evidence to my knowledge is available on the extent to which minority dilution occurs through municipal annexation</w:t>
        </w:r>
      </w:ins>
      <w:ins w:id="230" w:author="Iris Zhang" w:date="2022-12-26T21:40:00Z">
        <w:r>
          <w:t xml:space="preserve"> nationwide</w:t>
        </w:r>
      </w:ins>
      <w:ins w:id="231" w:author="Iris Zhang" w:date="2022-12-26T21:01:00Z">
        <w:r>
          <w:t xml:space="preserve">, and whether </w:t>
        </w:r>
        <w:r w:rsidRPr="00253287">
          <w:rPr>
            <w:i/>
            <w:iCs/>
            <w:rPrChange w:id="232" w:author="Iris Zhang" w:date="2022-12-26T21:01:00Z">
              <w:rPr/>
            </w:rPrChange>
          </w:rPr>
          <w:t>Shelby v. Holder</w:t>
        </w:r>
        <w:r>
          <w:t xml:space="preserve"> exacerbated this. </w:t>
        </w:r>
      </w:ins>
    </w:p>
    <w:p w14:paraId="6B29A7D4" w14:textId="3C416EA3" w:rsidR="008D3F8E" w:rsidDel="002B31D3" w:rsidRDefault="008D3F8E" w:rsidP="00CF7C95">
      <w:pPr>
        <w:spacing w:line="480" w:lineRule="auto"/>
        <w:ind w:firstLine="720"/>
        <w:rPr>
          <w:del w:id="233" w:author="Iris Zhang" w:date="2022-12-26T22:50:00Z"/>
        </w:rPr>
        <w:pPrChange w:id="234" w:author="Iris Zhang" w:date="2023-01-03T11:01:00Z">
          <w:pPr>
            <w:spacing w:line="360" w:lineRule="auto"/>
            <w:ind w:firstLine="720"/>
          </w:pPr>
        </w:pPrChange>
      </w:pPr>
      <w:del w:id="235" w:author="Iris Zhang" w:date="2022-12-26T22:50:00Z">
        <w:r w:rsidDel="002B31D3">
          <w:delText xml:space="preserve">Research on the implications of policy changes for racial inequality tend to examine </w:delText>
        </w:r>
        <w:r w:rsidDel="006962CB">
          <w:delText>what ha</w:delText>
        </w:r>
      </w:del>
      <w:del w:id="236" w:author="Iris Zhang" w:date="2022-12-26T22:49:00Z">
        <w:r w:rsidDel="006962CB">
          <w:delText>ppens when</w:delText>
        </w:r>
      </w:del>
      <w:del w:id="237" w:author="Iris Zhang" w:date="2022-12-26T22:50:00Z">
        <w:r w:rsidDel="002B31D3">
          <w:delText xml:space="preserve"> a new policy</w:delText>
        </w:r>
        <w:r w:rsidDel="006962CB">
          <w:delText xml:space="preserve"> is put into place</w:delText>
        </w:r>
        <w:r w:rsidDel="002B31D3">
          <w:delText xml:space="preserve">, such as the New Deal and the G.I. Bill </w:delText>
        </w:r>
        <w:r w:rsidDel="002B31D3">
          <w:fldChar w:fldCharType="begin"/>
        </w:r>
        <w:r w:rsidDel="002B31D3">
          <w:delInstrText xml:space="preserve"> ADDIN ZOTERO_ITEM CSL_CITATION {"citationID":"yoGJPkRM","properties":{"formattedCitation":"(Faber 2020)","plainCitation":"(Faber 2020)","noteIndex":0},"citationItems":[{"id":843,"uris":["http://zotero.org/users/9022956/items/JEDIQCSJ"],"itemData":{"id":843,"type":"article-journal","abstract":"The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W."}],"issued":{"date-parts":[["2020",10,1]]}},"label":"page"}],"schema":"https://github.com/citation-style-language/schema/raw/master/csl-citation.json"} </w:delInstrText>
        </w:r>
        <w:r w:rsidDel="002B31D3">
          <w:fldChar w:fldCharType="separate"/>
        </w:r>
        <w:r w:rsidDel="002B31D3">
          <w:rPr>
            <w:noProof/>
          </w:rPr>
          <w:delText>(Faber 2020)</w:delText>
        </w:r>
        <w:r w:rsidDel="002B31D3">
          <w:fldChar w:fldCharType="end"/>
        </w:r>
        <w:r w:rsidDel="002B31D3">
          <w:delText xml:space="preserve"> or Ban the Box initiatives </w:delText>
        </w:r>
        <w:r w:rsidDel="002B31D3">
          <w:fldChar w:fldCharType="begin"/>
        </w:r>
        <w:r w:rsidDel="002B31D3">
          <w:delInstrText xml:space="preserve"> ADDIN ZOTERO_ITEM CSL_CITATION {"citationID":"OnQg1gC0","properties":{"formattedCitation":"(Doleac and Hansen 2020)","plainCitation":"(Doleac and Hansen 2020)","noteIndex":0},"citationItems":[{"id":994,"uris":["http://zotero.org/users/9022956/items/HMUTP8DD"],"itemData":{"id":994,"type":"article-journal","abstract":"Jurisdictions across the United States have adopted “ban the box” (BTB) policies preventing employers from asking about job applicants’ criminal records until late in the hiring process. Their goal is to improve employment outcomes for those with criminal records, with a secondary goal of reducing racial disparities in employment. However, removing criminal history information could increase statistical discrimination against demographic groups that include more ex-offenders. We use variation in the timing of BTB policies to test BTB’s effects on employment. We find that BTB policies decrease the probability of employment by 3.4 percentage points (5.1%) for young, low-skilled black men.","container-title":"Journal of Labor Economics","DOI":"10.1086/705880","ISSN":"0734-306X","issue":"2","note":"publisher: The University of Chicago Press","page":"321-374","source":"journals.uchicago.edu (Atypon)","title":"The Unintended Consequences of “Ban the Box”: Statistical Discrimination and Employment Outcomes When Criminal Histories Are Hidden","title-short":"The Unintended Consequences of “Ban the Box”","volume":"38","author":[{"family":"Doleac","given":"Jennifer L."},{"family":"Hansen","given":"Benjamin"}],"issued":{"date-parts":[["2020",4]]}}}],"schema":"https://github.com/citation-style-language/schema/raw/master/csl-citation.json"} </w:delInstrText>
        </w:r>
        <w:r w:rsidDel="002B31D3">
          <w:fldChar w:fldCharType="separate"/>
        </w:r>
        <w:r w:rsidDel="002B31D3">
          <w:rPr>
            <w:noProof/>
          </w:rPr>
          <w:delText>(Doleac and Hansen 2020)</w:delText>
        </w:r>
        <w:r w:rsidDel="002B31D3">
          <w:fldChar w:fldCharType="end"/>
        </w:r>
        <w:r w:rsidDel="002B31D3">
          <w:delText xml:space="preserve">, but the relationship </w:delText>
        </w:r>
      </w:del>
      <w:del w:id="238" w:author="Iris Zhang" w:date="2022-12-26T22:43:00Z">
        <w:r w:rsidDel="00DA35E4">
          <w:delText xml:space="preserve">between </w:delText>
        </w:r>
      </w:del>
      <w:del w:id="239" w:author="Iris Zhang" w:date="2022-12-26T22:50:00Z">
        <w:r w:rsidDel="002B31D3">
          <w:delText xml:space="preserve">removing an existing legal protection and racial inequality is less clear. If an effective law is what prevents racial exclusion, removal of the law would likely result in an increase in those exclusionary practices. </w:delText>
        </w:r>
      </w:del>
      <w:del w:id="240" w:author="Iris Zhang" w:date="2022-12-26T22:49:00Z">
        <w:r w:rsidDel="0061657C">
          <w:fldChar w:fldCharType="begin"/>
        </w:r>
        <w:r w:rsidDel="0061657C">
          <w:delInstrText xml:space="preserve"> ADDIN ZOTERO_ITEM CSL_CITATION {"citationID":"PXSwKRra","properties":{"formattedCitation":"(2019)","plainCitation":"(2019)","noteIndex":0},"citationItems":[{"id":291,"uris":["http://zotero.org/users/9022956/items/98UHFFV3"],"itemData":{"id":291,"type":"article-journal","abstract":"Problem,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J."}],"issued":{"date-parts":[["2019",1,2]]}},"label":"page","suppress-author":true}],"schema":"https://github.com/citation-style-language/schema/raw/master/csl-citation.json"} </w:delInstrText>
        </w:r>
        <w:r w:rsidDel="0061657C">
          <w:fldChar w:fldCharType="separate"/>
        </w:r>
        <w:r w:rsidDel="0061657C">
          <w:rPr>
            <w:noProof/>
          </w:rPr>
          <w:delText>(2019)</w:delText>
        </w:r>
        <w:r w:rsidDel="0061657C">
          <w:fldChar w:fldCharType="end"/>
        </w:r>
        <w:r w:rsidDel="0061657C">
          <w:delText>du</w:delText>
        </w:r>
      </w:del>
      <w:del w:id="241" w:author="Iris Zhang" w:date="2022-12-26T22:50:00Z">
        <w:r w:rsidDel="002B31D3">
          <w:delText xml:space="preserve">On the other hand, if a law was never effective, its removal </w:delText>
        </w:r>
      </w:del>
      <w:del w:id="242" w:author="Iris Zhang" w:date="2022-12-26T22:49:00Z">
        <w:r w:rsidDel="0061657C">
          <w:delText>would likely</w:delText>
        </w:r>
      </w:del>
      <w:del w:id="243" w:author="Iris Zhang" w:date="2022-12-26T22:50:00Z">
        <w:r w:rsidDel="002B31D3">
          <w:delText xml:space="preserve"> </w:delText>
        </w:r>
      </w:del>
      <w:del w:id="244" w:author="Iris Zhang" w:date="2022-12-26T22:49:00Z">
        <w:r w:rsidDel="0061657C">
          <w:delText>have no effect</w:delText>
        </w:r>
      </w:del>
      <w:del w:id="245" w:author="Iris Zhang" w:date="2022-12-26T22:50:00Z">
        <w:r w:rsidDel="002B31D3">
          <w:delText xml:space="preserve">. </w:delText>
        </w:r>
      </w:del>
      <w:del w:id="246" w:author="Iris Zhang" w:date="2022-12-26T22:49:00Z">
        <w:r w:rsidDel="0061657C">
          <w:delText xml:space="preserve">Laws can also become ingrained norms, such that compliance would plausibly persist even after removal because it is norms, not law, that drive behavior </w:delText>
        </w:r>
        <w:r w:rsidDel="0061657C">
          <w:fldChar w:fldCharType="begin"/>
        </w:r>
        <w:r w:rsidDel="0061657C">
          <w:delInstrText xml:space="preserve"> ADDIN ZOTERO_ITEM CSL_CITATION {"citationID":"hMrCZXkY","properties":{"formattedCitation":"(Hirsh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Elizabeth"}],"issued":{"date-parts":[["2009",4,1]]}}}],"schema":"https://github.com/citation-style-language/schema/raw/master/csl-citation.json"} </w:delInstrText>
        </w:r>
        <w:r w:rsidDel="0061657C">
          <w:fldChar w:fldCharType="separate"/>
        </w:r>
        <w:r w:rsidDel="0061657C">
          <w:rPr>
            <w:noProof/>
          </w:rPr>
          <w:delText>(Hirsh 2009)</w:delText>
        </w:r>
        <w:r w:rsidDel="0061657C">
          <w:fldChar w:fldCharType="end"/>
        </w:r>
        <w:r w:rsidDel="0061657C">
          <w:delText xml:space="preserve">. </w:delText>
        </w:r>
      </w:del>
    </w:p>
    <w:p w14:paraId="36BD4E96" w14:textId="26C1A8D9" w:rsidR="008D3F8E" w:rsidRDefault="008D3F8E" w:rsidP="00CF7C95">
      <w:pPr>
        <w:spacing w:line="480" w:lineRule="auto"/>
        <w:ind w:firstLine="720"/>
        <w:pPrChange w:id="247" w:author="Iris Zhang" w:date="2023-01-03T11:01:00Z">
          <w:pPr>
            <w:spacing w:line="360" w:lineRule="auto"/>
            <w:ind w:firstLine="720"/>
          </w:pPr>
        </w:pPrChange>
      </w:pPr>
      <w:r>
        <w:t xml:space="preserve">In this paper, I investigate whether and how annexations affect minority racial composition in over 15,000 places in the United States between 2000 to 2020, covering all 41 states that have annexable land, and how these trends changed in relation to the </w:t>
      </w:r>
      <w:r w:rsidRPr="00BF03FF">
        <w:rPr>
          <w:i/>
          <w:iCs/>
        </w:rPr>
        <w:t xml:space="preserve">Shelby </w:t>
      </w:r>
      <w:r>
        <w:t>ruling.</w:t>
      </w:r>
      <w:r>
        <w:rPr>
          <w:rStyle w:val="EndnoteReference"/>
        </w:rPr>
        <w:endnoteReference w:id="3"/>
      </w:r>
      <w:r>
        <w:t xml:space="preserve"> Using difference-in-differences regression models, I first compare the probability for municipalities to conduct annexations before and after </w:t>
      </w:r>
      <w:r w:rsidRPr="00D76038">
        <w:rPr>
          <w:i/>
          <w:iCs/>
        </w:rPr>
        <w:t>Shelby</w:t>
      </w:r>
      <w:r w:rsidRPr="00184E9E">
        <w:t>,</w:t>
      </w:r>
      <w:r>
        <w:t xml:space="preserve"> and then examine whether annexations result in greater racial minority population share decreases after </w:t>
      </w:r>
      <w:r w:rsidRPr="00B86925">
        <w:rPr>
          <w:i/>
          <w:iCs/>
        </w:rPr>
        <w:t>Shelby</w:t>
      </w:r>
      <w:r>
        <w:t xml:space="preserve">. Based on my findings, </w:t>
      </w:r>
      <w:ins w:id="248" w:author="Iris Zhang" w:date="2022-12-26T22:51:00Z">
        <w:r>
          <w:t>ending</w:t>
        </w:r>
      </w:ins>
      <w:del w:id="249" w:author="Iris Zhang" w:date="2022-12-26T22:51:00Z">
        <w:r w:rsidDel="002B31D3">
          <w:delText>removal of</w:delText>
        </w:r>
      </w:del>
      <w:r>
        <w:t xml:space="preserve"> federal oversight of municipal annexations has not resulted in a drastic increase in </w:t>
      </w:r>
      <w:ins w:id="250" w:author="Iris Zhang" w:date="2022-12-26T23:10:00Z">
        <w:r>
          <w:t xml:space="preserve">previously covered </w:t>
        </w:r>
      </w:ins>
      <w:r>
        <w:t>municipalities wielding annexations to suppress non-White population growth—at least not immediately so in the 6 years after.</w:t>
      </w:r>
      <w:ins w:id="251" w:author="Iris Zhang" w:date="2022-12-26T23:10:00Z">
        <w:r>
          <w:t xml:space="preserve"> </w:t>
        </w:r>
      </w:ins>
      <w:ins w:id="252" w:author="Iris Zhang" w:date="2022-12-27T11:06:00Z">
        <w:r>
          <w:t>T</w:t>
        </w:r>
      </w:ins>
      <w:ins w:id="253" w:author="Iris Zhang" w:date="2022-12-26T23:12:00Z">
        <w:r>
          <w:t>hese finding</w:t>
        </w:r>
      </w:ins>
      <w:ins w:id="254" w:author="Iris Zhang" w:date="2022-12-26T23:13:00Z">
        <w:r>
          <w:t xml:space="preserve">s may be partially explained by the </w:t>
        </w:r>
      </w:ins>
      <w:ins w:id="255" w:author="Iris Zhang" w:date="2022-12-26T23:15:00Z">
        <w:r>
          <w:t xml:space="preserve">striking trends </w:t>
        </w:r>
      </w:ins>
      <w:ins w:id="256" w:author="Iris Zhang" w:date="2022-12-27T11:06:00Z">
        <w:r>
          <w:t>of</w:t>
        </w:r>
      </w:ins>
      <w:ins w:id="257" w:author="Iris Zhang" w:date="2022-12-26T23:15:00Z">
        <w:r>
          <w:t xml:space="preserve"> Black-diluting and White-increasing municipal annexations in covered municipalities </w:t>
        </w:r>
      </w:ins>
      <w:ins w:id="258" w:author="Iris Zhang" w:date="2022-12-27T11:06:00Z">
        <w:r>
          <w:t xml:space="preserve">even </w:t>
        </w:r>
      </w:ins>
      <w:ins w:id="259" w:author="Iris Zhang" w:date="2022-12-26T23:13:00Z">
        <w:r>
          <w:t>pre-</w:t>
        </w:r>
        <w:r w:rsidRPr="005812D2">
          <w:rPr>
            <w:i/>
            <w:iCs/>
            <w:rPrChange w:id="260" w:author="Iris Zhang" w:date="2022-12-26T23:13:00Z">
              <w:rPr/>
            </w:rPrChange>
          </w:rPr>
          <w:t>Shelby</w:t>
        </w:r>
        <w:r>
          <w:t xml:space="preserve">. </w:t>
        </w:r>
      </w:ins>
      <w:ins w:id="261" w:author="Iris Zhang" w:date="2022-12-27T11:06:00Z">
        <w:r>
          <w:t>Perplexingly</w:t>
        </w:r>
      </w:ins>
      <w:ins w:id="262" w:author="Iris Zhang" w:date="2022-12-26T23:11:00Z">
        <w:r>
          <w:t xml:space="preserve">, </w:t>
        </w:r>
      </w:ins>
      <w:ins w:id="263" w:author="Iris Zhang" w:date="2022-12-26T23:20:00Z">
        <w:r>
          <w:t xml:space="preserve">never-covered municipalities </w:t>
        </w:r>
      </w:ins>
      <w:ins w:id="264" w:author="Iris Zhang" w:date="2022-12-26T23:21:00Z">
        <w:r>
          <w:t>conduct annexations</w:t>
        </w:r>
      </w:ins>
      <w:ins w:id="265" w:author="Iris Zhang" w:date="2022-12-27T11:07:00Z">
        <w:r>
          <w:t xml:space="preserve"> </w:t>
        </w:r>
      </w:ins>
      <w:ins w:id="266" w:author="Iris Zhang" w:date="2022-12-26T23:21:00Z">
        <w:r>
          <w:t>favoring non-Black minority residents</w:t>
        </w:r>
      </w:ins>
      <w:ins w:id="267" w:author="Iris Zhang" w:date="2022-12-26T23:22:00Z">
        <w:r>
          <w:t xml:space="preserve"> after </w:t>
        </w:r>
        <w:r w:rsidRPr="00C42A58">
          <w:rPr>
            <w:i/>
            <w:iCs/>
            <w:rPrChange w:id="268" w:author="Iris Zhang" w:date="2022-12-26T23:22:00Z">
              <w:rPr/>
            </w:rPrChange>
          </w:rPr>
          <w:t>Shelby</w:t>
        </w:r>
        <w:r>
          <w:t>, which diverges from the</w:t>
        </w:r>
      </w:ins>
      <w:ins w:id="269" w:author="Iris Zhang" w:date="2022-12-26T23:23:00Z">
        <w:r>
          <w:t>ir pre-</w:t>
        </w:r>
        <w:r w:rsidRPr="00717F02">
          <w:rPr>
            <w:i/>
            <w:iCs/>
            <w:rPrChange w:id="270" w:author="Iris Zhang" w:date="2022-12-26T23:24:00Z">
              <w:rPr/>
            </w:rPrChange>
          </w:rPr>
          <w:t>Shelby</w:t>
        </w:r>
        <w:r>
          <w:t xml:space="preserve"> trend and from previously </w:t>
        </w:r>
      </w:ins>
      <w:ins w:id="271" w:author="Iris Zhang" w:date="2022-12-26T23:22:00Z">
        <w:r>
          <w:t>covered municipalities</w:t>
        </w:r>
      </w:ins>
      <w:ins w:id="272" w:author="Iris Zhang" w:date="2022-12-26T23:21:00Z">
        <w:r>
          <w:t xml:space="preserve">. </w:t>
        </w:r>
      </w:ins>
    </w:p>
    <w:p w14:paraId="3A251CCA" w14:textId="620B2CBC" w:rsidR="008D3F8E" w:rsidDel="00696250" w:rsidRDefault="008D3F8E" w:rsidP="00CF7C95">
      <w:pPr>
        <w:spacing w:line="480" w:lineRule="auto"/>
        <w:ind w:firstLine="720"/>
        <w:rPr>
          <w:del w:id="273" w:author="Iris Zhang" w:date="2022-12-19T21:10:00Z"/>
        </w:rPr>
        <w:pPrChange w:id="274" w:author="Iris Zhang" w:date="2023-01-03T11:01:00Z">
          <w:pPr>
            <w:spacing w:line="360" w:lineRule="auto"/>
            <w:ind w:firstLine="720"/>
          </w:pPr>
        </w:pPrChange>
      </w:pPr>
      <w:ins w:id="275" w:author="Iris Zhang" w:date="2022-12-27T12:15:00Z">
        <w:r>
          <w:t>Complicating</w:t>
        </w:r>
      </w:ins>
      <w:ins w:id="276" w:author="Iris Zhang" w:date="2022-12-26T23:17:00Z">
        <w:r>
          <w:t xml:space="preserve"> prior research showing Section </w:t>
        </w:r>
      </w:ins>
      <w:ins w:id="277" w:author="Iris Zhang" w:date="2022-12-27T10:57:00Z">
        <w:r>
          <w:t xml:space="preserve">4 and </w:t>
        </w:r>
      </w:ins>
      <w:ins w:id="278" w:author="Iris Zhang" w:date="2022-12-26T23:17:00Z">
        <w:r>
          <w:t xml:space="preserve">5’s effectiveness at </w:t>
        </w:r>
      </w:ins>
      <w:ins w:id="279" w:author="Iris Zhang" w:date="2022-12-27T11:37:00Z">
        <w:r>
          <w:t xml:space="preserve">boosting Black and Latino political representation on city councils </w:t>
        </w:r>
      </w:ins>
      <w:ins w:id="280" w:author="Iris Zhang" w:date="2022-12-26T23:17:00Z">
        <w:r>
          <w:t>pre-</w:t>
        </w:r>
        <w:r w:rsidRPr="00C76A48">
          <w:rPr>
            <w:i/>
            <w:iCs/>
            <w:rPrChange w:id="281" w:author="Iris Zhang" w:date="2022-12-26T23:17:00Z">
              <w:rPr/>
            </w:rPrChange>
          </w:rPr>
          <w:t>Shelby</w:t>
        </w:r>
        <w:r>
          <w:t xml:space="preserve"> </w:t>
        </w:r>
      </w:ins>
      <w:r w:rsidR="00125118">
        <w:fldChar w:fldCharType="begin"/>
      </w:r>
      <w:r w:rsidR="00125118">
        <w:instrText xml:space="preserve"> ADDIN ZOTERO_ITEM CSL_CITATION {"citationID":"zA94qWWW","properties":{"formattedCitation":"(Shah, Marschall, and Ruhil 2013; Sass and Mehay 1995)","plainCitation":"(Shah, Marschall, and Ruhil 2013; Sass and Mehay 1995)","noteIndex":0},"citationItems":[{"id":1211,"uris":["http://zotero.org/users/9022956/items/RVAVKZRC"],"itemData":{"id":1211,"type":"article-journal","abstract":"Sound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L."}],"issued":{"date-parts":[["1995",10]]}}}],"schema":"https://github.com/citation-style-language/schema/raw/master/csl-citation.json"} </w:instrText>
      </w:r>
      <w:r w:rsidR="00125118">
        <w:fldChar w:fldCharType="separate"/>
      </w:r>
      <w:r w:rsidR="00125118">
        <w:rPr>
          <w:noProof/>
        </w:rPr>
        <w:t>(Shah, Marschall, and Ruhil 2013; Sass and Mehay 1995)</w:t>
      </w:r>
      <w:r w:rsidR="00125118">
        <w:fldChar w:fldCharType="end"/>
      </w:r>
      <w:ins w:id="282" w:author="Iris Zhang" w:date="2022-12-26T23:17:00Z">
        <w:r>
          <w:t xml:space="preserve">, </w:t>
        </w:r>
      </w:ins>
      <w:ins w:id="283" w:author="Iris Zhang" w:date="2022-12-27T12:15:00Z">
        <w:r>
          <w:t>my findings</w:t>
        </w:r>
      </w:ins>
      <w:ins w:id="284" w:author="Iris Zhang" w:date="2022-12-26T23:18:00Z">
        <w:r>
          <w:t xml:space="preserve"> </w:t>
        </w:r>
      </w:ins>
      <w:del w:id="285" w:author="Iris Zhang" w:date="2022-12-19T20:51:00Z">
        <w:r w:rsidDel="00A45078">
          <w:delText>However, the</w:delText>
        </w:r>
      </w:del>
      <w:del w:id="286" w:author="Iris Zhang" w:date="2022-12-26T23:18:00Z">
        <w:r w:rsidDel="00C76A48">
          <w:delText xml:space="preserve"> reason for </w:delText>
        </w:r>
      </w:del>
      <w:del w:id="287" w:author="Iris Zhang" w:date="2022-12-19T20:51:00Z">
        <w:r w:rsidDel="00A45078">
          <w:delText xml:space="preserve">this </w:delText>
        </w:r>
      </w:del>
      <w:del w:id="288" w:author="Iris Zhang" w:date="2022-12-26T23:18:00Z">
        <w:r w:rsidDel="00C76A48">
          <w:delText xml:space="preserve">is unlikely to be because </w:delText>
        </w:r>
      </w:del>
      <w:del w:id="289" w:author="Iris Zhang" w:date="2022-12-19T20:51:00Z">
        <w:r w:rsidDel="00A45078">
          <w:delText>minority voter suppression no longer exists</w:delText>
        </w:r>
      </w:del>
      <w:del w:id="290" w:author="Iris Zhang" w:date="2022-12-26T23:18:00Z">
        <w:r w:rsidDel="00C76A48">
          <w:delText>, as argued by Chief Justice John Roberts in his concurring opinion (</w:delText>
        </w:r>
        <w:r w:rsidRPr="00A62B98" w:rsidDel="00C76A48">
          <w:rPr>
            <w:i/>
            <w:iCs/>
          </w:rPr>
          <w:delText>Shelby v. Holder</w:delText>
        </w:r>
        <w:r w:rsidDel="00C76A48">
          <w:delText xml:space="preserve"> 2013)</w:delText>
        </w:r>
      </w:del>
      <w:del w:id="291" w:author="Iris Zhang" w:date="2022-12-19T20:51:00Z">
        <w:r w:rsidDel="00A45078">
          <w:delText xml:space="preserve">, but because Section 5 was not successful at preventing annexations resulting in racial dilution even when it was in effect. Additionally, the proliferation of other minority voter suppression tactics after </w:delText>
        </w:r>
        <w:r w:rsidRPr="001839A5" w:rsidDel="00A45078">
          <w:rPr>
            <w:i/>
            <w:iCs/>
          </w:rPr>
          <w:delText>Shelby</w:delText>
        </w:r>
        <w:r w:rsidDel="00A45078">
          <w:delText xml:space="preserve"> like voter ID laws, registration purges, and polling place changes </w:delText>
        </w:r>
        <w:r w:rsidDel="00A45078">
          <w:fldChar w:fldCharType="begin"/>
        </w:r>
        <w:r w:rsidDel="00A45078">
          <w:delInstrText xml:space="preserve"> ADDIN ZOTERO_ITEM CSL_CITATION {"citationID":"76TK0pVA","properties":{"formattedCitation":"(Brater et al. 2018; Feder and Miller 2020; Hardy 2020; Levine, Pratheek, and Vasilogambros 2020)","plainCitation":"(Brater et al. 2018; Feder and Miller 2020; Hardy 2020; Levine, Pratheek, and Vasilogambros 2020)","noteIndex":0},"citationItems":[{"id":1038,"uris":["http://zotero.org/users/9022956/items/MZV3UFN6"],"itemData":{"id":1038,"type":"report","abstract":"A new national data release that will help journalists and researchers analyze polling place accessibility was released Tuesday.","language":"en-US","publisher":"Center for Public Integrity","title":"National data release sheds light on past polling place changes","URL":"http://publicintegrity.org/politics/elections/ballotboxbarriers/data-release-sheds-light-on-past-polling-place-changes/","author":[{"family":"Levine","given":"Carrie"},{"family":"Pratheek","given":"Rebala"},{"family":"Vasilogambros","given":"Matt"}],"accessed":{"date-parts":[["2022",9,14]]},"issued":{"date-parts":[["2020",9,20]]}},"label":"page"},{"id":974,"uris":["http://zotero.org/users/9022956/items/IH7Q6B7L"],"itemData":{"id":974,"type":"report","language":"en","publisher":"Brennan Center for Justice","title":"Purges: A Growing Threat to the Right to Vote","title-short":"Purges","URL":"https://www.brennancenter.org/our-work/research-reports/purges-growing-threat-right-vote","author":[{"family":"Brater","given":"Jonathan"},{"family":"Morris","given":"Kevin T."},{"family":"Pérez","given":"Myrna"},{"family":"Deluzio","given":"Christopher"}],"accessed":{"date-parts":[["2022",8,23]]},"issued":{"date-parts":[["2018",7,20]]}}},{"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Post-Shelby","volume":"71","author":[{"family":"Hardy","given":"Lydia"}],"issued":{"date-parts":[["2020"]]}}}],"schema":"https://github.com/citation-style-language/schema/raw/master/csl-citation.json"} </w:delInstrText>
        </w:r>
        <w:r w:rsidDel="00A45078">
          <w:fldChar w:fldCharType="separate"/>
        </w:r>
        <w:r w:rsidDel="00A45078">
          <w:rPr>
            <w:noProof/>
          </w:rPr>
          <w:delText>(Brater et al. 2018; Feder and Miller 2020; Hardy 2020; Levine, Pratheek, and Vasilogambros 2020)</w:delText>
        </w:r>
        <w:r w:rsidDel="00A45078">
          <w:fldChar w:fldCharType="end"/>
        </w:r>
        <w:r w:rsidDel="00A45078">
          <w:delText xml:space="preserve"> suggests that </w:delText>
        </w:r>
      </w:del>
      <w:ins w:id="292" w:author="Iris Zhang" w:date="2022-12-19T21:06:00Z">
        <w:r>
          <w:t xml:space="preserve">suggest that </w:t>
        </w:r>
      </w:ins>
      <w:ins w:id="293" w:author="Iris Zhang" w:date="2022-12-19T21:08:00Z">
        <w:r>
          <w:t xml:space="preserve">Sections 4 and 5 were not effective at </w:t>
        </w:r>
      </w:ins>
      <w:ins w:id="294" w:author="Iris Zhang" w:date="2022-12-26T23:18:00Z">
        <w:r>
          <w:t xml:space="preserve">preventing minority-diluting municipal annexations </w:t>
        </w:r>
      </w:ins>
      <w:ins w:id="295" w:author="Iris Zhang" w:date="2022-12-26T22:52:00Z">
        <w:r>
          <w:t>specifically</w:t>
        </w:r>
      </w:ins>
      <w:ins w:id="296" w:author="Iris Zhang" w:date="2022-12-26T23:18:00Z">
        <w:r>
          <w:t xml:space="preserve">. </w:t>
        </w:r>
      </w:ins>
      <w:ins w:id="297" w:author="Iris Zhang" w:date="2022-12-26T23:19:00Z">
        <w:r>
          <w:t>M</w:t>
        </w:r>
      </w:ins>
      <w:ins w:id="298" w:author="Iris Zhang" w:date="2022-12-19T21:09:00Z">
        <w:r>
          <w:t xml:space="preserve">ore research is needed </w:t>
        </w:r>
      </w:ins>
      <w:ins w:id="299" w:author="Iris Zhang" w:date="2022-12-26T22:54:00Z">
        <w:r>
          <w:t xml:space="preserve">to </w:t>
        </w:r>
      </w:ins>
      <w:ins w:id="300" w:author="Iris Zhang" w:date="2022-12-27T10:57:00Z">
        <w:r>
          <w:t xml:space="preserve">better </w:t>
        </w:r>
      </w:ins>
      <w:ins w:id="301" w:author="Iris Zhang" w:date="2022-12-26T22:54:00Z">
        <w:r>
          <w:t>explain th</w:t>
        </w:r>
      </w:ins>
      <w:ins w:id="302" w:author="Iris Zhang" w:date="2022-12-27T10:57:00Z">
        <w:r>
          <w:t>is</w:t>
        </w:r>
      </w:ins>
      <w:ins w:id="303" w:author="Iris Zhang" w:date="2022-12-26T22:54:00Z">
        <w:r>
          <w:t xml:space="preserve"> selective effective</w:t>
        </w:r>
      </w:ins>
      <w:ins w:id="304" w:author="Iris Zhang" w:date="2022-12-26T23:19:00Z">
        <w:r>
          <w:t>nes</w:t>
        </w:r>
      </w:ins>
      <w:ins w:id="305" w:author="Iris Zhang" w:date="2022-12-26T22:54:00Z">
        <w:r>
          <w:t>s of the VRA</w:t>
        </w:r>
      </w:ins>
      <w:ins w:id="306" w:author="Iris Zhang" w:date="2022-12-26T23:19:00Z">
        <w:r>
          <w:t xml:space="preserve"> and the unexpected divergence between covered and uncovered municipalities after </w:t>
        </w:r>
        <w:r w:rsidRPr="00C76A48">
          <w:rPr>
            <w:i/>
            <w:iCs/>
            <w:rPrChange w:id="307" w:author="Iris Zhang" w:date="2022-12-26T23:19:00Z">
              <w:rPr/>
            </w:rPrChange>
          </w:rPr>
          <w:t>Shelby</w:t>
        </w:r>
      </w:ins>
      <w:ins w:id="308" w:author="Iris Zhang" w:date="2022-12-19T21:10:00Z">
        <w:r>
          <w:t xml:space="preserve">. </w:t>
        </w:r>
      </w:ins>
      <w:del w:id="309" w:author="Iris Zhang" w:date="2022-12-19T20:52:00Z">
        <w:r w:rsidDel="00A45078">
          <w:delText xml:space="preserve">minority voter suppression is cause for ongoing scrutiny. </w:delText>
        </w:r>
      </w:del>
    </w:p>
    <w:p w14:paraId="0D9367A8" w14:textId="56D989EF" w:rsidR="008D3F8E" w:rsidRDefault="008D3F8E" w:rsidP="00CF7C95">
      <w:pPr>
        <w:spacing w:line="480" w:lineRule="auto"/>
        <w:ind w:firstLine="720"/>
        <w:pPrChange w:id="310" w:author="Iris Zhang" w:date="2023-01-03T11:01:00Z">
          <w:pPr>
            <w:spacing w:line="360" w:lineRule="auto"/>
            <w:ind w:firstLine="720"/>
          </w:pPr>
        </w:pPrChange>
      </w:pPr>
      <w:r>
        <w:t xml:space="preserve">This study contributes to research on administrative boundaries as a source of racial inequality, the limitations of regulations in preventing racial exclusion, and the enduring bright Black/non-Black racial boundary. </w:t>
      </w:r>
      <w:moveFromRangeStart w:id="311" w:author="Iris Zhang" w:date="2022-12-19T21:11:00Z" w:name="move122376687"/>
      <w:moveFrom w:id="312" w:author="Iris Zhang" w:date="2022-12-19T21:11:00Z">
        <w:r w:rsidDel="00696250">
          <w:t xml:space="preserve">First, I highlight the importance of an understudied method through which municipalities can shape their racial composition, which has implications for macro-segregation </w:t>
        </w:r>
        <w:r w:rsidDel="00696250">
          <w:fldChar w:fldCharType="begin"/>
        </w:r>
        <w:r w:rsidDel="00696250">
          <w:instrText xml:space="preserve"> ADDIN ZOTERO_ITEM CSL_CITATION {"citationID":"j0qFaZW4","properties":{"formattedCitation":"(Lichter et al. 2015)","plainCitation":"(Lichter et al.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Del="00696250">
          <w:fldChar w:fldCharType="separate"/>
        </w:r>
        <w:r w:rsidDel="00696250">
          <w:rPr>
            <w:noProof/>
          </w:rPr>
          <w:t>(Lichter et al. 2015)</w:t>
        </w:r>
        <w:r w:rsidDel="00696250">
          <w:fldChar w:fldCharType="end"/>
        </w:r>
        <w:r w:rsidDel="00696250">
          <w:t xml:space="preserve">. I echo other research showing that place matters and the importance of centering municipal practices in understanding racial inequality </w:t>
        </w:r>
        <w:r w:rsidDel="00696250">
          <w:fldChar w:fldCharType="begin"/>
        </w:r>
        <w:r w:rsidDel="00696250">
          <w:instrText xml:space="preserve"> ADDIN ZOTERO_ITEM CSL_CITATION {"citationID":"ht25W8Id","properties":{"formattedCitation":"(Judd 2005; Lichter et al. 2015; Trounstine 2009)","plainCitation":"(Judd 2005; Lichter et al. 2015; Trounstine 2009)","noteIndex":0},"citationItems":[{"id":721,"uris":["http://zotero.org/users/9022956/items/H6993MJN"],"itemData":{"id":721,"type":"article-journal","abstract":"For some time urban scholars in political science have been estranged from the mainstream scholarship of their discipline. In this article I offer three explanations for this phenomenon. First, in the 1960s urban scholarship became wedded to the political project of savings the cities—an ideological commitment that still colors urban research. Second, urban scholarship continues to reflect the reform traditions inherited from the Progressive Period. Third, urban scholars have been prone to excessive rhetoric when describing the urban condition. These three tendencies have combined to make the study of cities a somewhat insular enterprise.","container-title":"Urban Affairs Review","DOI":"10.1177/1078087405280197","ISSN":"1078-0874","issue":"2","journalAbbreviation":"Urban Affairs Review","language":"en","note":"publisher: SAGE Publications Inc","page":"119-131","source":"SAGE Journals","title":"Everything is Always Going to Hell: Urban Scholars as End-Times Prophets","title-short":"Everything is Always Going to Hell","volume":"41","author":[{"family":"Judd","given":"Dennis R."}],"issued":{"date-parts":[["2005",11,1]]}}},{"id":304,"uris":["http://zotero.org/users/9022956/items/S7JQ3RW7"],"itemData":{"id":304,"type":"article-journal","abstract":"This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rsidDel="00696250">
          <w:fldChar w:fldCharType="separate"/>
        </w:r>
        <w:r w:rsidDel="00696250">
          <w:rPr>
            <w:noProof/>
          </w:rPr>
          <w:t>(Judd 2005; Lichter et al. 2015; Trounstine 2009)</w:t>
        </w:r>
        <w:r w:rsidDel="00696250">
          <w:fldChar w:fldCharType="end"/>
        </w:r>
        <w:r w:rsidDel="00696250">
          <w:t xml:space="preserve">. Second, I provide empirical evidence that Section 5 was limited in effectiveness against strategic annexations used to dilute minority voting power across the country. Finally, I show significant differences in outcomes for Black versus non-Black racial minority groups in the process of annexation that signal persistent Black exceptionalism in residential racial discrimination </w:t>
        </w:r>
        <w:r w:rsidDel="00696250">
          <w:fldChar w:fldCharType="begin"/>
        </w:r>
        <w:r w:rsidDel="00696250">
          <w:instrText xml:space="preserve"> ADDIN ZOTERO_ITEM CSL_CITATION {"citationID":"fZquzqBW","properties":{"formattedCitation":"(Parisi, Lichter, and Taquino 2011)","plainCitation":"(Parisi, Lichter, and Taquino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Del="00696250">
          <w:fldChar w:fldCharType="separate"/>
        </w:r>
        <w:r w:rsidDel="00696250">
          <w:rPr>
            <w:noProof/>
          </w:rPr>
          <w:t>(Parisi, Lichter, and Taquino 2011)</w:t>
        </w:r>
        <w:r w:rsidDel="00696250">
          <w:fldChar w:fldCharType="end"/>
        </w:r>
        <w:r w:rsidDel="00696250">
          <w:t xml:space="preserve">. </w:t>
        </w:r>
      </w:moveFrom>
      <w:moveFromRangeEnd w:id="311"/>
    </w:p>
    <w:p w14:paraId="725AA625" w14:textId="77777777" w:rsidR="008D3F8E" w:rsidRDefault="008D3F8E" w:rsidP="00CF7C95">
      <w:pPr>
        <w:spacing w:line="480" w:lineRule="auto"/>
        <w:ind w:firstLine="720"/>
        <w:pPrChange w:id="313" w:author="Iris Zhang" w:date="2023-01-03T11:01:00Z">
          <w:pPr>
            <w:spacing w:line="360" w:lineRule="auto"/>
            <w:ind w:firstLine="720"/>
          </w:pPr>
        </w:pPrChange>
      </w:pPr>
    </w:p>
    <w:p w14:paraId="28C4907F" w14:textId="32A81AF7" w:rsidR="008D3F8E" w:rsidDel="00EE10DD" w:rsidRDefault="008D3F8E" w:rsidP="00CF7C95">
      <w:pPr>
        <w:spacing w:line="480" w:lineRule="auto"/>
        <w:rPr>
          <w:del w:id="314" w:author="Iris Zhang" w:date="2023-01-03T11:01:00Z"/>
          <w:b/>
          <w:bCs/>
        </w:rPr>
        <w:pPrChange w:id="315" w:author="Iris Zhang" w:date="2023-01-03T11:01:00Z">
          <w:pPr>
            <w:spacing w:line="360" w:lineRule="auto"/>
          </w:pPr>
        </w:pPrChange>
      </w:pPr>
      <w:del w:id="316" w:author="Iris Zhang" w:date="2022-12-27T19:03:00Z">
        <w:r w:rsidRPr="008F6D2C" w:rsidDel="004B0505">
          <w:rPr>
            <w:b/>
            <w:bCs/>
          </w:rPr>
          <w:delText xml:space="preserve">Background </w:delText>
        </w:r>
      </w:del>
      <w:ins w:id="317" w:author="Iris Zhang" w:date="2022-12-27T19:03:00Z">
        <w:r w:rsidR="004B0505">
          <w:rPr>
            <w:b/>
            <w:bCs/>
          </w:rPr>
          <w:t>BACKGROUND</w:t>
        </w:r>
      </w:ins>
    </w:p>
    <w:p w14:paraId="39C07CC8" w14:textId="77777777" w:rsidR="008D3F8E" w:rsidRDefault="008D3F8E" w:rsidP="00CF7C95">
      <w:pPr>
        <w:spacing w:line="480" w:lineRule="auto"/>
        <w:rPr>
          <w:b/>
          <w:bCs/>
        </w:rPr>
        <w:pPrChange w:id="318" w:author="Iris Zhang" w:date="2023-01-03T11:01:00Z">
          <w:pPr>
            <w:spacing w:line="360" w:lineRule="auto"/>
          </w:pPr>
        </w:pPrChange>
      </w:pPr>
    </w:p>
    <w:p w14:paraId="1824B3D0" w14:textId="0DFADD98" w:rsidR="008D3F8E" w:rsidRPr="004B0505" w:rsidRDefault="008D3F8E" w:rsidP="00CF7C95">
      <w:pPr>
        <w:spacing w:line="480" w:lineRule="auto"/>
        <w:rPr>
          <w:b/>
          <w:bCs/>
          <w:rPrChange w:id="319" w:author="Iris Zhang" w:date="2022-12-27T19:03:00Z">
            <w:rPr/>
          </w:rPrChange>
        </w:rPr>
        <w:pPrChange w:id="320" w:author="Iris Zhang" w:date="2023-01-03T11:01:00Z">
          <w:pPr>
            <w:spacing w:line="360" w:lineRule="auto"/>
          </w:pPr>
        </w:pPrChange>
      </w:pPr>
      <w:r w:rsidRPr="004B0505">
        <w:rPr>
          <w:b/>
          <w:bCs/>
          <w:rPrChange w:id="321" w:author="Iris Zhang" w:date="2022-12-27T19:03:00Z">
            <w:rPr>
              <w:i/>
              <w:iCs/>
            </w:rPr>
          </w:rPrChange>
        </w:rPr>
        <w:t xml:space="preserve">Federal </w:t>
      </w:r>
      <w:ins w:id="322" w:author="Iris Zhang" w:date="2023-01-03T11:02:00Z">
        <w:r w:rsidR="00EE10DD">
          <w:rPr>
            <w:b/>
            <w:bCs/>
          </w:rPr>
          <w:t>O</w:t>
        </w:r>
      </w:ins>
      <w:del w:id="323" w:author="Iris Zhang" w:date="2023-01-03T11:02:00Z">
        <w:r w:rsidRPr="004B0505" w:rsidDel="00EE10DD">
          <w:rPr>
            <w:b/>
            <w:bCs/>
            <w:rPrChange w:id="324" w:author="Iris Zhang" w:date="2022-12-27T19:03:00Z">
              <w:rPr>
                <w:i/>
                <w:iCs/>
              </w:rPr>
            </w:rPrChange>
          </w:rPr>
          <w:delText>o</w:delText>
        </w:r>
      </w:del>
      <w:r w:rsidRPr="004B0505">
        <w:rPr>
          <w:b/>
          <w:bCs/>
          <w:rPrChange w:id="325" w:author="Iris Zhang" w:date="2022-12-27T19:03:00Z">
            <w:rPr>
              <w:i/>
              <w:iCs/>
            </w:rPr>
          </w:rPrChange>
        </w:rPr>
        <w:t xml:space="preserve">versight </w:t>
      </w:r>
      <w:del w:id="326" w:author="Iris Zhang" w:date="2023-01-03T11:02:00Z">
        <w:r w:rsidRPr="004B0505" w:rsidDel="00EE10DD">
          <w:rPr>
            <w:b/>
            <w:bCs/>
            <w:rPrChange w:id="327" w:author="Iris Zhang" w:date="2022-12-27T19:03:00Z">
              <w:rPr>
                <w:i/>
                <w:iCs/>
              </w:rPr>
            </w:rPrChange>
          </w:rPr>
          <w:delText xml:space="preserve">and </w:delText>
        </w:r>
      </w:del>
      <w:ins w:id="328" w:author="Iris Zhang" w:date="2023-01-03T11:02:00Z">
        <w:r w:rsidR="00EE10DD">
          <w:rPr>
            <w:b/>
            <w:bCs/>
          </w:rPr>
          <w:t>Through</w:t>
        </w:r>
        <w:r w:rsidR="00EE10DD" w:rsidRPr="004B0505">
          <w:rPr>
            <w:b/>
            <w:bCs/>
            <w:rPrChange w:id="329" w:author="Iris Zhang" w:date="2022-12-27T19:03:00Z">
              <w:rPr>
                <w:i/>
                <w:iCs/>
              </w:rPr>
            </w:rPrChange>
          </w:rPr>
          <w:t xml:space="preserve"> </w:t>
        </w:r>
      </w:ins>
      <w:r w:rsidRPr="004B0505">
        <w:rPr>
          <w:b/>
          <w:bCs/>
          <w:rPrChange w:id="330" w:author="Iris Zhang" w:date="2022-12-27T19:03:00Z">
            <w:rPr>
              <w:i/>
              <w:iCs/>
            </w:rPr>
          </w:rPrChange>
        </w:rPr>
        <w:t>Section 5 Preclearance</w:t>
      </w:r>
    </w:p>
    <w:p w14:paraId="5312FF97" w14:textId="291BF199" w:rsidR="008D3F8E" w:rsidDel="00432BC7" w:rsidRDefault="008D3F8E" w:rsidP="00CF7C95">
      <w:pPr>
        <w:spacing w:line="480" w:lineRule="auto"/>
        <w:rPr>
          <w:del w:id="331" w:author="Iris Zhang" w:date="2022-12-27T19:19:00Z"/>
        </w:rPr>
        <w:pPrChange w:id="332" w:author="Iris Zhang" w:date="2023-01-03T11:01:00Z">
          <w:pPr>
            <w:spacing w:line="360" w:lineRule="auto"/>
          </w:pPr>
        </w:pPrChange>
      </w:pPr>
      <w:del w:id="333" w:author="Iris Zhang" w:date="2022-12-27T19:19:00Z">
        <w:r w:rsidDel="00432BC7">
          <w:delText xml:space="preserve">While local governments are responsible for the vast majority of the type of day-to-day policymaking that influence people’s lives </w:delText>
        </w:r>
        <w:r w:rsidDel="00432BC7">
          <w:fldChar w:fldCharType="begin"/>
        </w:r>
        <w:r w:rsidDel="00432BC7">
          <w:delInstrText xml:space="preserve"> ADDIN ZOTERO_ITEM CSL_CITATION {"citationID":"Z254kFZa","properties":{"formattedCitation":"(Trounstine 2009)","plainCitation":"(Trounstine 2009)","noteIndex":0},"citationItems":[{"id":720,"uris":["http://zotero.org/users/9022956/items/BV9X5KG7"],"itemData":{"id":720,"type":"article-journal","abstract":"The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delInstrText>
        </w:r>
        <w:r w:rsidDel="00432BC7">
          <w:fldChar w:fldCharType="separate"/>
        </w:r>
        <w:r w:rsidDel="00432BC7">
          <w:rPr>
            <w:noProof/>
          </w:rPr>
          <w:delText>(Trounstine 2009)</w:delText>
        </w:r>
        <w:r w:rsidDel="00432BC7">
          <w:fldChar w:fldCharType="end"/>
        </w:r>
        <w:r w:rsidDel="00432BC7">
          <w:delText xml:space="preserve">, federal policymaking undeniably shapes the racial geography of places </w:delText>
        </w:r>
        <w:r w:rsidDel="00432BC7">
          <w:fldChar w:fldCharType="begin"/>
        </w:r>
        <w:r w:rsidDel="00432BC7">
          <w:delInstrText xml:space="preserve"> ADDIN ZOTERO_ITEM CSL_CITATION {"citationID":"QnPmhCKV","properties":{"formattedCitation":"(Faber 2020; Rothstein 2017)","plainCitation":"(Faber 2020; Rothstein 2017)","noteIndex":0},"citationItems":[{"id":843,"uris":["http://zotero.org/users/9022956/items/JEDIQCSJ"],"itemData":{"id":843,"type":"article-journal","abstract":"The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W."}],"issued":{"date-parts":[["2020",10,1]]}}},{"id":841,"uris":["http://zotero.org/users/9022956/items/UEE4NLHX"],"itemData":{"id":841,"type":"book","abstract":"New York Times Bestseller - Notable Book of the Year - Editors' Choice Selection One of Bill Gates' \"Amazing Books\" of the Year One of Publishers Weekly's 10 Best Books of the Year Longlisted for the National Book Award for Nonfiction An NPR Best Book of the Year Winner of the Hillman Prize for Nonfiction Gold Winner - California Book Award (Nonfiction) Finalist - Los Angeles Times Book Prize (History) Finalist - Brooklyn Public Library Literary Prize This \"powerful and disturbing history\" exposes how American governments deliberately imposed racial segregation on metropolitan areas nationwide (New York Times Book Review). Widely heralded as a \"masterful\" (Washington Post) and \"essential\" (Slate) history of the modern American metropolis, Richard Rothstein's The Color of Law offers \"the most forceful argument ever published on how federal, state, and local governments gave rise to and reinforced neighborhood segregation\" (William Julius Wilson). Exploding the myth of de facto segregation arising from private prejudice or the unintended consequences of economic forces, Rothstein describes how the American government systematically imposed residential segregation: with undisguised racial zoning; public housing that purposefully segregated previously mixed communities; subsidies for builders to create whites-only suburbs; tax exemptions for institutions that enforced segregation; and support for violent resistance to African Americans in white neighborhoods. A groundbreaking, \"virtually indispensable\" study that has already transformed our understanding of twentieth-century urban history (Chicago Daily Observer), The Color of Law forces us to face the obligation to remedy our unconstitutional past","call-number":"E185.61 R534 2017","event-place":"New York, NY","ISBN":"978-1-63149-286-0","note":"medium: electronic resource","number-of-pages":"1","publisher":"Liveright Publishing Corporation","publisher-place":"New York, NY","source":"Library Catalog (Blacklight)","title":"The color of law: A forgotten history of how our government segregated america","title-short":"The color of law","URL":"http://link.overdrive.com/?websiteID=201995&amp;titleID=3010031","author":[{"family":"Rothstein","given":"Richard"}],"accessed":{"date-parts":[["2022",7,20]]},"issued":{"date-parts":[["2017"]]}}}],"schema":"https://github.com/citation-style-language/schema/raw/master/csl-citation.json"} </w:delInstrText>
        </w:r>
        <w:r w:rsidDel="00432BC7">
          <w:fldChar w:fldCharType="separate"/>
        </w:r>
        <w:r w:rsidDel="00432BC7">
          <w:rPr>
            <w:noProof/>
          </w:rPr>
          <w:delText>(Faber 2020; Rothstein 2017)</w:delText>
        </w:r>
        <w:r w:rsidDel="00432BC7">
          <w:fldChar w:fldCharType="end"/>
        </w:r>
        <w:r w:rsidDel="00432BC7">
          <w:delText xml:space="preserve">. Federal policies can cement racially exclusionary practices </w:delText>
        </w:r>
        <w:r w:rsidDel="00432BC7">
          <w:fldChar w:fldCharType="begin"/>
        </w:r>
        <w:r w:rsidDel="00432BC7">
          <w:delInstrText xml:space="preserve"> ADDIN ZOTERO_ITEM CSL_CITATION {"citationID":"J5Z6d1uM","properties":{"formattedCitation":"(Faber 2020)","plainCitation":"(Faber 2020)","noteIndex":0},"citationItems":[{"id":843,"uris":["http://zotero.org/users/9022956/items/JEDIQCSJ"],"itemData":{"id":843,"type":"article-journal","abstract":"The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W."}],"issued":{"date-parts":[["2020",10,1]]}},"label":"page"}],"schema":"https://github.com/citation-style-language/schema/raw/master/csl-citation.json"} </w:delInstrText>
        </w:r>
        <w:r w:rsidDel="00432BC7">
          <w:fldChar w:fldCharType="separate"/>
        </w:r>
        <w:r w:rsidDel="00432BC7">
          <w:rPr>
            <w:noProof/>
          </w:rPr>
          <w:delText>(Faber 2020)</w:delText>
        </w:r>
        <w:r w:rsidDel="00432BC7">
          <w:fldChar w:fldCharType="end"/>
        </w:r>
        <w:r w:rsidDel="00432BC7">
          <w:delText xml:space="preserve">, but they can also be </w:delText>
        </w:r>
      </w:del>
      <w:del w:id="334" w:author="Iris Zhang" w:date="2022-12-19T21:39:00Z">
        <w:r w:rsidDel="00B41087">
          <w:delText xml:space="preserve">important </w:delText>
        </w:r>
      </w:del>
      <w:del w:id="335" w:author="Iris Zhang" w:date="2022-12-27T19:19:00Z">
        <w:r w:rsidDel="00432BC7">
          <w:delText xml:space="preserve">sources of protection for minority rights. </w:delText>
        </w:r>
      </w:del>
      <w:r>
        <w:t>In 1965, Congress enacted the Voting Rights Act</w:t>
      </w:r>
      <w:del w:id="336" w:author="Iris Zhang" w:date="2022-12-19T21:40:00Z">
        <w:r w:rsidDel="00B41087">
          <w:delText>, one of the most important pieces of federal civil rights legislation</w:delText>
        </w:r>
      </w:del>
      <w:r>
        <w:t xml:space="preserve"> </w:t>
      </w:r>
      <w:ins w:id="337" w:author="Iris Zhang" w:date="2022-12-19T23:05:00Z">
        <w:r>
          <w:t xml:space="preserve">(VRA) </w:t>
        </w:r>
      </w:ins>
      <w:r>
        <w:t xml:space="preserve">to ensure </w:t>
      </w:r>
      <w:del w:id="338" w:author="Iris Zhang" w:date="2022-12-19T21:40:00Z">
        <w:r w:rsidDel="00B41087">
          <w:delText xml:space="preserve">that </w:delText>
        </w:r>
      </w:del>
      <w:r>
        <w:t>that citizens’ rights to free and fair elections would be guaranteed without racial discrimination.</w:t>
      </w:r>
      <w:r>
        <w:rPr>
          <w:rStyle w:val="EndnoteReference"/>
        </w:rPr>
        <w:endnoteReference w:id="4"/>
      </w:r>
      <w:r>
        <w:t xml:space="preserve"> </w:t>
      </w:r>
      <w:ins w:id="343" w:author="Iris Zhang" w:date="2022-12-27T11:54:00Z">
        <w:r>
          <w:t>Study after study hails the VRA as “the most important and most successful of the civil rights laws from the 1960s”</w:t>
        </w:r>
        <w:r>
          <w:t xml:space="preserve"> for its effects </w:t>
        </w:r>
      </w:ins>
      <w:ins w:id="344" w:author="Iris Zhang" w:date="2022-12-27T11:55:00Z">
        <w:r>
          <w:t>not only</w:t>
        </w:r>
      </w:ins>
      <w:ins w:id="345" w:author="Iris Zhang" w:date="2022-12-27T11:54:00Z">
        <w:r>
          <w:t xml:space="preserve"> </w:t>
        </w:r>
      </w:ins>
      <w:ins w:id="346" w:author="Iris Zhang" w:date="2022-12-27T11:56:00Z">
        <w:r>
          <w:t xml:space="preserve">on </w:t>
        </w:r>
      </w:ins>
      <w:ins w:id="347" w:author="Iris Zhang" w:date="2022-12-27T11:54:00Z">
        <w:r>
          <w:t>increasing minority political representation</w:t>
        </w:r>
      </w:ins>
      <w:ins w:id="348" w:author="Iris Zhang" w:date="2022-12-27T11:56:00Z">
        <w:r>
          <w:t xml:space="preserve">, but also on increasing overall representation of minority political interests, </w:t>
        </w:r>
      </w:ins>
      <w:ins w:id="349" w:author="Iris Zhang" w:date="2022-12-27T11:54:00Z">
        <w:r>
          <w:t>at all levels of government</w:t>
        </w:r>
        <w:r>
          <w:t xml:space="preserve"> </w:t>
        </w:r>
      </w:ins>
      <w:r w:rsidR="00125118">
        <w:fldChar w:fldCharType="begin"/>
      </w:r>
      <w:r w:rsidR="00125118">
        <w:instrText xml:space="preserve"> ADDIN ZOTERO_ITEM CSL_CITATION {"citationID":"L0L8xbbe","properties":{"formattedCitation":"(Issacharoff 2013, 100; Sass and Mehay 1995; Schuit and Rogowski 2017; Shah, Marschall, and Ruhil 2013)","plainCitation":"(Issacharoff 2013, 100; Sass and Mehay 1995; Schuit and Rogowski 2017; Shah, Marschall, and Ruhil 2013)","noteIndex":0},"citationItems":[{"id":1214,"uris":["http://zotero.org/users/9022956/items/CDZKXSKU"],"itemData":{"id":1214,"type":"article-journal","container-title":"Harvard Law Review","ISSN":"0017-811X","issue":"1","note":"publisher: The Harvard Law Review Association","page":"95-126","source":"JSTOR","title":"Beyond the Discrimination Model on Voting","volume":"127","author":[{"family":"Issacharoff","given":"Samuel"}],"issued":{"date-parts":[["2013"]]}},"locator":"100","label":"page"},{"id":1212,"uris":["http://zotero.org/users/9022956/items/9GJKSA4E"],"itemData":{"id":1212,"type":"article-journal","abstract":"Over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L."}],"issued":{"date-parts":[["1995",10]]}}},{"id":1215,"uris":["http://zotero.org/users/9022956/items/Q8AWDFBL"],"itemData":{"id":1215,"type":"article-journal","abstract":"Despite wide scholarly interest in the Voting Rights Act, surprisingly little is known about how its specific provisions affected Black political representation. In this article, we draw on theories of electoral accountability to evaluate the effect of Section 5 of the Voting Rights Act, the preclearance provision, on the representation of Black interests in the 86th to 105th congresses. We find that members of Congress who represented jurisdictions subject to the preclearance requirement were substantially more supportive of civil rights–related legislation than legislators who did not represent covered jurisdictions. Moreover, we report that the effects were stronger when Black voters composed larger portions of the electorate and in more competitive districts. This result is robust to a wide range of model specifications and empirical strategies, and it persists over the entire time period under study. Our findings have especially important implications given the Supreme Court's recent decision in Shelby County v. Holder.","container-title":"American Journal of Political Science","DOI":"10.1111/ajps.12284","ISSN":"1540-5907","issue":"3","language":"en","note":"_eprint: https://onlinelibrary.wiley.com/doi/pdf/10.1111/ajps.12284","page":"513-526","source":"Wiley Online Library","title":"Race, Representation, and the Voting Rights Act","volume":"61","author":[{"family":"Schuit","given":"Sophie"},{"family":"Rogowski","given":"Jon C."}],"issued":{"date-parts":[["2017"]]}}},{"id":1211,"uris":["http://zotero.org/users/9022956/items/RVAVKZRC"],"itemData":{"id":1211,"type":"article-journal","abstract":"Sound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S."}],"issued":{"date-parts":[["2013",10]]}}}],"schema":"https://github.com/citation-style-language/schema/raw/master/csl-citation.json"} </w:instrText>
      </w:r>
      <w:r w:rsidR="00125118">
        <w:fldChar w:fldCharType="separate"/>
      </w:r>
      <w:r w:rsidR="00125118">
        <w:rPr>
          <w:noProof/>
        </w:rPr>
        <w:t>(Issacharoff 2013, 100; Sass and Mehay 1995; Schuit and Rogowski 2017; Shah, Marschall, and Ruhil 2013)</w:t>
      </w:r>
      <w:r w:rsidR="00125118">
        <w:fldChar w:fldCharType="end"/>
      </w:r>
      <w:ins w:id="350" w:author="Iris Zhang" w:date="2022-12-27T11:54:00Z">
        <w:r>
          <w:t>.</w:t>
        </w:r>
      </w:ins>
      <w:ins w:id="351" w:author="Iris Zhang" w:date="2022-12-27T19:19:00Z">
        <w:r w:rsidR="00432BC7">
          <w:t xml:space="preserve"> </w:t>
        </w:r>
      </w:ins>
    </w:p>
    <w:p w14:paraId="1AE41335" w14:textId="0C10C46C" w:rsidR="008D3F8E" w:rsidRDefault="008D3F8E" w:rsidP="00CF7C95">
      <w:pPr>
        <w:spacing w:line="480" w:lineRule="auto"/>
        <w:pPrChange w:id="352" w:author="Iris Zhang" w:date="2023-01-03T11:01:00Z">
          <w:pPr>
            <w:spacing w:line="360" w:lineRule="auto"/>
            <w:ind w:firstLine="720"/>
          </w:pPr>
        </w:pPrChange>
      </w:pPr>
      <w:del w:id="353" w:author="Iris Zhang" w:date="2022-12-27T19:19:00Z">
        <w:r w:rsidDel="00432BC7">
          <w:delText xml:space="preserve">One mechanism for federal oversight in the VRA was </w:delText>
        </w:r>
      </w:del>
      <w:del w:id="354" w:author="Iris Zhang" w:date="2022-12-19T23:05:00Z">
        <w:r w:rsidRPr="001A4BEB" w:rsidDel="00F9516A">
          <w:rPr>
            <w:i/>
            <w:iCs/>
            <w:rPrChange w:id="355" w:author="Iris Zhang" w:date="2022-12-27T12:16:00Z">
              <w:rPr/>
            </w:rPrChange>
          </w:rPr>
          <w:delText xml:space="preserve">called </w:delText>
        </w:r>
      </w:del>
      <w:del w:id="356" w:author="Iris Zhang" w:date="2022-12-19T23:06:00Z">
        <w:r w:rsidRPr="001A4BEB" w:rsidDel="00F9516A">
          <w:rPr>
            <w:i/>
            <w:iCs/>
            <w:rPrChange w:id="357" w:author="Iris Zhang" w:date="2022-12-27T12:16:00Z">
              <w:rPr/>
            </w:rPrChange>
          </w:rPr>
          <w:delText>“</w:delText>
        </w:r>
      </w:del>
      <w:del w:id="358" w:author="Iris Zhang" w:date="2022-12-27T19:19:00Z">
        <w:r w:rsidRPr="001A4BEB" w:rsidDel="00432BC7">
          <w:rPr>
            <w:i/>
            <w:iCs/>
            <w:rPrChange w:id="359" w:author="Iris Zhang" w:date="2022-12-27T12:16:00Z">
              <w:rPr/>
            </w:rPrChange>
          </w:rPr>
          <w:delText>preclearance</w:delText>
        </w:r>
      </w:del>
      <w:del w:id="360" w:author="Iris Zhang" w:date="2022-12-19T23:06:00Z">
        <w:r w:rsidDel="00F9516A">
          <w:delText>”</w:delText>
        </w:r>
      </w:del>
      <w:del w:id="361" w:author="Iris Zhang" w:date="2022-12-27T19:19:00Z">
        <w:r w:rsidDel="00432BC7">
          <w:delText>: u</w:delText>
        </w:r>
      </w:del>
      <w:ins w:id="362" w:author="Iris Zhang" w:date="2022-12-27T19:19:00Z">
        <w:r w:rsidR="00432BC7">
          <w:t>U</w:t>
        </w:r>
      </w:ins>
      <w:r>
        <w:t>nder Section 5</w:t>
      </w:r>
      <w:ins w:id="363" w:author="Iris Zhang" w:date="2022-12-27T19:19:00Z">
        <w:r w:rsidR="00432BC7">
          <w:t xml:space="preserve"> of the VRA</w:t>
        </w:r>
      </w:ins>
      <w:r>
        <w:t xml:space="preserve">, jurisdictions subject to the </w:t>
      </w:r>
      <w:r w:rsidRPr="00432BC7">
        <w:rPr>
          <w:i/>
          <w:iCs/>
          <w:rPrChange w:id="364" w:author="Iris Zhang" w:date="2022-12-27T19:19:00Z">
            <w:rPr/>
          </w:rPrChange>
        </w:rPr>
        <w:t>preclearance</w:t>
      </w:r>
      <w:r>
        <w:t xml:space="preserve"> requirement </w:t>
      </w:r>
      <w:del w:id="365" w:author="Iris Zhang" w:date="2022-12-27T19:20:00Z">
        <w:r w:rsidDel="000840B5">
          <w:delText xml:space="preserve">must submit any </w:delText>
        </w:r>
      </w:del>
      <w:del w:id="366" w:author="Iris Zhang" w:date="2022-12-19T23:06:00Z">
        <w:r w:rsidDel="00F9516A">
          <w:delText xml:space="preserve">proposed </w:delText>
        </w:r>
      </w:del>
      <w:del w:id="367" w:author="Iris Zhang" w:date="2022-12-27T19:20:00Z">
        <w:r w:rsidDel="000840B5">
          <w:delText>changes to election administration and jurisdictional boundaries to a federal court to “preclear” these changes before they come into effect.</w:delText>
        </w:r>
        <w:r w:rsidDel="000840B5">
          <w:rPr>
            <w:rStyle w:val="EndnoteReference"/>
          </w:rPr>
          <w:endnoteReference w:id="5"/>
        </w:r>
        <w:r w:rsidDel="000840B5">
          <w:delText xml:space="preserve"> </w:delText>
        </w:r>
      </w:del>
      <w:del w:id="374" w:author="Iris Zhang" w:date="2022-12-19T23:06:00Z">
        <w:r w:rsidDel="00F9516A">
          <w:delText>The burden of proof was placed on j</w:delText>
        </w:r>
      </w:del>
      <w:del w:id="375" w:author="Iris Zhang" w:date="2022-12-27T19:20:00Z">
        <w:r w:rsidDel="000840B5">
          <w:delText xml:space="preserve">urisdictions seeking preclearance </w:delText>
        </w:r>
      </w:del>
      <w:ins w:id="376" w:author="Iris Zhang" w:date="2022-12-19T23:06:00Z">
        <w:r>
          <w:t>must prove</w:t>
        </w:r>
      </w:ins>
      <w:ins w:id="377" w:author="Iris Zhang" w:date="2022-12-27T19:20:00Z">
        <w:r w:rsidR="000840B5">
          <w:t xml:space="preserve"> in federal court</w:t>
        </w:r>
      </w:ins>
      <w:ins w:id="378" w:author="Iris Zhang" w:date="2022-12-19T23:06:00Z">
        <w:r>
          <w:t xml:space="preserve"> </w:t>
        </w:r>
      </w:ins>
      <w:del w:id="379" w:author="Iris Zhang" w:date="2022-12-19T23:06:00Z">
        <w:r w:rsidDel="00F9516A">
          <w:delText xml:space="preserve">to demonstrate </w:delText>
        </w:r>
      </w:del>
      <w:r>
        <w:t>that the proposed changes would not result</w:t>
      </w:r>
      <w:del w:id="380" w:author="Iris Zhang" w:date="2022-12-27T19:20:00Z">
        <w:r w:rsidDel="000840B5">
          <w:delText>s</w:delText>
        </w:r>
      </w:del>
      <w:r>
        <w:t xml:space="preserve"> in disparate </w:t>
      </w:r>
      <w:ins w:id="381" w:author="Iris Zhang" w:date="2022-12-19T23:06:00Z">
        <w:r>
          <w:t xml:space="preserve">racial </w:t>
        </w:r>
      </w:ins>
      <w:r>
        <w:t>impact on political representation</w:t>
      </w:r>
      <w:ins w:id="382" w:author="Iris Zhang" w:date="2022-12-27T19:20:00Z">
        <w:r w:rsidR="000840B5">
          <w:t xml:space="preserve"> prior to enacting them</w:t>
        </w:r>
      </w:ins>
      <w:del w:id="383" w:author="Iris Zhang" w:date="2022-12-19T23:06:00Z">
        <w:r w:rsidDel="00F9516A">
          <w:delText xml:space="preserve"> by race</w:delText>
        </w:r>
      </w:del>
      <w:r>
        <w:t>.</w:t>
      </w:r>
      <w:ins w:id="384" w:author="Iris Zhang" w:date="2022-12-27T19:20:00Z">
        <w:r w:rsidR="000840B5">
          <w:rPr>
            <w:rStyle w:val="EndnoteReference"/>
          </w:rPr>
          <w:endnoteReference w:id="6"/>
        </w:r>
      </w:ins>
      <w:r>
        <w:t xml:space="preserve"> Section 4</w:t>
      </w:r>
      <w:ins w:id="387" w:author="Iris Zhang" w:date="2022-12-27T12:16:00Z">
        <w:r>
          <w:t>(b)</w:t>
        </w:r>
      </w:ins>
      <w:r>
        <w:t xml:space="preserve"> outlined a </w:t>
      </w:r>
      <w:del w:id="388" w:author="Iris Zhang" w:date="2022-12-19T23:06:00Z">
        <w:r w:rsidDel="00F9516A">
          <w:delText>“</w:delText>
        </w:r>
      </w:del>
      <w:del w:id="389" w:author="Iris Zhang" w:date="2022-12-27T12:16:00Z">
        <w:r w:rsidDel="007733DD">
          <w:delText xml:space="preserve">coverage </w:delText>
        </w:r>
      </w:del>
      <w:r>
        <w:t>formula</w:t>
      </w:r>
      <w:del w:id="390" w:author="Iris Zhang" w:date="2022-12-19T23:06:00Z">
        <w:r w:rsidDel="00F9516A">
          <w:delText>”</w:delText>
        </w:r>
      </w:del>
      <w:r>
        <w:t xml:space="preserve"> for determining </w:t>
      </w:r>
      <w:del w:id="391" w:author="Iris Zhang" w:date="2022-12-19T23:06:00Z">
        <w:r w:rsidDel="00F9516A">
          <w:delText>which jurisdictions should be covered by this requirement</w:delText>
        </w:r>
      </w:del>
      <w:ins w:id="392" w:author="Iris Zhang" w:date="2022-12-19T23:06:00Z">
        <w:r>
          <w:t>coverage</w:t>
        </w:r>
      </w:ins>
      <w:r>
        <w:t>, using a combination of historical voter registration statistics and a demonstrated history of using racist voter suppression techniques like poll taxes and literacy tests.</w:t>
      </w:r>
      <w:r>
        <w:rPr>
          <w:rStyle w:val="EndnoteReference"/>
        </w:rPr>
        <w:endnoteReference w:id="7"/>
      </w:r>
      <w:r>
        <w:t xml:space="preserve"> Eight states in the South were covered entirely, a few states had only some counties covered, and a few counties in other states were at one time covered but later bailed out (released from oversight) after judicial review.</w:t>
      </w:r>
      <w:r>
        <w:rPr>
          <w:rStyle w:val="EndnoteReference"/>
        </w:rPr>
        <w:endnoteReference w:id="8"/>
      </w:r>
      <w:r>
        <w:t xml:space="preserve"> </w:t>
      </w:r>
      <w:del w:id="401" w:author="Iris Zhang" w:date="2022-12-27T11:54:00Z">
        <w:r w:rsidDel="005114A5">
          <w:fldChar w:fldCharType="begin"/>
        </w:r>
        <w:r w:rsidDel="005114A5">
          <w:delInstrText xml:space="preserve"> ADDIN ZOTERO_ITEM CSL_CITATION {"citationID":"ynxvm8AW","properties":{"formattedCitation":"(Issacharoff 2013:100)","plainCitation":"(Issacharoff 2013:100)","noteIndex":0},"citationItems":[{"id":1214,"uris":["http://zotero.org/users/9022956/items/CDZKXSKU"],"itemData":{"id":1214,"type":"article-journal","container-title":"Harvard Law Review","ISSN":"0017-811X","issue":"1","note":"publisher: The Harvard Law Review Association","page":"95-126","source":"JSTOR","title":"Beyond the Discrimination Model on Voting","volume":"127","author":[{"family":"Issacharoff","given":"Samuel"}],"issued":{"date-parts":[["2013"]]}},"locator":"100","label":"page"}],"schema":"https://github.com/citation-style-language/schema/raw/master/csl-citation.json"} </w:delInstrText>
        </w:r>
        <w:r w:rsidDel="005114A5">
          <w:fldChar w:fldCharType="separate"/>
        </w:r>
        <w:r w:rsidDel="005114A5">
          <w:rPr>
            <w:noProof/>
          </w:rPr>
          <w:delText>(Issacharoff 2013:100)</w:delText>
        </w:r>
        <w:r w:rsidDel="005114A5">
          <w:fldChar w:fldCharType="end"/>
        </w:r>
      </w:del>
      <w:r>
        <w:t xml:space="preserve">Municipal annexations were subject to the preclearance requirement under Section 5 because they could result in minority population dilution and threaten minority citizens’ right to fair representation in elections </w:t>
      </w:r>
      <w:r w:rsidR="00125118">
        <w:fldChar w:fldCharType="begin"/>
      </w:r>
      <w:r w:rsidR="00125118">
        <w:instrText xml:space="preserve"> ADDIN ZOTERO_ITEM CSL_CITATION {"citationID":"IuxguItB","properties":{"formattedCitation":"(Baumle,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(Baumle, Fossett, and Waren 2008; Berri 1989; Motomura 1982)</w:t>
      </w:r>
      <w:r w:rsidR="00125118">
        <w:fldChar w:fldCharType="end"/>
      </w:r>
      <w:r>
        <w:t>. Between the VRA’s enactment in 1965 to 2013, over 112,000 proposed municipal annexations were submitted to the Department of Justice seeking preclearance.</w:t>
      </w:r>
      <w:r>
        <w:rPr>
          <w:rStyle w:val="EndnoteReference"/>
        </w:rPr>
        <w:endnoteReference w:id="9"/>
      </w:r>
      <w:r>
        <w:t xml:space="preserve"> </w:t>
      </w:r>
      <w:del w:id="406" w:author="Iris Zhang" w:date="2022-12-19T23:07:00Z">
        <w:r w:rsidDel="004068EF">
          <w:delText xml:space="preserve">For covered jurisdictions, the burden of proof rested on the jurisdictions to show there will be no racially disparate effect of a proposed change on political representation </w:delText>
        </w:r>
        <w:r w:rsidDel="004068EF">
          <w:fldChar w:fldCharType="begin"/>
        </w:r>
        <w:r w:rsidDel="004068EF">
          <w:delInstrText xml:space="preserve"> ADDIN ZOTERO_ITEM CSL_CITATION {"citationID":"iO2CBMlD","properties":{"formattedCitation":"(Baumle et al. 2008; Berri 1989; Hardy 2020; Motomura 1982)","plainCitation":"(Baumle et al. 2008; Berri 1989; Hardy 2020;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delInstrText>
        </w:r>
        <w:r w:rsidDel="004068EF">
          <w:fldChar w:fldCharType="separate"/>
        </w:r>
        <w:r w:rsidDel="004068EF">
          <w:rPr>
            <w:noProof/>
          </w:rPr>
          <w:delText>(Baumle et al. 2008; Berri 1989; Hardy 2020; Motomura 1982)</w:delText>
        </w:r>
        <w:r w:rsidDel="004068EF">
          <w:fldChar w:fldCharType="end"/>
        </w:r>
        <w:r w:rsidDel="004068EF">
          <w:delText xml:space="preserve">. </w:delText>
        </w:r>
      </w:del>
    </w:p>
    <w:p w14:paraId="3AC19971" w14:textId="32373D83" w:rsidR="008D3F8E" w:rsidRDefault="008D3F8E" w:rsidP="00CF7C95">
      <w:pPr>
        <w:spacing w:line="480" w:lineRule="auto"/>
        <w:ind w:firstLine="720"/>
        <w:pPrChange w:id="407" w:author="Iris Zhang" w:date="2023-01-03T11:01:00Z">
          <w:pPr>
            <w:spacing w:line="360" w:lineRule="auto"/>
            <w:ind w:firstLine="720"/>
          </w:pPr>
        </w:pPrChange>
      </w:pPr>
      <w:r>
        <w:t>On June 25</w:t>
      </w:r>
      <w:r w:rsidRPr="00AD6119">
        <w:rPr>
          <w:vertAlign w:val="superscript"/>
        </w:rPr>
        <w:t>th</w:t>
      </w:r>
      <w:r>
        <w:t>, 2013, the coverage formula used in the Section 4 was ruled unconstitutional by the</w:t>
      </w:r>
      <w:del w:id="408" w:author="Iris Zhang" w:date="2022-12-19T23:07:00Z">
        <w:r w:rsidDel="004068EF">
          <w:delText xml:space="preserve"> US</w:delText>
        </w:r>
      </w:del>
      <w:r>
        <w:t xml:space="preserve"> Supreme Court in </w:t>
      </w:r>
      <w:r w:rsidRPr="003E4FDC">
        <w:rPr>
          <w:i/>
          <w:iCs/>
        </w:rPr>
        <w:t>Shelby v. Holder</w:t>
      </w:r>
      <w:r>
        <w:t>, thus</w:t>
      </w:r>
      <w:ins w:id="409" w:author="Iris Zhang" w:date="2022-12-19T23:08:00Z">
        <w:r>
          <w:t xml:space="preserve">, the </w:t>
        </w:r>
      </w:ins>
      <w:del w:id="410" w:author="Iris Zhang" w:date="2022-12-19T23:08:00Z">
        <w:r w:rsidDel="004068EF">
          <w:delText xml:space="preserve"> rendering the </w:delText>
        </w:r>
      </w:del>
      <w:r>
        <w:t xml:space="preserve">preclearance requirement in Section 5 </w:t>
      </w:r>
      <w:ins w:id="411" w:author="Iris Zhang" w:date="2022-12-19T23:08:00Z">
        <w:r>
          <w:t xml:space="preserve">is no </w:t>
        </w:r>
        <w:r>
          <w:lastRenderedPageBreak/>
          <w:t xml:space="preserve">longer </w:t>
        </w:r>
      </w:ins>
      <w:del w:id="412" w:author="Iris Zhang" w:date="2022-12-19T23:08:00Z">
        <w:r w:rsidDel="004068EF">
          <w:delText>un</w:delText>
        </w:r>
      </w:del>
      <w:r>
        <w:t>enforceable. Previously covered jurisdictions (referred to from now on as Section 5 jurisdictions) no longer need to submit preclearance requests.</w:t>
      </w:r>
      <w:r>
        <w:rPr>
          <w:rStyle w:val="EndnoteReference"/>
        </w:rPr>
        <w:endnoteReference w:id="10"/>
      </w:r>
      <w:r>
        <w:t xml:space="preserve"> On the same day that the decision was announced, multiple jurisdictions enacted voter ID laws that had previously been rejected at Section 5 hearings for having a racially disparate effect </w:t>
      </w:r>
      <w:r w:rsidR="00125118">
        <w:fldChar w:fldCharType="begin"/>
      </w:r>
      <w:r w:rsidR="00125118">
        <w:instrText xml:space="preserve"> ADDIN ZOTERO_ITEM CSL_CITATION {"citationID":"U8yt4YZd","properties":{"formattedCitation":"(Hardy 2020; Herron and Smith 2015)","plainCitation":"(Hardy 2020; Herron and Smith 2015)","noteIndex":0},"citationItems":[{"id":948,"uris":["http://zotero.org/users/9022956/items/QGX8XCFQ"],"itemData":{"id":948,"type":"article-journal","container-title":"Mercer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(Hardy 2020; Herron and Smith 2015)</w:t>
      </w:r>
      <w:r w:rsidR="00125118">
        <w:fldChar w:fldCharType="end"/>
      </w:r>
      <w:r>
        <w:t xml:space="preserve">. </w:t>
      </w:r>
    </w:p>
    <w:p w14:paraId="30285EF1" w14:textId="5B60CDD1" w:rsidR="008D3F8E" w:rsidRDefault="008D3F8E" w:rsidP="00CF7C95">
      <w:pPr>
        <w:spacing w:line="480" w:lineRule="auto"/>
        <w:pPrChange w:id="417" w:author="Iris Zhang" w:date="2023-01-03T11:01:00Z">
          <w:pPr>
            <w:spacing w:line="360" w:lineRule="auto"/>
            <w:ind w:firstLine="720"/>
          </w:pPr>
        </w:pPrChange>
      </w:pPr>
      <w:ins w:id="418" w:author="Iris Zhang" w:date="2022-12-19T23:09:00Z">
        <w:r>
          <w:t xml:space="preserve">Many </w:t>
        </w:r>
      </w:ins>
      <w:ins w:id="419" w:author="Iris Zhang" w:date="2022-12-27T12:10:00Z">
        <w:r>
          <w:t>scholars and activist</w:t>
        </w:r>
      </w:ins>
      <w:ins w:id="420" w:author="Iris Zhang" w:date="2022-12-27T12:11:00Z">
        <w:r>
          <w:t xml:space="preserve">s </w:t>
        </w:r>
      </w:ins>
      <w:ins w:id="421" w:author="Iris Zhang" w:date="2022-12-19T23:09:00Z">
        <w:r>
          <w:t xml:space="preserve">expected that the removal of Sections 4 and 5 would result in drastic </w:t>
        </w:r>
      </w:ins>
      <w:ins w:id="422" w:author="Iris Zhang" w:date="2022-12-26T23:26:00Z">
        <w:r>
          <w:t>erosion</w:t>
        </w:r>
      </w:ins>
      <w:ins w:id="423" w:author="Iris Zhang" w:date="2022-12-19T23:10:00Z">
        <w:r>
          <w:t xml:space="preserve"> of minority voting rights</w:t>
        </w:r>
      </w:ins>
      <w:ins w:id="424" w:author="Iris Zhang" w:date="2022-12-27T12:08:00Z">
        <w:r>
          <w:t xml:space="preserve"> (</w:t>
        </w:r>
      </w:ins>
      <w:ins w:id="425" w:author="Iris Zhang" w:date="2022-12-27T12:09:00Z">
        <w:r>
          <w:t>see</w:t>
        </w:r>
      </w:ins>
      <w:ins w:id="426" w:author="Iris Zhang" w:date="2022-12-27T12:11:00Z">
        <w:r>
          <w:t>,</w:t>
        </w:r>
      </w:ins>
      <w:ins w:id="427" w:author="Iris Zhang" w:date="2022-12-27T12:09:00Z">
        <w:r>
          <w:t xml:space="preserve"> e.g., </w:t>
        </w:r>
      </w:ins>
      <w:ins w:id="428" w:author="Iris Zhang" w:date="2022-12-27T12:08:00Z">
        <w:r>
          <w:t xml:space="preserve">amicus briefs filed in support of defendant, </w:t>
        </w:r>
        <w:r w:rsidRPr="001C45A9">
          <w:rPr>
            <w:i/>
            <w:iCs/>
            <w:rPrChange w:id="429" w:author="Iris Zhang" w:date="2022-12-27T12:09:00Z">
              <w:rPr/>
            </w:rPrChange>
          </w:rPr>
          <w:t>Shelby v. Holder</w:t>
        </w:r>
        <w:r>
          <w:t xml:space="preserve"> 2013).</w:t>
        </w:r>
      </w:ins>
      <w:ins w:id="430" w:author="Iris Zhang" w:date="2022-12-27T12:10:00Z">
        <w:r>
          <w:rPr>
            <w:rStyle w:val="EndnoteReference"/>
          </w:rPr>
          <w:endnoteReference w:id="11"/>
        </w:r>
      </w:ins>
      <w:ins w:id="435" w:author="Iris Zhang" w:date="2022-12-19T23:10:00Z">
        <w:r>
          <w:t xml:space="preserve"> </w:t>
        </w:r>
      </w:ins>
      <w:r>
        <w:t xml:space="preserve">On the one hand, removing a regulation against racial discrimination would plausibly result in increases in </w:t>
      </w:r>
      <w:del w:id="436" w:author="Iris Zhang" w:date="2022-12-27T12:20:00Z">
        <w:r w:rsidDel="002E7B67">
          <w:delText>that behavior</w:delText>
        </w:r>
      </w:del>
      <w:ins w:id="437" w:author="Iris Zhang" w:date="2022-12-27T12:20:00Z">
        <w:r>
          <w:t>racial discrimination</w:t>
        </w:r>
      </w:ins>
      <w:r>
        <w:t xml:space="preserve">. Reardon and colleagues </w:t>
      </w:r>
      <w:r w:rsidR="00125118">
        <w:fldChar w:fldCharType="begin"/>
      </w:r>
      <w:r w:rsidR="00125118">
        <w:instrText xml:space="preserve"> ADDIN ZOTERO_ITEM CSL_CITATION {"citationID":"2V1Qm0YH","properties":{"formattedCitation":"(2012)","plainCitation":"(2012)","noteIndex":0},"citationItems":[{"id":773,"uris":["http://zotero.org/users/9022956/items/RMWCU3JJ"],"itemData":{"id":773,"type":"article-journal","abstract":"In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Tej"},{"family":"Kalogrides","given":"Demetra"},{"family":"Greenberg","given":"Erica"}],"issued":{"date-parts":[["2012"]]}},"label":"page","suppress-author":true}],"schema":"https://github.com/citation-style-language/schema/raw/master/csl-citation.json"} </w:instrText>
      </w:r>
      <w:r w:rsidR="00125118">
        <w:fldChar w:fldCharType="separate"/>
      </w:r>
      <w:r w:rsidR="00125118">
        <w:rPr>
          <w:noProof/>
        </w:rPr>
        <w:t>(2012)</w:t>
      </w:r>
      <w:r w:rsidR="00125118">
        <w:fldChar w:fldCharType="end"/>
      </w:r>
      <w:r>
        <w:t xml:space="preserve"> find that schools previously subject to court-mandated desegregation orders resegregated after the mandates ended, albeit at a slower pace than expected. Specific to the Voting Rights Act, case studies show that minority voter suppression laws like strict voter ID and registered voter purges increased significantly after </w:t>
      </w:r>
      <w:r w:rsidRPr="00647A0B">
        <w:rPr>
          <w:i/>
          <w:iCs/>
        </w:rPr>
        <w:t>Shelby</w:t>
      </w:r>
      <w:r>
        <w:t xml:space="preserve"> </w:t>
      </w:r>
      <w:r w:rsidR="00125118">
        <w:fldChar w:fldCharType="begin"/>
      </w:r>
      <w:r w:rsidR="00125118">
        <w:instrText xml:space="preserve"> ADDIN ZOTERO_ITEM CSL_CITATION {"citationID":"kJaOvjAt","properties":{"formattedCitation":"(Feder and Miller 2020; Hardy 2020; Herron and Smith 2015)","plainCitation":"(Feder and Miller 2020; Hardy 2020; Herron and Smith 2015)","noteIndex":0},"citationItems":[{"id":964,"uris":["http://zotero.org/users/9022956/items/ITUU267Z"],"itemData":{"id":964,"type":"article-journal","abstract":"In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(Feder and Miller 2020; Hardy 2020; Herron and Smith 2015)</w:t>
      </w:r>
      <w:r w:rsidR="00125118">
        <w:fldChar w:fldCharType="end"/>
      </w:r>
      <w:ins w:id="438" w:author="Iris Zhang" w:date="2022-12-27T12:21:00Z">
        <w:r>
          <w:t xml:space="preserve">. </w:t>
        </w:r>
      </w:ins>
      <w:del w:id="439" w:author="Iris Zhang" w:date="2022-12-27T12:21:00Z">
        <w:r w:rsidDel="0015506F">
          <w:delText xml:space="preserve">, and </w:delText>
        </w:r>
      </w:del>
      <w:r>
        <w:t xml:space="preserve">Durst </w:t>
      </w:r>
      <w:r w:rsidR="00125118">
        <w:fldChar w:fldCharType="begin"/>
      </w:r>
      <w:r w:rsidR="00125118">
        <w:instrText xml:space="preserve"> ADDIN ZOTERO_ITEM CSL_CITATION {"citationID":"YynFEuBL","properties":{"formattedCitation":"(2019)","plainCitation":"(2019)","noteIndex":0},"citationItems":[{"id":291,"uris":["http://zotero.org/users/9022956/items/98UHFFV3"],"itemData":{"id":291,"type":"article-journal","abstract":"Problem,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J."}],"issued":{"date-parts":[["2019",1,2]]}},"label":"page","suppress-author":true}],"schema":"https://github.com/citation-style-language/schema/raw/master/csl-citation.json"} </w:instrText>
      </w:r>
      <w:r w:rsidR="00125118">
        <w:fldChar w:fldCharType="separate"/>
      </w:r>
      <w:r w:rsidR="00125118">
        <w:rPr>
          <w:noProof/>
        </w:rPr>
        <w:t>(2019)</w:t>
      </w:r>
      <w:r w:rsidR="00125118">
        <w:fldChar w:fldCharType="end"/>
      </w:r>
      <w:r>
        <w:t xml:space="preserve"> finds that </w:t>
      </w:r>
      <w:ins w:id="440" w:author="Iris Zhang" w:date="2022-12-27T12:21:00Z">
        <w:r>
          <w:t xml:space="preserve">municipal </w:t>
        </w:r>
        <w:proofErr w:type="spellStart"/>
        <w:r>
          <w:t>underbounding</w:t>
        </w:r>
        <w:proofErr w:type="spellEnd"/>
        <w:r>
          <w:t xml:space="preserve"> against Black residents at f</w:t>
        </w:r>
      </w:ins>
      <w:ins w:id="441" w:author="Iris Zhang" w:date="2022-12-27T12:22:00Z">
        <w:r>
          <w:t xml:space="preserve">ringes intensified in </w:t>
        </w:r>
      </w:ins>
      <w:r>
        <w:t xml:space="preserve">Section 5 places </w:t>
      </w:r>
      <w:del w:id="442" w:author="Iris Zhang" w:date="2022-12-27T12:22:00Z">
        <w:r w:rsidDel="0015506F">
          <w:delText xml:space="preserve">discriminated against Black residents at municipal fringes more during annexations </w:delText>
        </w:r>
      </w:del>
      <w:r>
        <w:t xml:space="preserve">after </w:t>
      </w:r>
      <w:r w:rsidRPr="000267A1">
        <w:rPr>
          <w:i/>
          <w:iCs/>
        </w:rPr>
        <w:t>Shelby</w:t>
      </w:r>
      <w:ins w:id="443" w:author="Iris Zhang" w:date="2022-12-27T12:22:00Z">
        <w:r>
          <w:t xml:space="preserve">. </w:t>
        </w:r>
      </w:ins>
      <w:del w:id="444" w:author="Iris Zhang" w:date="2022-12-27T12:21:00Z">
        <w:r w:rsidDel="0015506F">
          <w:delText xml:space="preserve">. </w:delText>
        </w:r>
      </w:del>
    </w:p>
    <w:p w14:paraId="17CF03B1" w14:textId="25B2CE38" w:rsidR="008D3F8E" w:rsidRDefault="008D3F8E" w:rsidP="00CF7C95">
      <w:pPr>
        <w:spacing w:line="480" w:lineRule="auto"/>
        <w:ind w:firstLine="720"/>
        <w:pPrChange w:id="445" w:author="Iris Zhang" w:date="2023-01-03T11:01:00Z">
          <w:pPr>
            <w:spacing w:line="360" w:lineRule="auto"/>
            <w:ind w:firstLine="720"/>
          </w:pPr>
        </w:pPrChange>
      </w:pPr>
      <w:r>
        <w:t xml:space="preserve">On the other hand, the removal of an ineffective law would not be associated with increases in those behaviors if the regulation never successfully deterred that behavior, as in the case of harsh laws intended to deter immigration </w:t>
      </w:r>
      <w:r w:rsidR="00125118">
        <w:fldChar w:fldCharType="begin"/>
      </w:r>
      <w:r w:rsidR="00125118">
        <w:instrText xml:space="preserve"> ADDIN ZOTERO_ITEM CSL_CITATION {"citationID":"sPWjVtF7","properties":{"formattedCitation":"(Cox and Goodman 2018; Ryo 2019; Wong 2018)","plainCitation":"(Cox and Goodman 2018; Ryo 2019; Wong 2018)","noteIndex":0},"citationItems":[{"id":839,"uris":["http://zotero.org/users/9022956/items/V553IVFY"],"itemData":{"id":839,"type":"webpage","container-title":"Just Security","language":"en-US","title":"Detention of Migrant Families as \"Deterrence\": Ethical Flaws and Empirical Doubts","title-short":"Detention of Migrant Families as \"Deterrence\"","URL":"https://www.justsecurity.org/58354/detention-migrant-families-deterrence-ethical-flaws-empirical-doubts/","author":[{"family":"Cox","given":"Adam"},{"family":"Goodman","given":"Ryan"}],"accessed":{"date-parts":[["2022",7,20]]},"issued":{"date-parts":[["2018",6,22]]}}},{"id":833,"uris":["http://zotero.org/users/9022956/items/RKKIBCIW"],"itemData":{"id":833,"type":"article-journal","abstract":"Does immigration detention deter unauthorized migration? The federal government has argued that “one particular individual may be civilly detained for the sake of sending a message” to others “who may be considering immigration.” Emerging empirical research, however, provides little to no evidence that detention has had the type and level of deterrent effect desired by the federal government. Why might this be so? This Essay addresses this question by examining three key “deterrence hurdles” that present challenges to detention as deterrence.","container-title":"Stanford Law Review","language":"en","page":"237-250","title":"Detention as Deterrence","volume":"71","author":[{"family":"Ryo","given":"Emily"}],"issued":{"date-parts":[["2019",3]]}}},{"id":835,"uris":["http://zotero.org/users/9022956/items/RR3KCAIY"],"itemData":{"id":835,"type":"webpage","abstract":"This is an archive of https://www.americanprogress.org/issues/immigration/reports/2018/07/24/453660/family-separation-detention-deter-immigration/ from Thursday 01, November 2018","container-title":"Center for American Progress","language":"en-us","title":"Do Family Separation and Detention Deter Immigration?","title-short":"Do Family Separation and Detention Deter Immigration?","URL":"https://perma.cc/EXR5-7VGL","author":[{"family":"Wong","given":"Tom K."}],"accessed":{"date-parts":[["2022",7,20]]},"issued":{"date-parts":[["2018",7,24]]}}}],"schema":"https://github.com/citation-style-language/schema/raw/master/csl-citation.json"} </w:instrText>
      </w:r>
      <w:r w:rsidR="00125118">
        <w:fldChar w:fldCharType="separate"/>
      </w:r>
      <w:r w:rsidR="00125118">
        <w:rPr>
          <w:noProof/>
        </w:rPr>
        <w:t>(Cox and Goodman 2018; Ryo 2019; Wong 2018)</w:t>
      </w:r>
      <w:r w:rsidR="00125118">
        <w:fldChar w:fldCharType="end"/>
      </w:r>
      <w:r>
        <w:t>. A study of pre-</w:t>
      </w:r>
      <w:r w:rsidRPr="00006CD4">
        <w:rPr>
          <w:i/>
          <w:iCs/>
        </w:rPr>
        <w:t>Shelby</w:t>
      </w:r>
      <w:r>
        <w:t xml:space="preserve"> annexations in the Houston metropolitan area concludes that Section 5 was not effectively preventing annexations that reduce minority population shares in </w:t>
      </w:r>
      <w:del w:id="446" w:author="Iris Zhang" w:date="2022-12-27T12:22:00Z">
        <w:r w:rsidDel="009B0D3F">
          <w:delText xml:space="preserve">those </w:delText>
        </w:r>
      </w:del>
      <w:ins w:id="447" w:author="Iris Zhang" w:date="2022-12-27T12:22:00Z">
        <w:r>
          <w:t>Houston-area</w:t>
        </w:r>
        <w:r>
          <w:t xml:space="preserve"> </w:t>
        </w:r>
      </w:ins>
      <w:r>
        <w:t xml:space="preserve">municipalities </w:t>
      </w:r>
      <w:r w:rsidR="00125118">
        <w:fldChar w:fldCharType="begin"/>
      </w:r>
      <w:r w:rsidR="00125118">
        <w:instrText xml:space="preserve"> ADDIN ZOTERO_ITEM CSL_CITATION {"citationID":"eFjjmBVh","properties":{"formattedCitation":"(Baumle,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 Fossett, and Waren 2008)</w:t>
      </w:r>
      <w:r w:rsidR="00125118">
        <w:fldChar w:fldCharType="end"/>
      </w:r>
      <w:r>
        <w:t xml:space="preserve">. </w:t>
      </w:r>
      <w:ins w:id="448" w:author="Iris Zhang" w:date="2022-12-27T12:23:00Z">
        <w:r>
          <w:t>But, if the law was never effective overall, its removal could even worsen already existing trends</w:t>
        </w:r>
      </w:ins>
      <w:ins w:id="449" w:author="Iris Zhang" w:date="2022-12-27T18:10:00Z">
        <w:r>
          <w:t xml:space="preserve"> nation</w:t>
        </w:r>
      </w:ins>
      <w:ins w:id="450" w:author="Iris Zhang" w:date="2022-12-27T18:11:00Z">
        <w:r>
          <w:t>wide</w:t>
        </w:r>
      </w:ins>
      <w:ins w:id="451" w:author="Iris Zhang" w:date="2022-12-27T12:23:00Z">
        <w:r>
          <w:t>.</w:t>
        </w:r>
      </w:ins>
      <w:del w:id="452" w:author="Iris Zhang" w:date="2022-12-27T12:24:00Z">
        <w:r w:rsidDel="00BD0346">
          <w:delText>O</w:delText>
        </w:r>
      </w:del>
      <w:ins w:id="453" w:author="Iris Zhang" w:date="2022-12-27T12:24:00Z">
        <w:r>
          <w:t xml:space="preserve"> Then again,</w:t>
        </w:r>
      </w:ins>
      <w:del w:id="454" w:author="Iris Zhang" w:date="2022-12-27T12:24:00Z">
        <w:r w:rsidDel="00BD0346">
          <w:delText>r,</w:delText>
        </w:r>
      </w:del>
      <w:r>
        <w:t xml:space="preserve"> if the normative expectations underlying a law is so publicly accepted that it becomes a norm to comply</w:t>
      </w:r>
      <w:ins w:id="455" w:author="Iris Zhang" w:date="2022-12-27T12:22:00Z">
        <w:r>
          <w:t xml:space="preserve"> </w:t>
        </w:r>
      </w:ins>
      <w:r w:rsidR="00125118">
        <w:fldChar w:fldCharType="begin"/>
      </w:r>
      <w:r w:rsidR="00125118">
        <w:instrText xml:space="preserve"> ADDIN ZOTERO_ITEM CSL_CITATION {"citationID":"KsDfMgFv","properties":{"formattedCitation":"(Hirsh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Elizabeth"}],"issued":{"date-parts":[["2009",4,1]]}},"label":"page"}],"schema":"https://github.com/citation-style-language/schema/raw/master/csl-citation.json"} </w:instrText>
      </w:r>
      <w:r w:rsidR="00125118">
        <w:fldChar w:fldCharType="separate"/>
      </w:r>
      <w:r w:rsidR="00125118">
        <w:rPr>
          <w:noProof/>
        </w:rPr>
        <w:t>(Hirsh 2009)</w:t>
      </w:r>
      <w:r w:rsidR="00125118">
        <w:fldChar w:fldCharType="end"/>
      </w:r>
      <w:r>
        <w:t>, compliance might persist even with removal or discontinued enforcement</w:t>
      </w:r>
      <w:del w:id="456" w:author="Iris Zhang" w:date="2022-12-27T12:22:00Z">
        <w:r w:rsidDel="009B0D3F">
          <w:delText xml:space="preserve"> </w:delText>
        </w:r>
        <w:r w:rsidDel="009B0D3F">
          <w:fldChar w:fldCharType="begin"/>
        </w:r>
        <w:r w:rsidDel="009B0D3F">
          <w:delInstrText xml:space="preserve"> ADDIN ZOTERO_ITEM CSL_CITATION {"citationID":"KsDfMgFv","properties":{"formattedCitation":"(Hirsh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Elizabeth"}],"issued":{"date-parts":[["2009",4,1]]}},"label":"page"}],"schema":"https://github.com/citation-style-language/schema/raw/master/csl-citation.json"} </w:delInstrText>
        </w:r>
        <w:r w:rsidDel="009B0D3F">
          <w:fldChar w:fldCharType="separate"/>
        </w:r>
        <w:r w:rsidDel="009B0D3F">
          <w:rPr>
            <w:noProof/>
          </w:rPr>
          <w:delText>(Hirsh 2009)</w:delText>
        </w:r>
        <w:r w:rsidDel="009B0D3F">
          <w:fldChar w:fldCharType="end"/>
        </w:r>
      </w:del>
      <w:r>
        <w:t>.</w:t>
      </w:r>
      <w:del w:id="457" w:author="Iris Zhang" w:date="2022-12-27T12:22:00Z">
        <w:r w:rsidDel="009B0D3F">
          <w:delText xml:space="preserve"> This is similar to reasoning cited by Chief Justice John Roberts in his concurring opinion, arguing that the law was no longer needed.</w:delText>
        </w:r>
      </w:del>
      <w:ins w:id="458" w:author="Iris Zhang" w:date="2022-12-27T12:23:00Z">
        <w:r>
          <w:t xml:space="preserve"> </w:t>
        </w:r>
      </w:ins>
      <w:r>
        <w:t xml:space="preserve"> </w:t>
      </w:r>
    </w:p>
    <w:p w14:paraId="7BCD635B" w14:textId="1847FF01" w:rsidR="008D3F8E" w:rsidRPr="00BF648A" w:rsidRDefault="00886CF6" w:rsidP="00CF7C95">
      <w:pPr>
        <w:spacing w:line="480" w:lineRule="auto"/>
        <w:ind w:firstLine="720"/>
        <w:pPrChange w:id="459" w:author="Iris Zhang" w:date="2023-01-03T11:01:00Z">
          <w:pPr>
            <w:spacing w:line="360" w:lineRule="auto"/>
            <w:ind w:firstLine="720"/>
          </w:pPr>
        </w:pPrChange>
      </w:pPr>
      <w:ins w:id="460" w:author="Iris Zhang" w:date="2022-12-27T19:34:00Z">
        <w:r>
          <w:lastRenderedPageBreak/>
          <w:t>To adjudicate between these competing possibilities abo</w:t>
        </w:r>
      </w:ins>
      <w:ins w:id="461" w:author="Iris Zhang" w:date="2022-12-27T19:35:00Z">
        <w:r>
          <w:t>ut the effects of ending Section 5 enforcement</w:t>
        </w:r>
      </w:ins>
      <w:del w:id="462" w:author="Iris Zhang" w:date="2022-12-27T19:37:00Z">
        <w:r w:rsidR="008D3F8E" w:rsidDel="00886CF6">
          <w:delText>In this study</w:delText>
        </w:r>
      </w:del>
      <w:r w:rsidR="008D3F8E">
        <w:t xml:space="preserve">, I leverage panel data on municipalities’ behavior spanning the period before and after </w:t>
      </w:r>
      <w:r w:rsidR="008D3F8E" w:rsidRPr="00BF648A">
        <w:rPr>
          <w:i/>
          <w:iCs/>
        </w:rPr>
        <w:t>Shelby</w:t>
      </w:r>
      <w:r w:rsidR="008D3F8E">
        <w:t xml:space="preserve"> to adjudicate between these two different predictions about the effect of </w:t>
      </w:r>
      <w:r w:rsidR="008D3F8E" w:rsidRPr="00BF648A">
        <w:rPr>
          <w:i/>
          <w:iCs/>
        </w:rPr>
        <w:t xml:space="preserve">Shelby </w:t>
      </w:r>
      <w:r w:rsidR="008D3F8E">
        <w:t>on minority-diluting annexations</w:t>
      </w:r>
      <w:ins w:id="463" w:author="Iris Zhang" w:date="2022-12-27T18:49:00Z">
        <w:r w:rsidR="008D3F8E">
          <w:t>, using trends in never-covered places as a comparison.</w:t>
        </w:r>
      </w:ins>
      <w:del w:id="464" w:author="Iris Zhang" w:date="2022-12-27T18:49:00Z">
        <w:r w:rsidR="008D3F8E" w:rsidDel="008D3F8E">
          <w:delText>.</w:delText>
        </w:r>
      </w:del>
      <w:r w:rsidR="008D3F8E">
        <w:t xml:space="preserve"> Formally, I hypothesize that </w:t>
      </w:r>
      <w:r w:rsidR="008D3F8E">
        <w:rPr>
          <w:rFonts w:ascii="Times" w:hAnsi="Times"/>
        </w:rPr>
        <w:t>a</w:t>
      </w:r>
      <w:r w:rsidR="008D3F8E" w:rsidRPr="00BF648A">
        <w:rPr>
          <w:rFonts w:ascii="Times" w:hAnsi="Times"/>
        </w:rPr>
        <w:t xml:space="preserve">fter invalidation by </w:t>
      </w:r>
      <w:r w:rsidR="008D3F8E" w:rsidRPr="00BF648A">
        <w:rPr>
          <w:rFonts w:ascii="Times" w:hAnsi="Times"/>
          <w:i/>
          <w:iCs/>
        </w:rPr>
        <w:t>Shelby</w:t>
      </w:r>
      <w:r w:rsidR="008D3F8E" w:rsidRPr="00BF648A">
        <w:rPr>
          <w:rFonts w:ascii="Times" w:hAnsi="Times"/>
        </w:rPr>
        <w:t xml:space="preserve">, Section 5 </w:t>
      </w:r>
      <w:r w:rsidR="008D3F8E">
        <w:rPr>
          <w:rFonts w:ascii="Times" w:hAnsi="Times"/>
        </w:rPr>
        <w:t xml:space="preserve">municipalities </w:t>
      </w:r>
      <w:r w:rsidR="008D3F8E" w:rsidRPr="00BF648A">
        <w:rPr>
          <w:rFonts w:ascii="Times" w:hAnsi="Times"/>
        </w:rPr>
        <w:t>are more likely to conduct annexations compared to pre-invalidation, since annexations are no longer subject to federal oversight before they can take place</w:t>
      </w:r>
      <w:r w:rsidR="008D3F8E">
        <w:rPr>
          <w:rFonts w:ascii="Times" w:hAnsi="Times"/>
        </w:rPr>
        <w:t xml:space="preserve"> (H1). </w:t>
      </w:r>
    </w:p>
    <w:p w14:paraId="19B0366D" w14:textId="77777777" w:rsidR="008D3F8E" w:rsidRDefault="008D3F8E" w:rsidP="00CF7C95">
      <w:pPr>
        <w:spacing w:line="480" w:lineRule="auto"/>
        <w:rPr>
          <w:b/>
          <w:bCs/>
        </w:rPr>
        <w:pPrChange w:id="465" w:author="Iris Zhang" w:date="2023-01-03T11:01:00Z">
          <w:pPr>
            <w:spacing w:line="360" w:lineRule="auto"/>
          </w:pPr>
        </w:pPrChange>
      </w:pPr>
    </w:p>
    <w:p w14:paraId="74FC4BE5" w14:textId="2E9FA5C3" w:rsidR="008D3F8E" w:rsidRPr="004B0505" w:rsidRDefault="008D3F8E" w:rsidP="00CF7C95">
      <w:pPr>
        <w:spacing w:line="480" w:lineRule="auto"/>
        <w:rPr>
          <w:b/>
          <w:bCs/>
        </w:rPr>
        <w:pPrChange w:id="466" w:author="Iris Zhang" w:date="2023-01-03T11:01:00Z">
          <w:pPr>
            <w:spacing w:line="360" w:lineRule="auto"/>
          </w:pPr>
        </w:pPrChange>
      </w:pPr>
      <w:r w:rsidRPr="004B0505">
        <w:rPr>
          <w:b/>
          <w:bCs/>
          <w:rPrChange w:id="467" w:author="Iris Zhang" w:date="2022-12-27T19:03:00Z">
            <w:rPr>
              <w:i/>
              <w:iCs/>
            </w:rPr>
          </w:rPrChange>
        </w:rPr>
        <w:t xml:space="preserve">Municipal </w:t>
      </w:r>
      <w:ins w:id="468" w:author="Iris Zhang" w:date="2022-12-27T19:03:00Z">
        <w:r w:rsidR="004B0505">
          <w:rPr>
            <w:b/>
            <w:bCs/>
          </w:rPr>
          <w:t>B</w:t>
        </w:r>
      </w:ins>
      <w:del w:id="469" w:author="Iris Zhang" w:date="2022-12-27T19:03:00Z">
        <w:r w:rsidRPr="004B0505" w:rsidDel="004B0505">
          <w:rPr>
            <w:b/>
            <w:bCs/>
            <w:rPrChange w:id="470" w:author="Iris Zhang" w:date="2022-12-27T19:03:00Z">
              <w:rPr>
                <w:i/>
                <w:iCs/>
              </w:rPr>
            </w:rPrChange>
          </w:rPr>
          <w:delText>b</w:delText>
        </w:r>
      </w:del>
      <w:r w:rsidRPr="004B0505">
        <w:rPr>
          <w:b/>
          <w:bCs/>
          <w:rPrChange w:id="471" w:author="Iris Zhang" w:date="2022-12-27T19:03:00Z">
            <w:rPr>
              <w:i/>
              <w:iCs/>
            </w:rPr>
          </w:rPrChange>
        </w:rPr>
        <w:t xml:space="preserve">oundaries and the </w:t>
      </w:r>
      <w:ins w:id="472" w:author="Iris Zhang" w:date="2022-12-27T19:03:00Z">
        <w:r w:rsidR="004B0505">
          <w:rPr>
            <w:b/>
            <w:bCs/>
          </w:rPr>
          <w:t>G</w:t>
        </w:r>
      </w:ins>
      <w:del w:id="473" w:author="Iris Zhang" w:date="2022-12-27T19:03:00Z">
        <w:r w:rsidRPr="004B0505" w:rsidDel="004B0505">
          <w:rPr>
            <w:b/>
            <w:bCs/>
            <w:rPrChange w:id="474" w:author="Iris Zhang" w:date="2022-12-27T19:03:00Z">
              <w:rPr>
                <w:i/>
                <w:iCs/>
              </w:rPr>
            </w:rPrChange>
          </w:rPr>
          <w:delText>g</w:delText>
        </w:r>
      </w:del>
      <w:r w:rsidRPr="004B0505">
        <w:rPr>
          <w:b/>
          <w:bCs/>
          <w:rPrChange w:id="475" w:author="Iris Zhang" w:date="2022-12-27T19:03:00Z">
            <w:rPr>
              <w:i/>
              <w:iCs/>
            </w:rPr>
          </w:rPrChange>
        </w:rPr>
        <w:t xml:space="preserve">overnance of </w:t>
      </w:r>
      <w:ins w:id="476" w:author="Iris Zhang" w:date="2022-12-27T19:03:00Z">
        <w:r w:rsidR="004B0505">
          <w:rPr>
            <w:b/>
            <w:bCs/>
          </w:rPr>
          <w:t>R</w:t>
        </w:r>
      </w:ins>
      <w:del w:id="477" w:author="Iris Zhang" w:date="2022-12-27T19:03:00Z">
        <w:r w:rsidRPr="004B0505" w:rsidDel="004B0505">
          <w:rPr>
            <w:b/>
            <w:bCs/>
            <w:rPrChange w:id="478" w:author="Iris Zhang" w:date="2022-12-27T19:03:00Z">
              <w:rPr>
                <w:i/>
                <w:iCs/>
              </w:rPr>
            </w:rPrChange>
          </w:rPr>
          <w:delText>r</w:delText>
        </w:r>
      </w:del>
      <w:r w:rsidRPr="004B0505">
        <w:rPr>
          <w:b/>
          <w:bCs/>
          <w:rPrChange w:id="479" w:author="Iris Zhang" w:date="2022-12-27T19:03:00Z">
            <w:rPr>
              <w:i/>
              <w:iCs/>
            </w:rPr>
          </w:rPrChange>
        </w:rPr>
        <w:t>ace</w:t>
      </w:r>
    </w:p>
    <w:p w14:paraId="3317CB12" w14:textId="78A47DCC" w:rsidR="008D3F8E" w:rsidRDefault="008D3F8E" w:rsidP="00CF7C95">
      <w:pPr>
        <w:spacing w:line="480" w:lineRule="auto"/>
        <w:pPrChange w:id="480" w:author="Iris Zhang" w:date="2023-01-03T11:01:00Z">
          <w:pPr>
            <w:spacing w:line="360" w:lineRule="auto"/>
            <w:ind w:firstLine="720"/>
          </w:pPr>
        </w:pPrChange>
      </w:pPr>
      <w:r>
        <w:t xml:space="preserve">Even as the country becomes more racially diverse as a whole, scholars have highlighted the uneven racial diversification patterns between places </w:t>
      </w:r>
      <w:r w:rsidR="00125118">
        <w:fldChar w:fldCharType="begin"/>
      </w:r>
      <w:r w:rsidR="00125118">
        <w:instrText xml:space="preserve"> ADDIN ZOTERO_ITEM CSL_CITATION {"citationID":"Zu0m6qXO","properties":{"formattedCitation":"(Hall and Lee 2010; Lichter, Parisi, and Taquino 2015)","plainCitation":"(Hall and Lee 2010; Lichter, Parisi, and Taquino 2015)","noteIndex":0},"citationItems":[{"id":847,"uris":["http://zotero.org/users/9022956/items/LFZTL328"],"itemData":{"id":847,"type":"article-journal","abstract":"American suburbs are popularly perceived as demographically homogeneous compared with central cities. Social scientists have long challenged this perception; indeed, some cite recent evidence on suburban diversity to assert that the suburb?city distinction has become irrelevant. Here, several conceptual, methodological and theoretical improvements are introduced to improve the adjudication of claims about the extent and nature of suburban diversity. The analysis examines patterns and potential antecedents of population composition at both the suburban ring and place levels for 65 large US metropolitan areas. It is shown that rings and their constituent places are much more diverse than traditionally imagined. However, important differences still exist between suburbs and central cities on specific dimensions. It is also found that suburban diversity varies with metropolitan population size and suburban size, density, dominance and distance from the central city.","container-title":"Urban Studies","DOI":"10.1177/0042098009346862","ISSN":"0042-0980","issue":"1","journalAbbreviation":"Urban Studies","note":"publisher: SAGE Publications Ltd","page":"3-28","source":"SAGE Journals","title":"How Diverse Are US Suburbs?","volume":"47","author":[{"family":"Hall","given":"Matthew"},{"family":"Lee","given":"Barrett"}],"issued":{"date-parts":[["2010",1,1]]}}},{"id":304,"uris":["http://zotero.org/users/9022956/items/S7JQ3RW7"],"itemData":{"id":304,"type":"article-journal","abstract":"This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(Hall and Lee 2010; Lichter, Parisi, and Taquino 2015)</w:t>
      </w:r>
      <w:r w:rsidR="00125118">
        <w:fldChar w:fldCharType="end"/>
      </w:r>
      <w:r>
        <w:t xml:space="preserve">. </w:t>
      </w:r>
      <w:proofErr w:type="spellStart"/>
      <w:r>
        <w:t>Lichter</w:t>
      </w:r>
      <w:proofErr w:type="spellEnd"/>
      <w:r>
        <w:t xml:space="preserve"> et al. </w:t>
      </w:r>
      <w:r w:rsidR="00125118">
        <w:fldChar w:fldCharType="begin"/>
      </w:r>
      <w:r w:rsidR="00125118">
        <w:instrText xml:space="preserve"> ADDIN ZOTERO_ITEM CSL_CITATION {"citationID":"rK9mnkrA","properties":{"formattedCitation":"(2015)","plainCitation":"(2015)","noteIndex":0},"citationItems":[{"id":304,"uris":["http://zotero.org/users/9022956/items/S7JQ3RW7"],"itemData":{"id":304,"type":"article-journal","abstract":"This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C."}],"issued":{"date-parts":[["2015",8,1]]}},"label":"page","suppress-author":true}],"schema":"https://github.com/citation-style-language/schema/raw/master/csl-citation.json"} </w:instrText>
      </w:r>
      <w:r w:rsidR="00125118">
        <w:fldChar w:fldCharType="separate"/>
      </w:r>
      <w:r w:rsidR="00125118">
        <w:rPr>
          <w:noProof/>
        </w:rPr>
        <w:t>(2015)</w:t>
      </w:r>
      <w:r w:rsidR="00125118">
        <w:fldChar w:fldCharType="end"/>
      </w:r>
      <w:r>
        <w:t xml:space="preserve"> document a rise in racial segregation across places within metropolitan areas as places become more racially homogenous. In concluding, they call for more research on how “places—as political and economic actors—play a large and typically unappreciated role in excluding blacks and other minorities from the geographic mainstream” </w:t>
      </w:r>
      <w:r w:rsidR="00125118">
        <w:fldChar w:fldCharType="begin"/>
      </w:r>
      <w:r w:rsidR="00125118">
        <w:instrText xml:space="preserve"> ADDIN ZOTERO_ITEM CSL_CITATION {"citationID":"KPQizV9S","properties":{"formattedCitation":"(2015, 870)","plainCitation":"(2015, 870)","noteIndex":0},"citationItems":[{"id":304,"uris":["http://zotero.org/users/9022956/items/S7JQ3RW7"],"itemData":{"id":304,"type":"article-journal","abstract":"This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C."}],"issued":{"date-parts":[["2015",8,1]]}},"locator":"870","label":"page","suppress-author":true}],"schema":"https://github.com/citation-style-language/schema/raw/master/csl-citation.json"} </w:instrText>
      </w:r>
      <w:r w:rsidR="00125118">
        <w:fldChar w:fldCharType="separate"/>
      </w:r>
      <w:r w:rsidR="00125118">
        <w:rPr>
          <w:noProof/>
        </w:rPr>
        <w:t>(2015, 870)</w:t>
      </w:r>
      <w:r w:rsidR="00125118">
        <w:fldChar w:fldCharType="end"/>
      </w:r>
      <w:r>
        <w:t xml:space="preserve">. </w:t>
      </w:r>
    </w:p>
    <w:p w14:paraId="7557D127" w14:textId="221ADA57" w:rsidR="008D3F8E" w:rsidRPr="00DD615D" w:rsidRDefault="008D3F8E" w:rsidP="00CF7C95">
      <w:pPr>
        <w:spacing w:line="480" w:lineRule="auto"/>
        <w:ind w:firstLine="720"/>
        <w:divId w:val="1498500570"/>
        <w:rPr>
          <w:rFonts w:eastAsia="Times New Roman" w:cs="Times New Roman"/>
        </w:rPr>
        <w:pPrChange w:id="481" w:author="Iris Zhang" w:date="2023-01-03T11:01:00Z">
          <w:pPr>
            <w:spacing w:line="360" w:lineRule="auto"/>
            <w:ind w:firstLine="720"/>
            <w:divId w:val="1498500570"/>
          </w:pPr>
        </w:pPrChange>
      </w:pPr>
      <w:r>
        <w:t xml:space="preserve">Municipalities exclude Black and other non-White residents by reinforcing racial boundaries. Practices like burdensome fines and fees and increased police surveillance in minority neighborhoods can have the effect of disproportionately discouraging minority residents from living there, even if there is no expressed racist intent </w:t>
      </w:r>
      <w:r w:rsidR="00125118">
        <w:fldChar w:fldCharType="begin"/>
      </w:r>
      <w:r w:rsidR="00125118">
        <w:instrText xml:space="preserve"> ADDIN ZOTERO_ITEM CSL_CITATION {"citationID":"SSLV7gXq","properties":{"formattedCitation":"(Beck 2019; n.d.; Carmichael and Kent 2014; Collins, Stuart, and Janulis 2021; Harris 2016; Muhammad 2011; Pacewicz and Robinson 2021)","plainCitation":"(Beck 2019; n.d.; Carmichael and Kent 2014; Collins, Stuart, and Janulis 2021; Harris 2016; Muhammad 2011; Pacewicz and Robinson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label":"page"},{"id":956,"uris":["http://zotero.org/users/9022956/items/P2NSADBJ"],"itemData":{"id":956,"type":"article-journal","collection-title":"(forthcoming)","container-title":"Russell Sage Journal","title":"Police Killings and Municipal Reliance on Fine-and-Fee Revenue","author":[{"family":"Beck","given":"Brenden"}]},"label":"page"},{"id":906,"uris":["http://zotero.org/users/9022956/items/U3SST5HH"],"itemData":{"id":906,"type":"article-journal","abstract":"Recent empirical analyses of the social factors that predict municipal police force size support racial threat theory by suggesting that the racial composition of cities leads to enhanced social control efforts; however, these studies largely ignore explanations based on social class or the influence of an ethnic threat. We examine these alternative threat hypotheses by assessing the potential influence that recent increases in economic inequality and the substantial rise in the Hispanic population in the United States may have had on efforts to control crime. Using an advanced estimation technique to isolate the determinants of police force size in a large sample of U.S. cities between 1980 and 2010, we find that racial threat and economic inequality work both independently and jointly to produce substantial shifts in the size of police forces after accounting for levels of crime as well as other important demographic and structural characteristics. Furthermore, period interactions suggest that racial threat appears to have expanded over the last several decades. Together, our study uncovers novel interactive effects and identifies shifts over time, thus refining existing theoretical assumptions.","container-title":"Social Problems","DOI":"10.1525/sp.2014.12213","ISSN":"0037-7791","issue":"2","journalAbbreviation":"Social Problems","page":"259-282","source":"Silverchair","title":"The Persistent Significance of Racial and Economic Inequality on the Size of Municipal Police Forces in the United States, 1980–2010","volume":"61","author":[{"family":"Carmichael","given":"Jason T."},{"family":"Kent","given":"Stephanie L."}],"issued":{"date-parts":[["2014",5,1]]}}},{"id":107,"uris":["http://zotero.org/users/9022956/items/SN3QL8IV"],"itemData":{"id":107,"type":"article-journal","abstract":"Urban scholars increasingly contend that local police departments play a central role in facilitating neighbourhood change. Recent critics warn that ‘order maintenance’ policing and other low-level law enforcement tactics are deployed in gentrifying areas to displace ‘disorderly’ populations. Despite influential qualitative case studies, there remains scant quantitative research testing this relationship, and few studies that evaluate the link between policing, displacement and gentrification. We address this lacuna, drawing on new citation data from the Los Angeles Police Department (LAPD) and employing a measure of neighbourhood change that focuses on the displacement of low-income residents. Examining policing patterns in 978 US Census tracts in Los Angeles over four years, our analysis reveals that tracts experiencing gentrification – defined as the simultaneous increase in non-poor residents and decrease in the number of people in poverty – experience a greater number of citations compared with other tract types. Similar patterns emerge in our analysis of citations that explicitly target homelessness and extreme poverty. In post-hoc analyses, we found that Census tracts characterised by a decrease in the number of people in poverty experienced greater numbers of total police citations and of citations targeting homeless individuals, compared with other tract types. These findings carry important theoretical implications for understanding the divergent manifestations of, and potential mechanisms driving, order maintenance policing. Methodologically, we contend that police citations provide a more precise measure of order maintenance policing compared with previous studies, and that classifying neighbourhoods in terms of relative displacement of residents in poverty provides much-needed interpretive clarity.","container-title":"Urban Studies","DOI":"10.1177/0042098021993354","title":"Policing gentrification or policing displacement? Testing the relationship between order maintenance policing and neighbourhood change in Los Angeles","author":[{"family":"Collins","given":"Charles R."},{"family":"Stuart","given":"Forrest"},{"family":"Janulis","given":"Patrick"}],"issued":{"date-parts":[["2021"]]}}},{"id":740,"uris":["http://zotero.org/users/9022956/items/TV8L8TBQ"],"itemData":{"id":740,"type":"book","call-number":"KF9745","collection-title":"American Sociological Association's Rose series in sociology","event-place":"New York, NY","ISBN":"978-1-61044-855-0","note":"OCLC: 937999244","number-of-pages":"1","publisher":"Russell Sage Foundation","publisher-place":"New York, NY","source":"Library Catalog (Blacklight)","title":"A pound of flesh: monetary sanctions as punishment for the poor","title-short":"A pound of flesh","author":[{"family":"Harris","given":"Alexes"}],"issued":{"date-parts":[["2016"]]}}},{"id":909,"uris":["http://zotero.org/users/9022956/items/LUKUNQTJ"],"itemData":{"id":909,"type":"book","abstract":"\"The Idea of Black Criminality was crucial to the making of modern urban America. Khalil Gibran Muhammad chronicles how, when, and why modern notions of black people as an exceptionally dangerous race of criminals first emerged. Well known are the lynch mobs and racist criminal justice practices in the South that stoked white fears of black crime and shaped the contours of the New South. In this illuminating book, Muhammad shifts our attention to the urban North as a crucial but overlooked site for the production and dissemination of those ideas and practices. Following the 1890 census - the first to measure the generation of African Americans born after slavery - crime statistics, new migration and immigration trends, and symbolic references to America as the promised land were woven into a cautionary tale about the exceptional threat black people posed to modern urban society. Excessive arrest rates and overrepresentation in northern prisons were seen by many whites - liberals and conservatives, northerners and southerners - as indisputable proof of blacks' inferiority. What else but pathology could explain black failure in the land of opportunity? Social scientists and reformers used crime statistics to mask and excuse anti-black racism, violence, and discrimination across the nation, especially in the urban North. The Condemnation of Blackness is the most thorough historical account of the enduring link between blackness and criminality in the making of modern urban America. It is a startling examination of why the echoes of America's Jim Crow past continue to resonate in 'color-blind' crime rhetoric today.\"--","call-number":"HV6197.U6 M85 2011","event-place":"Cambridge, MA","ISBN":"978-0-674-06211-5","number-of-pages":"380","publisher":"Harvard University Press","publisher-place":"Cambridge, MA","source":"Library Catalog (Blacklight)","title":"The condemnation of blackness: race, crime, and the making of modern urban America","title-short":"The condemnation of blackness","author":[{"family":"Muhammad","given":"Khalil Gibran"}],"issued":{"date-parts":[["2011"]]}}},{"id":541,"uris":["http://zotero.org/users/9022956/items/8JW8MLV3"],"itemData":{"id":541,"type":"article-journal","abstract":"This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N","suffix":"III"}],"issued":{"date-parts":[["2021",7,1]]}}}],"schema":"https://github.com/citation-style-language/schema/raw/master/csl-citation.json"} </w:instrText>
      </w:r>
      <w:r w:rsidR="00125118">
        <w:fldChar w:fldCharType="separate"/>
      </w:r>
      <w:r w:rsidR="00125118">
        <w:rPr>
          <w:noProof/>
        </w:rPr>
        <w:t>(Beck 2019; n.d.; Carmichael and Kent 2014; Collins, Stuart, and Janulis 2021; Harris 2016; Muhammad 2011; Pacewicz and Robinson 2021)</w:t>
      </w:r>
      <w:r w:rsidR="00125118">
        <w:fldChar w:fldCharType="end"/>
      </w:r>
      <w:r>
        <w:t xml:space="preserve">. Cities can also enforce limits on geographic boundaries that deter Black and minority population growth. For example, the proliferation of zoning laws in many cities is </w:t>
      </w:r>
      <w:r>
        <w:lastRenderedPageBreak/>
        <w:t xml:space="preserve">associated with growth in the number of higher income White residents while suppressing the availability of housing for lower income minority residents </w:t>
      </w:r>
      <w:r w:rsidR="00125118">
        <w:fldChar w:fldCharType="begin"/>
      </w:r>
      <w:r w:rsidR="00125118">
        <w:instrText xml:space="preserve"> ADDIN ZOTERO_ITEM CSL_CITATION {"citationID":"TN39yCBK","properties":{"formattedCitation":"(LaBriola 2022; Lens 2022; Rothwell and Massey 2009; Shlay and Rossi 1981; Trounstine 2018)","plainCitation":"(LaBriola 2022; Lens 2022;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Lens 2022; Rothwell and Massey 2009; Shlay and Rossi 1981; Trounstine 2018)</w:t>
      </w:r>
      <w:r w:rsidR="00125118">
        <w:fldChar w:fldCharType="end"/>
      </w:r>
      <w:r>
        <w:t xml:space="preserve">. Research from other types of administrative boundaries shows how </w:t>
      </w:r>
      <w:ins w:id="482" w:author="Iris Zhang" w:date="2022-12-27T12:28:00Z">
        <w:r>
          <w:t xml:space="preserve">boundaries for </w:t>
        </w:r>
      </w:ins>
      <w:r>
        <w:t>school district</w:t>
      </w:r>
      <w:ins w:id="483" w:author="Iris Zhang" w:date="2022-12-27T12:28:00Z">
        <w:r>
          <w:t>s</w:t>
        </w:r>
      </w:ins>
      <w:del w:id="484" w:author="Iris Zhang" w:date="2022-12-27T12:28:00Z">
        <w:r w:rsidDel="00EB78F5">
          <w:delText xml:space="preserve"> boundaries</w:delText>
        </w:r>
      </w:del>
      <w:r>
        <w:t>, state legislative district</w:t>
      </w:r>
      <w:ins w:id="485" w:author="Iris Zhang" w:date="2022-12-27T12:28:00Z">
        <w:r>
          <w:t>s,</w:t>
        </w:r>
      </w:ins>
      <w:r>
        <w:t xml:space="preserve"> </w:t>
      </w:r>
      <w:del w:id="486" w:author="Iris Zhang" w:date="2022-12-27T12:28:00Z">
        <w:r w:rsidDel="00EB78F5">
          <w:delText xml:space="preserve">boundaries, </w:delText>
        </w:r>
      </w:del>
      <w:r>
        <w:t>and congressional voting district boundaries can be manipulated in ways that facilitate racial inequality</w:t>
      </w:r>
      <w:ins w:id="487" w:author="Iris Zhang" w:date="2022-12-27T12:27:00Z">
        <w:r>
          <w:t xml:space="preserve">, even relying on prison construction to inflate </w:t>
        </w:r>
      </w:ins>
      <w:ins w:id="488" w:author="Iris Zhang" w:date="2022-12-27T12:28:00Z">
        <w:r>
          <w:t xml:space="preserve">district </w:t>
        </w:r>
      </w:ins>
      <w:ins w:id="489" w:author="Iris Zhang" w:date="2022-12-27T12:27:00Z">
        <w:r>
          <w:t>voter counts</w:t>
        </w:r>
      </w:ins>
      <w:r>
        <w:t xml:space="preserve"> </w:t>
      </w:r>
      <w:r>
        <w:fldChar w:fldCharType="begin"/>
      </w:r>
      <w:r w:rsidR="00373FB6">
        <w:instrText xml:space="preserve"> ADDIN ZOTERO_ITEM CSL_CITATION {"citationID":"rdb8hl6k","properties":{"formattedCitation":"(Bischoff 2008; Cain and Zhang 2016; Cooperstock 2022; Palandrani and Watson 2020; Reardon, Yun, and Eitle 2000; Remster and Kramer 2018, 2018; Vargas et al. 2021; Yarbrough 2002)","plainCitation":"(Bischoff 2008; Cain and Zhang 2016; Cooperstock 2022; Palandrani and Watson 2020; Reardon, Yun, and Eitle 2000; Remster and Kramer 2018, 2018; Vargas et al. 2021; Yarbrough 2002)","dontUpdate":true,"noteIndex":0},"citationItems":[{"id":707,"uris":["http://zotero.org/users/9022956/items/QC7RWIFG"],"itemData":{"id":707,"type":"article-journal","abstract":"Fragmentation, or the proliferation of independent jurisdictions, is a key feature of the political structure in many metropolitan areas in the United States. This article engages sorting theories to investigate racial segregation as one potential negative consequence of school district fragmentation in metropolitan areas. The main results suggest that fragmentation does increase multiracial segregation between districts. Using a decomposable segregation measure, the author also finds that fragmentation has a negative impact on segregation within districts and no significant effect on tract-level segregation. Additionally, the results suggest that the causes of segregation may differ for various race/ethnic groups. I argue here that segregation between political units may in fact be more appropriate than segregation between smaller units, such as census tracts, if one believes that the negative consequences of segregation stem from access to and social interactions within public institutions.","container-title":"Urban Affairs Review","DOI":"10.1177/1078087408320651","ISSN":"1078-0874","issue":"2","journalAbbreviation":"Urban Affairs Review","language":"en","note":"publisher: SAGE Publications Inc","page":"182-217","source":"SAGE Journals","title":"School District Fragmentation and Racial Residential Segregation: How Do Boundaries Matter?","title-short":"School District Fragmentation and Racial Residential Segregation","volume":"44","author":[{"family":"Bischoff","given":"Kendra"}],"issued":{"date-parts":[["2008",11,1]]}}},{"id":854,"uris":["http://zotero.org/users/9022956/items/DB54DEMA"],"itemData":{"id":854,"type":"article-journal","container-title":"Ohio State Law Journal","issue":"4","journalAbbreviation":"Ohio St. L.J.","language":"eng","page":"867-904","source":"HeinOnline","title":"Blurred Lines: Conjoined Polarization and Voting Rights","title-short":"Blurred Lines","volume":"77","author":[{"family":"Cain","given":"Bruce E."},{"family":"Zhang","given":"Emily R."}],"issued":{"date-parts":[["2016"]]}}},{"id":954,"uris":["http://zotero.org/users/9022956/items/YKARBX6K"],"itemData":{"id":954,"type":"article-journal","abstract":"School segregation has been a topic of significant sociological research in the United States. Less attention has been devoted to understanding the relationship between school district inequalities and secession, a political tool that forms new boundaries after a formal withdrawal from an existing school district. This paper analyzes the school district secession attempts that have occurred since the year 2000 using national data and builds upon qualitative research and case studies focused on a single region or metropolitan area. Drawing on social closure theory, I explore the community characteristics associated with secession attempts. To do so, I create a measure of social imbalance that leverages the geographic variation between places attempting a secession and the school districts they are nested within. Results indicate that the percentage of residents with a college degree is among the strongest predictors of secession attempts, highlighting the salience of educational attainment at the population-level for selecting into the use of this political tool. Results also indicate that school districts successfully created through secession cleave onto racial and economic divides for both the residential and student populations, driven by secessions located in the South. School district secession processes elucidate the many pathways by which school segregation is produced and perpetuated, including micro-level school and neighborhood selection decisions, jurisdictional restructuring of district boundaries, and the national and state-level legal landscape.","container-title":"Social Forces","DOI":"10.1093/sf/soac069","ISSN":"0037-7732","journalAbbreviation":"Social Forces","page":"soac069","source":"Silverchair","title":"The Demographics of School District Secession","author":[{"family":"Cooperstock","given":"Alexandra"}],"issued":{"date-parts":[["2022",7,30]]}}},{"id":851,"uris":["http://zotero.org/users/9022956/items/AJ7QJZXC"],"itemData":{"id":851,"type":"article-journal","container-title":"Fordham Law Review Online","issue":"Article 21","language":"en","page":"124-139","source":"Zotero","title":"Systemic Inequality | Racial Gerrymandering, The For the People Act, and Brnovich: Systemic Racism and Voting Rights in 2021","volume":"89","author":[{"family":"Palandrani","given":"Joseph"},{"family":"Watson","given":"Danika"}],"issued":{"date-parts":[["2020"]]}}},{"id":852,"uris":["http://zotero.org/users/9022956/items/X4YU2TDX"],"itemData":{"id":852,"type":"article-journal","abstract":"In this paper we examine aggregate patterns and trends in segregation among white (non-Hispanic), black, Hispanic, and Asian public school students in 217 metropolitan areas during the period 1989-1995. We first describe a set of methodological tools that enable us both to measure the mutual segregation among multiple racial groups and to partition total metropolitan-area school segregation into geographic and racial components. Then we use these tools to examine patterns and trends in metropolitan-area school segregation. We find that the average levels of multiracial school segregation have been unchanged from 1989 to 1995, but that this stability masks important shifts in the geographic and racial components making up average levels of total metropolitan school segregation. In particular, segregation between non-Hispanic white students and all other students has increased, on average, while segregation among black, Hispanic, and Asian student groups has declined. In addition, the contribution to average levels of total metropolitan segregation due to between-district segregation has grown, whereas the relative contribution of within-district segregation has declined.","container-title":"Demography","DOI":"10.2307/2648047","ISSN":"0070-3370","issue":"3","note":"publisher: Springer","page":"351-364","source":"JSTOR","title":"The Changing Structure of School Segregation: Measurement and Evidence of Multiracial Metropolitan-Area School Segregation, 1989-1995","title-short":"The Changing Structure of School Segregation","volume":"37","author":[{"family":"Reardon","given":"Sean F."},{"family":"Yun","given":"John T."},{"family":"Eitle","given":"Tamela M."}],"issued":{"date-parts":[["2000"]]}}},{"id":1194,"uris":["http://zotero.org/users/9022956/items/VHRSVPQA"],"itemData":{"id":1194,"type":"article-journal","abstract":"While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Toro","given":"Paola"},{"family":"Fenaughty","given":"Brian"}],"issued":{"date-parts":[["2021",11,18]]}}},{"id":860,"uris":["http://zotero.org/users/9022956/items/SJQSKWZR"],"itemData":{"id":860,"type":"book","call-number":"KF4905 .Y37 2002","collection-title":"Landmark law cases &amp; American society","event-place":"Lawrence, KS","ISBN":"978-0-7006-1218-5","number-of-pages":"225","publisher":"University Press of Kansas","publisher-place":"Lawrence, KS","source":"Library Catalog (Blacklight)","title":"Race and redistricting: the Shaw-Cromartie cases","title-short":"Race and redistricting","author":[{"family":"Yarbrough","given":"Tinsley E."}],"issued":{"date-parts":[["2002"]]}}}],"schema":"https://github.com/citation-style-language/schema/raw/master/csl-citation.json"} </w:instrText>
      </w:r>
      <w:r>
        <w:fldChar w:fldCharType="separate"/>
      </w:r>
      <w:r>
        <w:rPr>
          <w:noProof/>
        </w:rPr>
        <w:t>(</w:t>
      </w:r>
      <w:ins w:id="490" w:author="Iris Zhang" w:date="2022-12-27T12:28:00Z">
        <w:r>
          <w:rPr>
            <w:noProof/>
          </w:rPr>
          <w:t xml:space="preserve">see, e.g., </w:t>
        </w:r>
      </w:ins>
      <w:r>
        <w:rPr>
          <w:noProof/>
        </w:rPr>
        <w:t>Bischoff 2008; Cain and Zhang 2016; Cooperstock 2022; Palandrani and Watson 2020; Reardon, Yun, and Eitle 2000; Remster and Kramer 2018, 2018; Vargas et al. 2021; Yarbrough 2002)</w:t>
      </w:r>
      <w:r>
        <w:fldChar w:fldCharType="end"/>
      </w:r>
      <w:r>
        <w:t xml:space="preserve">. </w:t>
      </w:r>
    </w:p>
    <w:p w14:paraId="64FFCF9D" w14:textId="5128B1A7" w:rsidR="008D3F8E" w:rsidRDefault="008D3F8E" w:rsidP="00CF7C95">
      <w:pPr>
        <w:spacing w:line="480" w:lineRule="auto"/>
        <w:ind w:firstLine="720"/>
        <w:pPrChange w:id="491" w:author="Iris Zhang" w:date="2023-01-03T11:01:00Z">
          <w:pPr>
            <w:spacing w:line="360" w:lineRule="auto"/>
            <w:ind w:firstLine="720"/>
          </w:pPr>
        </w:pPrChange>
      </w:pPr>
      <w:r>
        <w:t xml:space="preserve">Recent research by Vargas et al. </w:t>
      </w:r>
      <w:r w:rsidR="00125118">
        <w:fldChar w:fldCharType="begin"/>
      </w:r>
      <w:r w:rsidR="00125118">
        <w:instrText xml:space="preserve"> ADDIN ZOTERO_ITEM CSL_CITATION {"citationID":"5pOxDvnX","properties":{"formattedCitation":"(2021)","plainCitation":"(2021)","noteIndex":0},"citationItems":[{"id":865,"uris":["http://zotero.org/users/9022956/items/LJSVZUUS"],"itemData":{"id":865,"type":"article-journal","abstract":"How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Toro","given":"Paola"},{"family":"Fenaughty","given":"Brian"}],"issued":{"date-parts":[["2021",11,18]]}},"label":"page","suppress-author":true}],"schema":"https://github.com/citation-style-language/schema/raw/master/csl-citation.json"} </w:instrText>
      </w:r>
      <w:r w:rsidR="00125118">
        <w:fldChar w:fldCharType="separate"/>
      </w:r>
      <w:r w:rsidR="00125118">
        <w:rPr>
          <w:noProof/>
        </w:rPr>
        <w:t>(2021)</w:t>
      </w:r>
      <w:r w:rsidR="00125118">
        <w:fldChar w:fldCharType="end"/>
      </w:r>
      <w:r>
        <w:t xml:space="preserve"> reveals how the Chicago, Milwaukee, and St. Louis city councils gerrymandered their city council voting district boundaries since as early as the 1800s to maintain White political dominance over growing threats of Black political strength. Politicians in these municipalities manipulated the redistricting process to use political boundaries as an “instrument of race- and class-based social control” </w:t>
      </w:r>
      <w:r w:rsidR="00125118">
        <w:fldChar w:fldCharType="begin"/>
      </w:r>
      <w:r w:rsidR="00125118">
        <w:instrText xml:space="preserve"> ADDIN ZOTERO_ITEM CSL_CITATION {"citationID":"9nXBaYRj","properties":{"formattedCitation":"(2021, 3)","plainCitation":"(2021, 3)","noteIndex":0},"citationItems":[{"id":865,"uris":["http://zotero.org/users/9022956/items/LJSVZUUS"],"itemData":{"id":865,"type":"article-journal","abstract":"How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Toro","given":"Paola"},{"family":"Fenaughty","given":"Brian"}],"issued":{"date-parts":[["2021",11,18]]}},"locator":"3","label":"page","suppress-author":true}],"schema":"https://github.com/citation-style-language/schema/raw/master/csl-citation.json"} </w:instrText>
      </w:r>
      <w:r w:rsidR="00125118">
        <w:fldChar w:fldCharType="separate"/>
      </w:r>
      <w:r w:rsidR="00125118">
        <w:rPr>
          <w:noProof/>
        </w:rPr>
        <w:t>(2021, 3)</w:t>
      </w:r>
      <w:r w:rsidR="00125118">
        <w:fldChar w:fldCharType="end"/>
      </w:r>
      <w:r>
        <w:t>. Their research focused on municipal redistricting of internal boundaries, whereas I argue that the boundaries of the place itself is also an instrument of race- and class-based social control because they are “</w:t>
      </w:r>
      <w:r w:rsidRPr="00E8072F">
        <w:t xml:space="preserve">the locality where political or economic battles are fought and where affluent or poor, </w:t>
      </w:r>
      <w:r>
        <w:t>White</w:t>
      </w:r>
      <w:r w:rsidRPr="00E8072F">
        <w:t xml:space="preserve"> or minority, or immigrant or native groups are included or excluded from the community</w:t>
      </w:r>
      <w:r>
        <w:t xml:space="preserve">” </w:t>
      </w:r>
      <w:r w:rsidR="00125118">
        <w:fldChar w:fldCharType="begin"/>
      </w:r>
      <w:r w:rsidR="00125118">
        <w:instrText xml:space="preserve"> ADDIN ZOTERO_ITEM CSL_CITATION {"citationID":"gMjemyEd","properties":{"formattedCitation":"(Lichter, Parisi, and Taquino 2012, 367)","plainCitation":"(Lichter, Parisi, and Taquino 2012, 367)","noteIndex":0},"citationItems":[{"id":310,"uris":["http://zotero.org/users/9022956/items/PYKFPY6D"],"itemData":{"id":310,"type":"article-journal","abstract":"The late 2000s Great Recession brought rising neighborhood poverty in the midst of affluence, and the reemergence of a racial and ethnic “underclass” living in inner-city neighborhoods. Our approach redirects attention to a level of geography—cities, suburbs, and small rural towns—where local political and economic decisions effectively exclude the poor and minority populations. It uses newly released poverty data from the 2005–2009 American Community Survey to provide evidence of changing macro patterns of spatially concentrated poverty. We show that roughly one in four U.S. places had poverty rates exceeding 20 percent in 2005 through 2009, up 31 percent since 2000. Roughly 30 percent of America's poor reside in poor places, and concentrated poverty is especially high among poor African Americans. Overall increases in place-based poverty nonetheless were muted over the decade by declines in concentrated poverty among poor Hispanics (a pattern that reflects spatial diffusion to new destinations). We also show that America's poor were sorted unevenly from place-to-place within local labor markets (i.e., counties); poor-nonpoor segregation rates between places increased from 12.6 to 18.4 between 1990 and the 2005–2009 period. Segregation was especially high among disadvantaged blacks and Hispanics. Our empirical results make a case for more scholarly attention on newly emerging patterns of concentrated poverty at the place level.","container-title":"Social Problems","DOI":"10.1525/sp.2012.59.3.364","ISSN":"0037-7791","issue":"3","note":"publisher: [Oxford University Press, Society for the Study of Social Problems]","page":"364-388","source":"JSTOR","title":"The Geography of Exclusion: Race, Segregation, and Concentrated Poverty","title-short":"The Geography of Exclusion","volume":"59","author":[{"family":"Lichter","given":"Daniel T."},{"family":"Parisi","given":"Domenico"},{"family":"Taquino","given":"Michael C."}],"issued":{"date-parts":[["2012"]]}},"locator":"367","label":"page"}],"schema":"https://github.com/citation-style-language/schema/raw/master/csl-citation.json"} </w:instrText>
      </w:r>
      <w:r w:rsidR="00125118">
        <w:fldChar w:fldCharType="separate"/>
      </w:r>
      <w:r w:rsidR="00125118">
        <w:rPr>
          <w:noProof/>
        </w:rPr>
        <w:t>(Lichter, Parisi, and Taquino 2012, 367)</w:t>
      </w:r>
      <w:r w:rsidR="00125118">
        <w:fldChar w:fldCharType="end"/>
      </w:r>
      <w:r>
        <w:t xml:space="preserve">. </w:t>
      </w:r>
    </w:p>
    <w:p w14:paraId="5CD821AA" w14:textId="611D7B84" w:rsidR="008D3F8E" w:rsidRDefault="008D3F8E" w:rsidP="00CF7C95">
      <w:pPr>
        <w:spacing w:line="480" w:lineRule="auto"/>
        <w:ind w:firstLine="720"/>
        <w:pPrChange w:id="492" w:author="Iris Zhang" w:date="2023-01-03T11:01:00Z">
          <w:pPr>
            <w:spacing w:line="360" w:lineRule="auto"/>
            <w:ind w:firstLine="720"/>
          </w:pPr>
        </w:pPrChange>
      </w:pPr>
      <w:r>
        <w:t xml:space="preserve">Termed “municipal </w:t>
      </w:r>
      <w:proofErr w:type="spellStart"/>
      <w:r>
        <w:t>underbounding</w:t>
      </w:r>
      <w:proofErr w:type="spellEnd"/>
      <w:r>
        <w:t xml:space="preserve">,” some municipalities refuse to annex neighboring territories with racial minority groups and instead annex majority-White neighborhoods </w:t>
      </w:r>
      <w:r w:rsidR="00125118">
        <w:fldChar w:fldCharType="begin"/>
      </w:r>
      <w:r w:rsidR="00125118">
        <w:instrText xml:space="preserve"> ADDIN ZOTERO_ITEM CSL_CITATION {"citationID":"JTZ7hq8l","properties":{"formattedCitation":"(Aiken 1987; Anderson 2008; Durst 2014; 2019; Durst et al. 2021; Johnson et al. 2004; Marsh, Parnell, and Joyner 2010; Mukhija and Mason 2013; Murphy 1978)","plainCitation":"(Aiken 1987; Anderson 2008; Durst 2014; 2019; Durst et al. 2021; Johnson et al. 2004; Marsh, Parnell, and Joyner 2010;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J."},{"family":"Marsh","given":"Ben"}],"issued":{"date-parts":[["2004",3,1]]}}},{"id":749,"uris":["http://zotero.org/users/9022956/items/G94HSCUV"],"itemData":{"id":749,"type":"article-journal","abstract":"Municipalities create a local political geography that can institutionalize subordinate positions for minority groups. Most importantly, local governments determine which areas are incorporated into a municipality through annexation and which are excluded. Through these powers, local governments can diminish or deny minority political standing in local affairs, limit access to public services, and reduce the value of minority property. The boundaries are a component of racial residential segregation. Racially disparate application of local governments' power to shape local political geography creates barriers to equality that are difficult to discern on the ground, but which can be made visible by the mapping of spatial data. This study presents four cases where governmental decisions concerning a municipal boundary have institutionalized racial inequality, which is documented with maps created from public GIS data and other public records (e.g., City Council meeting minutes) as well as legal documents. This pattern of systematic exclusion of minority neighborhoods is receiving attention in the legal community, but studies in the social sciences have been limited.","container-title":"Urban Geography","DOI":"10.2747/0272-3638.31.5.691","ISSN":"0272-3638","issue":"5","note":"publisher: Routledge\n_eprint: https://doi.org/10.2747/0272-3638.31.5.691","page":"691-709","source":"Taylor and Francis+NEJM","title":"Institutionalization of Racial Inequality in Local Political Geographies","volume":"31","author":[{"family":"Marsh","given":"Ben"},{"family":"Parnell","given":"Allan M."},{"family":"Joyner","given":"Ann Moss"}],"issued":{"date-parts":[["2010",7,1]]}}},{"id":746,"uris":["http://zotero.org/users/9022956/items/2XSW86WK"],"itemData":{"id":746,"type":"article-journal","abstract":"Scholars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P."}],"issued":{"date-parts":[["1978"]]}},"label":"page"}],"schema":"https://github.com/citation-style-language/schema/raw/master/csl-citation.json"} </w:instrText>
      </w:r>
      <w:r w:rsidR="00125118">
        <w:fldChar w:fldCharType="separate"/>
      </w:r>
      <w:r w:rsidR="00125118">
        <w:rPr>
          <w:noProof/>
        </w:rPr>
        <w:t>(Aiken 1987; Anderson 2008; Durst 2014; 2019; Durst et al. 2021; Johnson et al. 2004; Marsh, Parnell, and Joyner 2010; Mukhija and Mason 2013; Murphy 1978)</w:t>
      </w:r>
      <w:r w:rsidR="00125118">
        <w:fldChar w:fldCharType="end"/>
      </w:r>
      <w:r>
        <w:t xml:space="preserve">. </w:t>
      </w:r>
      <w:ins w:id="493" w:author="Iris Zhang" w:date="2022-12-27T12:29:00Z">
        <w:r>
          <w:t>Much of this research documents the consequences for residents</w:t>
        </w:r>
      </w:ins>
      <w:ins w:id="494" w:author="Iris Zhang" w:date="2022-12-27T12:30:00Z">
        <w:r>
          <w:t xml:space="preserve"> living at the fringe, but </w:t>
        </w:r>
      </w:ins>
      <w:del w:id="495" w:author="Iris Zhang" w:date="2022-12-27T12:30:00Z">
        <w:r w:rsidDel="009F416A">
          <w:delText>L</w:delText>
        </w:r>
      </w:del>
      <w:ins w:id="496" w:author="Iris Zhang" w:date="2022-12-27T12:30:00Z">
        <w:r>
          <w:t>l</w:t>
        </w:r>
      </w:ins>
      <w:r>
        <w:t xml:space="preserve">ess is understood about </w:t>
      </w:r>
      <w:del w:id="497" w:author="Iris Zhang" w:date="2022-12-27T12:30:00Z">
        <w:r w:rsidDel="009F416A">
          <w:delText xml:space="preserve">the consequences of annexations for </w:delText>
        </w:r>
      </w:del>
      <w:r>
        <w:t xml:space="preserve">the </w:t>
      </w:r>
      <w:ins w:id="498" w:author="Iris Zhang" w:date="2022-12-27T18:09:00Z">
        <w:r>
          <w:t xml:space="preserve">consequences </w:t>
        </w:r>
        <w:r>
          <w:lastRenderedPageBreak/>
          <w:t xml:space="preserve">for </w:t>
        </w:r>
      </w:ins>
      <w:r>
        <w:t xml:space="preserve">racial minority residents already living within the </w:t>
      </w:r>
      <w:ins w:id="499" w:author="Iris Zhang" w:date="2022-12-27T12:30:00Z">
        <w:r>
          <w:t xml:space="preserve">annexing </w:t>
        </w:r>
      </w:ins>
      <w:r>
        <w:t>municipality. Annexation can weaken minority political power in local government if the addition of predominantly White residents through annexation dilutes their population share</w:t>
      </w:r>
      <w:ins w:id="500" w:author="Iris Zhang" w:date="2022-12-27T18:10:00Z">
        <w:r>
          <w:t>s</w:t>
        </w:r>
      </w:ins>
      <w:r>
        <w:t xml:space="preserve"> </w:t>
      </w:r>
      <w:r w:rsidR="00125118">
        <w:fldChar w:fldCharType="begin"/>
      </w:r>
      <w:r w:rsidR="00125118">
        <w:instrText xml:space="preserve"> ADDIN ZOTERO_ITEM CSL_CITATION {"citationID":"uoq207xZ","properties":{"formattedCitation":"(Baumle, Fossett, and Waren 2008; Moeser and Dennis 2020; Taper 1962)","plainCitation":"(Baumle, Fossett, and Waren 2008; Moeser and Dennis 2020; Taper 1962)","noteIndex":0},"citationItems":[{"id":943,"uris":["http://zotero.org/users/9022956/items/57PP2BLB"],"itemData":{"id":943,"type":"article-journal","container-title":"Harvard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863,"uris":["http://zotero.org/users/9022956/items/YNMMJHRT"],"itemData":{"id":863,"type":"book","call-number":"JK1348.A2 Z5 1960","edition":"1st ed.","event-place":"New York, NY","number-of-pages":"118","publisher":"McGraw-Hill","publisher-place":"New York, NY","source":"Library Catalog (Blacklight)","title":"Gomillion versus Lightfoot: the Tuskegee gerrymander case","title-short":"Gomillion versus Lightfoot","author":[{"family":"Taper","given":"Bernard"}],"issued":{"date-parts":[["1962"]]}}}],"schema":"https://github.com/citation-style-language/schema/raw/master/csl-citation.json"} </w:instrText>
      </w:r>
      <w:r w:rsidR="00125118">
        <w:fldChar w:fldCharType="separate"/>
      </w:r>
      <w:r w:rsidR="00125118">
        <w:rPr>
          <w:noProof/>
        </w:rPr>
        <w:t>(Baumle, Fossett, and Waren 2008; Moeser and Dennis 2020; Taper 1962)</w:t>
      </w:r>
      <w:r w:rsidR="00125118">
        <w:fldChar w:fldCharType="end"/>
      </w:r>
      <w:r>
        <w:t xml:space="preserve">. If pursued in this way, </w:t>
      </w:r>
      <w:ins w:id="501" w:author="Iris Zhang" w:date="2022-12-27T15:23:00Z">
        <w:r>
          <w:t xml:space="preserve">municipalities can use </w:t>
        </w:r>
      </w:ins>
      <w:r>
        <w:t xml:space="preserve">racially selective annexations </w:t>
      </w:r>
      <w:del w:id="502" w:author="Iris Zhang" w:date="2022-12-27T15:23:00Z">
        <w:r w:rsidDel="0052324E">
          <w:delText xml:space="preserve">is one method that municipalities can use </w:delText>
        </w:r>
      </w:del>
      <w:r>
        <w:t xml:space="preserve">to shape their overall demographic makeup to the effect of racial </w:t>
      </w:r>
      <w:ins w:id="503" w:author="Iris Zhang" w:date="2022-12-27T12:31:00Z">
        <w:r>
          <w:t xml:space="preserve">and class </w:t>
        </w:r>
      </w:ins>
      <w:r>
        <w:t xml:space="preserve">control </w:t>
      </w:r>
      <w:r w:rsidR="00125118">
        <w:fldChar w:fldCharType="begin"/>
      </w:r>
      <w:r w:rsidR="00125118">
        <w:instrText xml:space="preserve"> ADDIN ZOTERO_ITEM CSL_CITATION {"citationID":"gJEk4Jnu","properties":{"formattedCitation":"(Lichter, Parisi, and Taquino 2015; Vargas et al. 2021)","plainCitation":"(Lichter, Parisi, and Taquino 2015; Vargas et al. 2021)","noteIndex":0},"citationItems":[{"id":304,"uris":["http://zotero.org/users/9022956/items/S7JQ3RW7"],"itemData":{"id":304,"type":"article-journal","abstract":"This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(Lichter, Parisi, and Taquino 2015; Vargas et al. 2021)</w:t>
      </w:r>
      <w:r w:rsidR="00125118">
        <w:fldChar w:fldCharType="end"/>
      </w:r>
      <w:r>
        <w:t xml:space="preserve">, but prior research on this aspect of annexations </w:t>
      </w:r>
      <w:del w:id="504" w:author="Iris Zhang" w:date="2022-12-27T12:31:00Z">
        <w:r w:rsidDel="009F416A">
          <w:delText xml:space="preserve">this </w:delText>
        </w:r>
      </w:del>
      <w:r>
        <w:t xml:space="preserve">is limited in </w:t>
      </w:r>
      <w:ins w:id="505" w:author="Iris Zhang" w:date="2022-12-27T12:31:00Z">
        <w:r>
          <w:t xml:space="preserve">geographic </w:t>
        </w:r>
      </w:ins>
      <w:r>
        <w:t>scope and has not looked at post-</w:t>
      </w:r>
      <w:r w:rsidRPr="00204361">
        <w:rPr>
          <w:i/>
          <w:iCs/>
        </w:rPr>
        <w:t>Shelby</w:t>
      </w:r>
      <w:r>
        <w:t xml:space="preserve"> changes </w:t>
      </w:r>
      <w:r w:rsidR="00125118">
        <w:fldChar w:fldCharType="begin"/>
      </w:r>
      <w:r w:rsidR="00125118">
        <w:instrText xml:space="preserve"> ADDIN ZOTERO_ITEM CSL_CITATION {"citationID":"cczDcn2Y","properties":{"formattedCitation":"(Baumle,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(Baumle, Fossett, and Waren 2008; Berri 1989; Motomura 1982)</w:t>
      </w:r>
      <w:r w:rsidR="00125118">
        <w:fldChar w:fldCharType="end"/>
      </w:r>
      <w:r>
        <w:t>.</w:t>
      </w:r>
      <w:r>
        <w:rPr>
          <w:rStyle w:val="EndnoteReference"/>
        </w:rPr>
        <w:endnoteReference w:id="12"/>
      </w:r>
      <w:r>
        <w:t xml:space="preserve"> Formally, I hypothesize that </w:t>
      </w:r>
      <w:r>
        <w:rPr>
          <w:rFonts w:ascii="Times" w:hAnsi="Times"/>
        </w:rPr>
        <w:t>a</w:t>
      </w:r>
      <w:r w:rsidRPr="00FD45F5">
        <w:rPr>
          <w:rFonts w:ascii="Times" w:hAnsi="Times"/>
        </w:rPr>
        <w:t xml:space="preserve">fter invalidation, </w:t>
      </w:r>
      <w:r>
        <w:rPr>
          <w:rFonts w:ascii="Times" w:hAnsi="Times"/>
        </w:rPr>
        <w:t>Section 5</w:t>
      </w:r>
      <w:r w:rsidRPr="00FD45F5">
        <w:rPr>
          <w:rFonts w:ascii="Times" w:hAnsi="Times"/>
        </w:rPr>
        <w:t xml:space="preserve"> </w:t>
      </w:r>
      <w:r>
        <w:rPr>
          <w:rFonts w:ascii="Times" w:hAnsi="Times"/>
        </w:rPr>
        <w:t>plac</w:t>
      </w:r>
      <w:r w:rsidRPr="00FD45F5">
        <w:rPr>
          <w:rFonts w:ascii="Times" w:hAnsi="Times"/>
        </w:rPr>
        <w:t xml:space="preserve">es that annex will have </w:t>
      </w:r>
      <w:r>
        <w:rPr>
          <w:rFonts w:ascii="Times" w:hAnsi="Times"/>
        </w:rPr>
        <w:t xml:space="preserve">greater reduction </w:t>
      </w:r>
      <w:r w:rsidRPr="00FD45F5">
        <w:rPr>
          <w:rFonts w:ascii="Times" w:hAnsi="Times"/>
        </w:rPr>
        <w:t xml:space="preserve">in </w:t>
      </w:r>
      <w:r>
        <w:rPr>
          <w:rFonts w:ascii="Times" w:hAnsi="Times"/>
        </w:rPr>
        <w:t xml:space="preserve">their </w:t>
      </w:r>
      <w:r w:rsidRPr="00FD45F5">
        <w:rPr>
          <w:rFonts w:ascii="Times" w:hAnsi="Times"/>
        </w:rPr>
        <w:t>percent Black and percent non-Black minority</w:t>
      </w:r>
      <w:r>
        <w:rPr>
          <w:rFonts w:ascii="Times" w:hAnsi="Times"/>
        </w:rPr>
        <w:t xml:space="preserve"> population shares at the end</w:t>
      </w:r>
      <w:r w:rsidRPr="00FD45F5">
        <w:rPr>
          <w:rFonts w:ascii="Times" w:hAnsi="Times"/>
        </w:rPr>
        <w:t xml:space="preserve"> of the period</w:t>
      </w:r>
      <w:r>
        <w:rPr>
          <w:rFonts w:ascii="Times" w:hAnsi="Times"/>
        </w:rPr>
        <w:t xml:space="preserve">, </w:t>
      </w:r>
      <w:r w:rsidRPr="00FD45F5">
        <w:rPr>
          <w:rFonts w:ascii="Times" w:hAnsi="Times"/>
        </w:rPr>
        <w:t>since they are no longer subject to federal oversight prohibiting such annexations</w:t>
      </w:r>
      <w:r>
        <w:rPr>
          <w:rFonts w:ascii="Times" w:hAnsi="Times"/>
        </w:rPr>
        <w:t xml:space="preserve"> (H2).</w:t>
      </w:r>
    </w:p>
    <w:p w14:paraId="7A41180A" w14:textId="311F81BC" w:rsidR="008D3F8E" w:rsidRDefault="008D3F8E" w:rsidP="00CF7C95">
      <w:pPr>
        <w:spacing w:line="480" w:lineRule="auto"/>
        <w:pPrChange w:id="510" w:author="Iris Zhang" w:date="2023-01-03T11:01:00Z">
          <w:pPr>
            <w:spacing w:line="360" w:lineRule="auto"/>
          </w:pPr>
        </w:pPrChange>
      </w:pPr>
    </w:p>
    <w:p w14:paraId="21B71452" w14:textId="2EBDEFA6" w:rsidR="008D3F8E" w:rsidRPr="005E4CC3" w:rsidRDefault="008D3F8E" w:rsidP="00CF7C95">
      <w:pPr>
        <w:spacing w:line="480" w:lineRule="auto"/>
        <w:rPr>
          <w:b/>
          <w:bCs/>
          <w:rPrChange w:id="511" w:author="Iris Zhang" w:date="2022-12-27T19:03:00Z">
            <w:rPr>
              <w:i/>
              <w:iCs/>
            </w:rPr>
          </w:rPrChange>
        </w:rPr>
        <w:pPrChange w:id="512" w:author="Iris Zhang" w:date="2023-01-03T11:01:00Z">
          <w:pPr>
            <w:spacing w:line="360" w:lineRule="auto"/>
          </w:pPr>
        </w:pPrChange>
      </w:pPr>
      <w:r w:rsidRPr="005E4CC3">
        <w:rPr>
          <w:b/>
          <w:bCs/>
          <w:rPrChange w:id="513" w:author="Iris Zhang" w:date="2022-12-27T19:03:00Z">
            <w:rPr>
              <w:i/>
              <w:iCs/>
            </w:rPr>
          </w:rPrChange>
        </w:rPr>
        <w:t xml:space="preserve">The </w:t>
      </w:r>
      <w:ins w:id="514" w:author="Iris Zhang" w:date="2022-12-27T19:03:00Z">
        <w:r w:rsidR="005E4CC3">
          <w:rPr>
            <w:b/>
            <w:bCs/>
          </w:rPr>
          <w:t>C</w:t>
        </w:r>
      </w:ins>
      <w:del w:id="515" w:author="Iris Zhang" w:date="2022-12-27T19:03:00Z">
        <w:r w:rsidRPr="005E4CC3" w:rsidDel="005E4CC3">
          <w:rPr>
            <w:b/>
            <w:bCs/>
            <w:rPrChange w:id="516" w:author="Iris Zhang" w:date="2022-12-27T19:03:00Z">
              <w:rPr>
                <w:i/>
                <w:iCs/>
              </w:rPr>
            </w:rPrChange>
          </w:rPr>
          <w:delText>c</w:delText>
        </w:r>
      </w:del>
      <w:r w:rsidRPr="005E4CC3">
        <w:rPr>
          <w:b/>
          <w:bCs/>
          <w:rPrChange w:id="517" w:author="Iris Zhang" w:date="2022-12-27T19:03:00Z">
            <w:rPr>
              <w:i/>
              <w:iCs/>
            </w:rPr>
          </w:rPrChange>
        </w:rPr>
        <w:t xml:space="preserve">hanging </w:t>
      </w:r>
      <w:ins w:id="518" w:author="Iris Zhang" w:date="2022-12-27T19:03:00Z">
        <w:r w:rsidR="005E4CC3">
          <w:rPr>
            <w:b/>
            <w:bCs/>
          </w:rPr>
          <w:t>C</w:t>
        </w:r>
      </w:ins>
      <w:del w:id="519" w:author="Iris Zhang" w:date="2022-12-27T19:03:00Z">
        <w:r w:rsidRPr="005E4CC3" w:rsidDel="005E4CC3">
          <w:rPr>
            <w:b/>
            <w:bCs/>
            <w:rPrChange w:id="520" w:author="Iris Zhang" w:date="2022-12-27T19:03:00Z">
              <w:rPr>
                <w:i/>
                <w:iCs/>
              </w:rPr>
            </w:rPrChange>
          </w:rPr>
          <w:delText>c</w:delText>
        </w:r>
      </w:del>
      <w:r w:rsidRPr="005E4CC3">
        <w:rPr>
          <w:b/>
          <w:bCs/>
          <w:rPrChange w:id="521" w:author="Iris Zhang" w:date="2022-12-27T19:03:00Z">
            <w:rPr>
              <w:i/>
              <w:iCs/>
            </w:rPr>
          </w:rPrChange>
        </w:rPr>
        <w:t xml:space="preserve">olor </w:t>
      </w:r>
      <w:ins w:id="522" w:author="Iris Zhang" w:date="2022-12-27T19:03:00Z">
        <w:r w:rsidR="005E4CC3">
          <w:rPr>
            <w:b/>
            <w:bCs/>
          </w:rPr>
          <w:t>L</w:t>
        </w:r>
      </w:ins>
      <w:del w:id="523" w:author="Iris Zhang" w:date="2022-12-27T19:03:00Z">
        <w:r w:rsidRPr="005E4CC3" w:rsidDel="005E4CC3">
          <w:rPr>
            <w:b/>
            <w:bCs/>
            <w:rPrChange w:id="524" w:author="Iris Zhang" w:date="2022-12-27T19:03:00Z">
              <w:rPr>
                <w:i/>
                <w:iCs/>
              </w:rPr>
            </w:rPrChange>
          </w:rPr>
          <w:delText>l</w:delText>
        </w:r>
      </w:del>
      <w:r w:rsidRPr="005E4CC3">
        <w:rPr>
          <w:b/>
          <w:bCs/>
          <w:rPrChange w:id="525" w:author="Iris Zhang" w:date="2022-12-27T19:03:00Z">
            <w:rPr>
              <w:i/>
              <w:iCs/>
            </w:rPr>
          </w:rPrChange>
        </w:rPr>
        <w:t xml:space="preserve">ine and Black </w:t>
      </w:r>
      <w:ins w:id="526" w:author="Iris Zhang" w:date="2022-12-27T19:03:00Z">
        <w:r w:rsidR="005E4CC3">
          <w:rPr>
            <w:b/>
            <w:bCs/>
          </w:rPr>
          <w:t>E</w:t>
        </w:r>
      </w:ins>
      <w:del w:id="527" w:author="Iris Zhang" w:date="2022-12-27T19:03:00Z">
        <w:r w:rsidRPr="005E4CC3" w:rsidDel="005E4CC3">
          <w:rPr>
            <w:b/>
            <w:bCs/>
            <w:rPrChange w:id="528" w:author="Iris Zhang" w:date="2022-12-27T19:03:00Z">
              <w:rPr>
                <w:i/>
                <w:iCs/>
              </w:rPr>
            </w:rPrChange>
          </w:rPr>
          <w:delText>e</w:delText>
        </w:r>
      </w:del>
      <w:r w:rsidRPr="005E4CC3">
        <w:rPr>
          <w:b/>
          <w:bCs/>
          <w:rPrChange w:id="529" w:author="Iris Zhang" w:date="2022-12-27T19:03:00Z">
            <w:rPr>
              <w:i/>
              <w:iCs/>
            </w:rPr>
          </w:rPrChange>
        </w:rPr>
        <w:t xml:space="preserve">xceptionalism </w:t>
      </w:r>
    </w:p>
    <w:p w14:paraId="0AFB6F6D" w14:textId="442E9729" w:rsidR="008D3F8E" w:rsidRDefault="008D3F8E" w:rsidP="00CF7C95">
      <w:pPr>
        <w:spacing w:line="480" w:lineRule="auto"/>
        <w:pPrChange w:id="530" w:author="Iris Zhang" w:date="2023-01-03T11:01:00Z">
          <w:pPr>
            <w:spacing w:line="360" w:lineRule="auto"/>
          </w:pPr>
        </w:pPrChange>
      </w:pPr>
      <w:r>
        <w:t xml:space="preserve"> </w:t>
      </w:r>
      <w:del w:id="531" w:author="Iris Zhang" w:date="2022-12-27T19:04:00Z">
        <w:r w:rsidDel="00995827">
          <w:tab/>
        </w:r>
      </w:del>
      <w:r>
        <w:t xml:space="preserve">Previous research on municipal annexations has primarily investigated the avoidance of Black communities </w:t>
      </w:r>
      <w:r w:rsidR="00125118">
        <w:fldChar w:fldCharType="begin"/>
      </w:r>
      <w:r w:rsidR="00125118">
        <w:instrText xml:space="preserve"> ADDIN ZOTERO_ITEM CSL_CITATION {"citationID":"1h13s6f0","properties":{"formattedCitation":"(Aiken 1987; Durst 2019; Johnson et al. 2004; Lichter et al. 2007)","plainCitation":"(Aiken 1987; Durst 2019; Johnson et al. 2004; Lichter et al. 2007)","noteIndex":0},"citationItems":[{"id":745,"uris":["http://zotero.org/users/9022956/items/8UZG6Z6Y"],"itemData":{"id":745,"type":"article-journal","abstract":"A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(Aiken 1987; Durst 2019; Johnson et al. 2004; Lichter et al. 2007)</w:t>
      </w:r>
      <w:r w:rsidR="00125118">
        <w:fldChar w:fldCharType="end"/>
      </w:r>
      <w:r>
        <w:t xml:space="preserve">, with three exceptions that investigate the avoidance of Hispanic communities </w:t>
      </w:r>
      <w:r w:rsidR="00125118">
        <w:fldChar w:fldCharType="begin"/>
      </w:r>
      <w:r w:rsidR="00125118">
        <w:instrText xml:space="preserve"> ADDIN ZOTERO_ITEM CSL_CITATION {"citationID":"MoASelzr","properties":{"formattedCitation":"(Durst 2014; 2018; Wilson and Edwards 2014)","plainCitation":"(Durst 2014; 2018;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 2018; Wilson and Edwards 2014)</w:t>
      </w:r>
      <w:r w:rsidR="00125118">
        <w:fldChar w:fldCharType="end"/>
      </w:r>
      <w:r>
        <w:t xml:space="preserve">. But, as the U.S. continues to experience growth in racial minority populations through immigration from a diverse set of countries, places are becoming even more diverse beyond Black, White, and Hispanic, with the predominant racial minority group(s) additionally varying across metropolitan areas and states </w:t>
      </w:r>
      <w:r w:rsidR="00125118">
        <w:fldChar w:fldCharType="begin"/>
      </w:r>
      <w:r w:rsidR="00125118">
        <w:instrText xml:space="preserve"> ADDIN ZOTERO_ITEM CSL_CITATION {"citationID":"kLe6EonD","properties":{"formattedCitation":"(Jensen et al. 2021)","plainCitation":"(Jensen et al. 2021)","noteIndex":0},"citationItems":[{"id":996,"uris":["http://zotero.org/users/9022956/items/GCTVD6KX"],"itemData":{"id":996,"type":"webpage","abstract":"2020 Census results released today allow us to measure the nation’s racial and ethnic diversity and how it varies at different geographic levels.","container-title":"U.S. Census Bureau","note":"section: Government","title":"The Chance That Two People Chosen at Random Are of Different Race or Ethnicity Groups Has Increased Since 2010","URL":"https://www.census.gov/library/stories/2021/08/2020-united-states-population-more-racially-ethnically-diverse-than-2010.html","author":[{"family":"Jensen","given":"Eric"},{"family":"Jones","given":"Nicolas"},{"family":"Rabe","given":"Megan"},{"family":"Pratt","given":"Beverly"},{"family":"Medina","given":"Laura"},{"family":"Orozco","given":"Kimberly"},{"family":"Spell","given":"Lindsay"}],"accessed":{"date-parts":[["2022",8,25]]},"issued":{"date-parts":[["2021",8,12]]}}}],"schema":"https://github.com/citation-style-language/schema/raw/master/csl-citation.json"} </w:instrText>
      </w:r>
      <w:r w:rsidR="00125118">
        <w:fldChar w:fldCharType="separate"/>
      </w:r>
      <w:r w:rsidR="00125118">
        <w:rPr>
          <w:noProof/>
        </w:rPr>
        <w:t>(Jensen et al. 2021)</w:t>
      </w:r>
      <w:r w:rsidR="00125118">
        <w:fldChar w:fldCharType="end"/>
      </w:r>
      <w:r>
        <w:t xml:space="preserve">. The theory of racial threat posits that as </w:t>
      </w:r>
      <w:del w:id="532" w:author="Iris Zhang" w:date="2022-12-27T18:12:00Z">
        <w:r w:rsidDel="009853EE">
          <w:delText xml:space="preserve">cities </w:delText>
        </w:r>
      </w:del>
      <w:ins w:id="533" w:author="Iris Zhang" w:date="2022-12-27T18:12:00Z">
        <w:r>
          <w:t>places</w:t>
        </w:r>
        <w:r>
          <w:t xml:space="preserve"> </w:t>
        </w:r>
      </w:ins>
      <w:r>
        <w:t xml:space="preserve">become more racially diverse, White communities intensify efforts to maintain their dominant group position </w:t>
      </w:r>
      <w:r w:rsidR="00125118">
        <w:fldChar w:fldCharType="begin"/>
      </w:r>
      <w:r w:rsidR="00125118">
        <w:instrText xml:space="preserve"> ADDIN ZOTERO_ITEM CSL_CITATION {"citationID":"UiNrirBZ","properties":{"formattedCitation":"(Blumer 1958; Bobo and Hutchings 1996; Wilkes and Okamoto 2002)","plainCitation":"(Blumer 1958; Bobo and Hutchings 1996; Wilkes and Okamoto 2002)","noteIndex":0},"citationItems":[{"id":725,"uris":["http://zotero.org/users/9022956/items/IZ4JU4FA"],"itemData":{"id":725,"type":"article-journal","container-title":"The Pacific Sociological Review","DOI":"10.2307/1388607","ISSN":"0030-8919","issue":"1","note":"publisher: [Sage Publications, Inc., University of California Press]","page":"3-7","source":"JSTOR","title":"Race Prejudice as a Sense of Group Position","volume":"1","author":[{"family":"Blumer","given":"Herbert"}],"issued":{"date-parts":[["1958"]]}}},{"id":743,"uris":["http://zotero.org/users/9022956/items/RIQ827HY"],"itemData":{"id":743,"type":"article-journal","abstract":"Perceptions of threat occupy a central place in race relations in Blumer's theory of prejudice but few direct efforts to study such perceptions exist. Extending Blumer's reasoning, we hypothesize that such perceptions are driven by a group's feelings of racial alienation within the larger social order. The more that members of a particular racial group feel collectively oppressed and unfairly treated by society, the more likely they are to perceive members of other groups as potential threats. We also examine whether such perceptions spring from simple self-interest, orthodox prejudice such as negative feelings and stereotyping, or broad beliefs about social stratification and inequality. We use data from the 1992 Los Angeles County Social Survey, a large multiracial sample of the general population, to analyze the distribution and social and psychological underpinnings of perceived group competition. Our results support the racial alienation hypothesis as well as the hypotheses positing effects for self-interest, prejudice, and stratification beliefs. We argue that Blumer's group-position framework offers the most parsimonious integration and interpretation of the social psychological processes involved in the formation of perceptions of group threat and competition.","container-title":"American Sociological Review","DOI":"10.2307/2096302","ISSN":"0003-1224","issue":"6","note":"publisher: [American Sociological Association, Sage Publications, Inc.]","page":"951-972","source":"JSTOR","title":"Perceptions of Racial Group Competition: Extending Blumer's Theory of Group Position to a Multiracial Social Context","title-short":"Perceptions of Racial Group Competition","volume":"61","author":[{"family":"Bobo","given":"Lawrence"},{"family":"Hutchings","given":"Vincent L."}],"issued":{"date-parts":[["1996"]]}}},{"id":728,"uris":["http://zotero.org/users/9022956/items/4A7TLVXI"],"itemData":{"id":728,"type":"article-journal","container-title":"Nationalism and Ethnic Politics","DOI":"10.1080/13537110208428667","ISSN":"1353-7113, 1557-2986","issue":"3","journalAbbreviation":"Nationalism and Ethnic Politics","language":"en","page":"1-23","source":"DOI.org (Crossref)","title":"Ethnic competition and mobilization by minorities at risk","volume":"8","author":[{"family":"Wilkes","given":"Rima"},{"family":"Okamoto","given":"Dina G."}],"issued":{"date-parts":[["2002",9]]}}}],"schema":"https://github.com/citation-style-language/schema/raw/master/csl-citation.json"} </w:instrText>
      </w:r>
      <w:r w:rsidR="00125118">
        <w:fldChar w:fldCharType="separate"/>
      </w:r>
      <w:r w:rsidR="00125118">
        <w:rPr>
          <w:noProof/>
        </w:rPr>
        <w:t>(Blumer 1958; Bobo and Hutchings 1996; Wilkes and Okamoto 2002)</w:t>
      </w:r>
      <w:r w:rsidR="00125118">
        <w:fldChar w:fldCharType="end"/>
      </w:r>
      <w:r>
        <w:t xml:space="preserve">. Other research finds that White people living in places with White </w:t>
      </w:r>
      <w:r>
        <w:lastRenderedPageBreak/>
        <w:t xml:space="preserve">population share decreases </w:t>
      </w:r>
      <w:del w:id="534" w:author="Iris Zhang" w:date="2022-12-27T18:12:00Z">
        <w:r w:rsidDel="009853EE">
          <w:delText>participate in a variety of racially exclusionary behavior reflecting</w:delText>
        </w:r>
      </w:del>
      <w:ins w:id="535" w:author="Iris Zhang" w:date="2022-12-27T18:12:00Z">
        <w:r>
          <w:t>exhibit</w:t>
        </w:r>
      </w:ins>
      <w:r>
        <w:t xml:space="preserve"> fear </w:t>
      </w:r>
      <w:del w:id="536" w:author="Iris Zhang" w:date="2022-12-27T18:12:00Z">
        <w:r w:rsidDel="009853EE">
          <w:delText xml:space="preserve">or resentment </w:delText>
        </w:r>
      </w:del>
      <w:r>
        <w:t>towards these demographic changes</w:t>
      </w:r>
      <w:ins w:id="537" w:author="Iris Zhang" w:date="2022-12-19T23:43:00Z">
        <w:r>
          <w:t xml:space="preserve"> and </w:t>
        </w:r>
      </w:ins>
      <w:ins w:id="538" w:author="Iris Zhang" w:date="2022-12-27T18:12:00Z">
        <w:r>
          <w:t>direct</w:t>
        </w:r>
      </w:ins>
      <w:ins w:id="539" w:author="Iris Zhang" w:date="2022-12-19T23:43:00Z">
        <w:r>
          <w:t xml:space="preserve"> this resentment towards Black groups</w:t>
        </w:r>
      </w:ins>
      <w:r>
        <w:t xml:space="preserve"> </w:t>
      </w:r>
      <w:r w:rsidR="00125118">
        <w:fldChar w:fldCharType="begin"/>
      </w:r>
      <w:r w:rsidR="00125118">
        <w:instrText xml:space="preserve"> ADDIN ZOTERO_ITEM CSL_CITATION {"citationID":"dcxLob3q","properties":{"formattedCitation":"(Abascal 2022; R. D. King and Wheelock 2007; Stacey, Carbone-L\\uc0\\u243{}pez, and Rosenfeld 2011)","plainCitation":"(Abascal 2022; R. D. King and Wheelock 2007; Stacey, Carbone-López, and Rosenfeld 2011)","noteIndex":0},"citationItems":[{"id":1195,"uris":["http://zotero.org/users/9022956/items/UWW4AXF3"],"itemData":{"id":1195,"type":"article-journal","abstract":"The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Resentment","author":[{"family":"Abascal","given":"Maria"}],"issued":{"date-parts":[["2022",6,21]]}}},{"id":899,"uris":["http://zotero.org/users/9022956/items/YS6D7H4C"],"itemData":{"id":899,"type":"article-journal","abstract":"This research examines the individual-level and contextual correlates of punitive attitudes in the United States. Prior research suggests that the demographic composition and economic conditions of geographic areas influence public support for punitive policies. Yet, these findings rest on assumptions about individual perceptions of minority groups as threatening. This work builds on the threat framework by measuring the concept of “perceived threat” and examining the association between aggregate social conditions, perceived threat and punitive sentiments. Analysis of newly collected data suggests that individual perceptions of African Americans as threatening to economic resources is a strong predictor of punitive attitudes. In addition, respondents residing in areas with higher unemployment rates and places that experienced a recent increase in the size of the African American population are more punitive. The latter effect is largely mediated by perceptions of African Americans as threatening to material resources for white respondents. The results agree with racial threat perspectives on social control, but we go beyond extant research by unpacking the micro-level processes that are central to the threat hypothesis.","container-title":"Social Forces","DOI":"10.1353/sof.2007.0045","ISSN":"0037-7732","issue":"3","journalAbbreviation":"Social Forces","page":"1255-1280","source":"Silverchair","title":"Group Threat and Social Control: Race, Perceptions of Minorities and the Desire to Punish","title-short":"Group Threat and Social Control","volume":"85","author":[{"family":"King","given":"Ryan D"},{"family":"Wheelock","given":"Darren"}],"issued":{"date-parts":[["2007",3,1]]}},"label":"page"},{"id":897,"uris":["http://zotero.org/users/9022956/items/3A7WWTD9"],"itemData":{"id":897,"type":"article-journal","abstract":"In recent years, Hispanic immigration to the United States has become a politically charged public issue, with significant consequences for immigration policies, communities, individual immigrants, and the U.S. residents who resemble them in language, customs, and appearance. We examine one possible collateral consequence of the fear and tension surrounding recent immigration trends, anti-Hispanic hate crime. Drawing on traditional theories of intergroup conflict—and particularly minority threat theory—we hypothesize that recent changes in Hispanic immigration are positively related to hate crimes targeting Hispanics. We find support for this hypothesis in a multivariate state-level panel analysis of anti-Hispanic hate crime from 2000 to 2004. Other predictions, however, are not supported. We conclude that the impact of immigration patterns on hate crime is an important area for continued criminological inquiry and that the notion of cultural threat should receive greater attention as studies of intergroup conflict move beyond the Black—White dichotomy.","container-title":"Journal of Contemporary Criminal Justice","DOI":"10.1177/1043986211412560","ISSN":"1043-9862","issue":"3","journalAbbreviation":"Journal of Contemporary Criminal Justice","language":"en","note":"publisher: SAGE Publications Inc","page":"278-298","source":"SAGE Journals","title":"Demographic Change and Ethnically Motivated Crime: The Impact of Immigration on Anti-Hispanic Hate Crime in the United States","title-short":"Demographic Change and Ethnically Motivated Crime","volume":"27","author":[{"family":"Stacey","given":"Michele"},{"family":"Carbone-López","given":"Kristin"},{"family":"Rosenfeld","given":"Richard"}],"issued":{"date-parts":[["2011",8,1]]}},"label":"page"}],"schema":"https://github.com/citation-style-language/schema/raw/master/csl-citation.json"} </w:instrText>
      </w:r>
      <w:r w:rsidR="00125118">
        <w:fldChar w:fldCharType="separate"/>
      </w:r>
      <w:r w:rsidR="00125118" w:rsidRPr="00125118">
        <w:rPr>
          <w:rFonts w:cs="Times New Roman"/>
        </w:rPr>
        <w:t>(</w:t>
      </w:r>
      <w:proofErr w:type="spellStart"/>
      <w:r w:rsidR="00125118" w:rsidRPr="00125118">
        <w:rPr>
          <w:rFonts w:cs="Times New Roman"/>
        </w:rPr>
        <w:t>Abascal</w:t>
      </w:r>
      <w:proofErr w:type="spellEnd"/>
      <w:r w:rsidR="00125118" w:rsidRPr="00125118">
        <w:rPr>
          <w:rFonts w:cs="Times New Roman"/>
        </w:rPr>
        <w:t xml:space="preserve"> 2022; R. D. King and Wheelock 2007; Stacey, Carbone-López, and Rosenfeld 2011)</w:t>
      </w:r>
      <w:r w:rsidR="00125118">
        <w:fldChar w:fldCharType="end"/>
      </w:r>
      <w:r>
        <w:t xml:space="preserve">. </w:t>
      </w:r>
      <w:del w:id="540" w:author="Iris Zhang" w:date="2022-12-19T23:43:00Z">
        <w:r w:rsidDel="00A53B9B">
          <w:delText xml:space="preserve">However, in the residential context, racial threat is not merely based on differences in White/non-White population shares. </w:delText>
        </w:r>
      </w:del>
    </w:p>
    <w:p w14:paraId="5F5C61D5" w14:textId="620AF6EA" w:rsidR="008D3F8E" w:rsidRDefault="008D3F8E" w:rsidP="00CF7C95">
      <w:pPr>
        <w:spacing w:line="480" w:lineRule="auto"/>
        <w:ind w:firstLine="720"/>
        <w:rPr>
          <w:rFonts w:ascii="Times" w:hAnsi="Times"/>
        </w:rPr>
        <w:pPrChange w:id="541" w:author="Iris Zhang" w:date="2023-01-03T11:01:00Z">
          <w:pPr>
            <w:spacing w:line="360" w:lineRule="auto"/>
            <w:ind w:firstLine="720"/>
          </w:pPr>
        </w:pPrChange>
      </w:pPr>
      <w:r>
        <w:t xml:space="preserve">Black exceptionalism refers to the distinctly large social distance between Black versus non-Black residents compared to any other pairwise comparisons between racial groups </w:t>
      </w:r>
      <w:r w:rsidR="00125118">
        <w:fldChar w:fldCharType="begin"/>
      </w:r>
      <w:r w:rsidR="00125118">
        <w:instrText xml:space="preserve"> ADDIN ZOTERO_ITEM CSL_CITATION {"citationID":"b92sQMvT","properties":{"formattedCitation":"(Parisi, Lichter, and Taquino 2011)","plainCitation":"(Parisi, Lichter, and Taquino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(Parisi, Lichter, and Taquino 2011)</w:t>
      </w:r>
      <w:r w:rsidR="00125118">
        <w:fldChar w:fldCharType="end"/>
      </w:r>
      <w:r>
        <w:t xml:space="preserve">, for example White and Asian versus White and Black. This is apparent in residential segregation patterns, individual preferences for neighborhoods by neighborhood racial composition, and other indicators of closeness like interracial relationships across a variety of contexts </w:t>
      </w:r>
      <w:r>
        <w:fldChar w:fldCharType="begin"/>
      </w:r>
      <w:r>
        <w:instrText xml:space="preserve"> ADDIN ZOTERO_ITEM CSL_CITATION {"citationID":"3Hakr5t4","properties":{"formattedCitation":"(Hwang and McDaniel 2022)","plainCitation":"(Hwang and McDaniel 2022)","dontUpdate":true,"noteIndex":0},"citationItems":[{"id":508,"uris":["http://zotero.org/users/9022956/items/8C3LKQD9"],"itemData":{"id":508,"type":"article-journal","abstract":"The literature on the persistence of racial residential segregation in the United States has made significant progress by moving beyond traditional explanations—socioeconomic differences, preferences, and discrimination—to focus on the complex ways in which these factors interact with the multistage process of residential sorting. Dramatic changes in metropolitan landscapes over the past two decades, however, demand an expanded theoretical framework that can account for stability and change. In this article, we review research on contemporary urban changes that offers insights for explaining segregation's persistence amid widespread change. We identify three broad categories of mechanisms that exacerbate inequities by race and class in residential sorting processes: resource inequality, hierarchy endurance, and consolidated power. We describe developments in measuring segregation and new data and methods for studying urban change that enable researchers to consider the contemporary mechanisms, forms, and scales of segregation in the twenty-first century. Expected final online publication date for the Annual Review of Sociology, Volume 48 is July 2022. Please see http://www.annualreviews.org/page/journal/pubdates for revised estimates.","container-title":"Annual Review of Sociology","DOI":"10.1146/annurev-soc-030420-014126","issue":"1","note":"_eprint: https://doi.org/10.1146/annurev-soc-030420-014126","page":"8.1-8.23","source":"Annual Reviews","title":"Racialized Reshuffling: Urban Change and the Persistence of Segregation in the Twenty-First Century","title-short":"Racialized Reshuffling","volume":"48","author":[{"family":"Hwang","given":"Jackelyn"},{"family":"McDaniel","given":"Tyler W."}],"issued":{"date-parts":[["2022"]]}}}],"schema":"https://github.com/citation-style-language/schema/raw/master/csl-citation.json"} </w:instrText>
      </w:r>
      <w:r>
        <w:fldChar w:fldCharType="separate"/>
      </w:r>
      <w:r>
        <w:rPr>
          <w:noProof/>
        </w:rPr>
        <w:t>(see Hwang and McDaniel [2022] for a review)</w:t>
      </w:r>
      <w:r>
        <w:fldChar w:fldCharType="end"/>
      </w:r>
      <w:r>
        <w:t>.</w:t>
      </w:r>
      <w:r w:rsidR="000C0710">
        <w:rPr>
          <w:rStyle w:val="EndnoteReference"/>
        </w:rPr>
        <w:endnoteReference w:id="13"/>
      </w:r>
      <w:r w:rsidR="000C0710">
        <w:t xml:space="preserve"> </w:t>
      </w:r>
      <w:r>
        <w:t xml:space="preserve">Therefore, I expect municipalities’ annexation patterns to also reflect this bright Black/non-Black boundary </w:t>
      </w:r>
      <w:r w:rsidR="00125118">
        <w:fldChar w:fldCharType="begin"/>
      </w:r>
      <w:r w:rsidR="00125118">
        <w:instrText xml:space="preserve"> ADDIN ZOTERO_ITEM CSL_CITATION {"citationID":"gK5uwwVy","properties":{"formattedCitation":"(Fox and Guglielmo 2012; Lee and Bean 2004)","plainCitation":"(Fox and Guglielmo 2012; Lee and Bean 2004)","noteIndex":0},"citationItems":[{"id":925,"uris":["http://zotero.org/users/9022956/items/89PBPGHH"],"itemData":{"id":925,"type":"article-journal","abstract":"Contemporary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D."}],"issued":{"date-parts":[["2004"]]}}}],"schema":"https://github.com/citation-style-language/schema/raw/master/csl-citation.json"} </w:instrText>
      </w:r>
      <w:r w:rsidR="00125118">
        <w:fldChar w:fldCharType="separate"/>
      </w:r>
      <w:r w:rsidR="00125118">
        <w:rPr>
          <w:noProof/>
        </w:rPr>
        <w:t>(Fox and Guglielmo 2012; Lee and Bean 2004)</w:t>
      </w:r>
      <w:r w:rsidR="00125118">
        <w:fldChar w:fldCharType="end"/>
      </w:r>
      <w:r>
        <w:t xml:space="preserve">. In this study, I consider annexations that dilute Black population share to a greater extent than for non-Black minority populations as evidence of Black exceptionalism. </w:t>
      </w:r>
      <w:r w:rsidRPr="00E32C77">
        <w:t>Fo</w:t>
      </w:r>
      <w:r>
        <w:t>r</w:t>
      </w:r>
      <w:r w:rsidRPr="00E32C77">
        <w:t>mally,</w:t>
      </w:r>
      <w:r>
        <w:t xml:space="preserve"> I hypothesize that the</w:t>
      </w:r>
      <w:r w:rsidRPr="00452EDA">
        <w:rPr>
          <w:rFonts w:ascii="Times" w:hAnsi="Times"/>
        </w:rPr>
        <w:t xml:space="preserve"> negative change should be greater (more negative) for percent Black than for percent non-Black minority</w:t>
      </w:r>
      <w:r>
        <w:rPr>
          <w:rFonts w:ascii="Times" w:hAnsi="Times"/>
        </w:rPr>
        <w:t xml:space="preserve"> after an annexation, both before and after </w:t>
      </w:r>
      <w:r w:rsidRPr="00CA7132">
        <w:rPr>
          <w:rFonts w:ascii="Times" w:hAnsi="Times"/>
          <w:i/>
          <w:iCs/>
        </w:rPr>
        <w:t>Shelby</w:t>
      </w:r>
      <w:r>
        <w:rPr>
          <w:rFonts w:ascii="Times" w:hAnsi="Times"/>
        </w:rPr>
        <w:t xml:space="preserve"> (H3)</w:t>
      </w:r>
      <w:r w:rsidRPr="00452EDA">
        <w:rPr>
          <w:rFonts w:ascii="Times" w:hAnsi="Times"/>
        </w:rPr>
        <w:t xml:space="preserve">. </w:t>
      </w:r>
    </w:p>
    <w:p w14:paraId="44AAF22F" w14:textId="77777777" w:rsidR="008D3F8E" w:rsidRPr="00214B82" w:rsidRDefault="008D3F8E" w:rsidP="00CF7C95">
      <w:pPr>
        <w:spacing w:line="480" w:lineRule="auto"/>
        <w:ind w:firstLine="720"/>
        <w:rPr>
          <w:rFonts w:ascii="Times" w:hAnsi="Times"/>
        </w:rPr>
        <w:pPrChange w:id="542" w:author="Iris Zhang" w:date="2023-01-03T11:01:00Z">
          <w:pPr>
            <w:spacing w:line="360" w:lineRule="auto"/>
            <w:ind w:firstLine="720"/>
          </w:pPr>
        </w:pPrChange>
      </w:pPr>
    </w:p>
    <w:p w14:paraId="64C6F93B" w14:textId="23DBF91D" w:rsidR="008D3F8E" w:rsidDel="000C0710" w:rsidRDefault="008D3F8E" w:rsidP="00CF7C95">
      <w:pPr>
        <w:spacing w:line="480" w:lineRule="auto"/>
        <w:rPr>
          <w:del w:id="543" w:author="Iris Zhang" w:date="2023-01-03T11:02:00Z"/>
          <w:b/>
          <w:bCs/>
        </w:rPr>
        <w:pPrChange w:id="544" w:author="Iris Zhang" w:date="2023-01-03T11:01:00Z">
          <w:pPr>
            <w:spacing w:line="360" w:lineRule="auto"/>
          </w:pPr>
        </w:pPrChange>
      </w:pPr>
      <w:del w:id="545" w:author="Iris Zhang" w:date="2022-12-27T18:56:00Z">
        <w:r w:rsidDel="00AF383C">
          <w:rPr>
            <w:b/>
            <w:bCs/>
          </w:rPr>
          <w:delText xml:space="preserve">Data and Methods </w:delText>
        </w:r>
      </w:del>
      <w:ins w:id="546" w:author="Iris Zhang" w:date="2022-12-27T18:56:00Z">
        <w:r w:rsidR="00AF383C">
          <w:rPr>
            <w:b/>
            <w:bCs/>
          </w:rPr>
          <w:t>DATA AND METHODS</w:t>
        </w:r>
      </w:ins>
    </w:p>
    <w:p w14:paraId="10019141" w14:textId="77777777" w:rsidR="008D3F8E" w:rsidRDefault="008D3F8E" w:rsidP="00CF7C95">
      <w:pPr>
        <w:spacing w:line="480" w:lineRule="auto"/>
        <w:rPr>
          <w:b/>
          <w:bCs/>
        </w:rPr>
        <w:pPrChange w:id="547" w:author="Iris Zhang" w:date="2023-01-03T11:01:00Z">
          <w:pPr>
            <w:spacing w:line="360" w:lineRule="auto"/>
          </w:pPr>
        </w:pPrChange>
      </w:pPr>
    </w:p>
    <w:p w14:paraId="150EFA6D" w14:textId="3E96E840" w:rsidR="008D3F8E" w:rsidRPr="00AF383C" w:rsidRDefault="008D3F8E" w:rsidP="00CF7C95">
      <w:pPr>
        <w:spacing w:line="480" w:lineRule="auto"/>
        <w:rPr>
          <w:b/>
          <w:bCs/>
          <w:rPrChange w:id="548" w:author="Iris Zhang" w:date="2022-12-27T18:56:00Z">
            <w:rPr>
              <w:i/>
              <w:iCs/>
            </w:rPr>
          </w:rPrChange>
        </w:rPr>
        <w:pPrChange w:id="549" w:author="Iris Zhang" w:date="2023-01-03T11:01:00Z">
          <w:pPr>
            <w:spacing w:line="360" w:lineRule="auto"/>
          </w:pPr>
        </w:pPrChange>
      </w:pPr>
      <w:r w:rsidRPr="00AF383C">
        <w:rPr>
          <w:b/>
          <w:bCs/>
          <w:rPrChange w:id="550" w:author="Iris Zhang" w:date="2022-12-27T18:56:00Z">
            <w:rPr>
              <w:i/>
              <w:iCs/>
            </w:rPr>
          </w:rPrChange>
        </w:rPr>
        <w:t xml:space="preserve">Outcome Variables </w:t>
      </w:r>
    </w:p>
    <w:p w14:paraId="4E1CBEE3" w14:textId="78B79BAC" w:rsidR="008D3F8E" w:rsidRDefault="008D3F8E" w:rsidP="00CF7C95">
      <w:pPr>
        <w:spacing w:line="480" w:lineRule="auto"/>
        <w:pPrChange w:id="551" w:author="Iris Zhang" w:date="2023-01-03T11:01:00Z">
          <w:pPr>
            <w:spacing w:line="360" w:lineRule="auto"/>
            <w:ind w:firstLine="720"/>
          </w:pPr>
        </w:pPrChange>
      </w:pPr>
      <w:r>
        <w:t xml:space="preserve">To address the first question of how probabilities to annex changed before and after </w:t>
      </w:r>
      <w:r w:rsidRPr="003159FC">
        <w:rPr>
          <w:i/>
          <w:iCs/>
        </w:rPr>
        <w:t>Shelby</w:t>
      </w:r>
      <w:r>
        <w:t xml:space="preserve">, I use a binary indicator of conducting an annexation as the outcome variable. This is assigned 1 if the place conducted an annexation in the period (e.g., 2007-2013 and 2014-2020) and 0 otherwise. Municipalities—which correspond to Census places—conduct annexations. Census blocks, the smallest available geographic units with publicly available demographic data, can be annexed, </w:t>
      </w:r>
      <w:r>
        <w:lastRenderedPageBreak/>
        <w:t xml:space="preserve">and they nest up to Census places. Following previous approaches, I identify municipal annexations by comparing block- and place-level shapefiles, aided by spatial analysis tools in the R package ‘sf’ </w:t>
      </w:r>
      <w:r w:rsidR="00125118">
        <w:fldChar w:fldCharType="begin"/>
      </w:r>
      <w:r w:rsidR="00125118">
        <w:instrText xml:space="preserve"> ADDIN ZOTERO_ITEM CSL_CITATION {"citationID":"CSHYRb4Q","properties":{"formattedCitation":"(Pebesma 2018)","plainCitation":"(Pebesma 2018)","noteIndex":0},"citationItems":[{"id":693,"uris":["http://zotero.org/users/9022956/items/B5HMP4SI"],"itemData":{"id":693,"type":"article-journal","abstract":"Simple features are a standardized way of encoding spatial vector data (points, lines, polygons) in computers. The sf package implements simple features in R, and has roughly the same capacity for spatial vector data as packages sp, rgeos, and rgdal. We describe the need for this package, its place in the R package ecosystem, and its potential to connect R to other computer systems. We illustrate this with examples of its use.","container-title":"The R Journal","DOI":"10.32614/RJ-2018-009","ISSN":"2073-4859","issue":"1","journalAbbreviation":"The R Journal","language":"en","page":"439","source":"DOI.org (Crossref)","title":"Simple Features for R: Standardized Support for Spatial Vector Data","title-short":"Simple Features for R","volume":"10","author":[{"family":"Pebesma","given":"Edzer"}],"issued":{"date-parts":[["2018"]]}}}],"schema":"https://github.com/citation-style-language/schema/raw/master/csl-citation.json"} </w:instrText>
      </w:r>
      <w:r w:rsidR="00125118">
        <w:fldChar w:fldCharType="separate"/>
      </w:r>
      <w:r w:rsidR="00125118">
        <w:rPr>
          <w:noProof/>
        </w:rPr>
        <w:t>(Pebesma 2018)</w:t>
      </w:r>
      <w:r w:rsidR="00125118">
        <w:fldChar w:fldCharType="end"/>
      </w:r>
      <w:r>
        <w:t>. Annexations can occur in any of the following three periods: 2007-2013, which corresponds to the period immediately prior to the Supreme Court decision; and 2014-2020, which corresponds to the period immediately after the decision. I also collected data for annexations between 2000-2007, which serves as an additional pre-decision period for assessing time trends prior to the decision in supplementary analyses.</w:t>
      </w:r>
      <w:r>
        <w:rPr>
          <w:rStyle w:val="EndnoteReference"/>
        </w:rPr>
        <w:endnoteReference w:id="14"/>
      </w:r>
      <w:r>
        <w:t xml:space="preserve"> </w:t>
      </w:r>
    </w:p>
    <w:p w14:paraId="03D7F75A" w14:textId="71372F9B" w:rsidR="008D3F8E" w:rsidRDefault="008D3F8E" w:rsidP="00CF7C95">
      <w:pPr>
        <w:spacing w:line="480" w:lineRule="auto"/>
        <w:ind w:firstLine="720"/>
        <w:pPrChange w:id="552" w:author="Iris Zhang" w:date="2023-01-03T11:01:00Z">
          <w:pPr>
            <w:spacing w:line="360" w:lineRule="auto"/>
            <w:ind w:firstLine="720"/>
          </w:pPr>
        </w:pPrChange>
      </w:pPr>
      <w:r>
        <w:t xml:space="preserve">Following prior approaches, I define a block as having been annexed if a block 1) exists both in the beginning and the end of the period; 2) was not already part of another municipality at the beginning of the period; and 3) was not within the boundary of a place in the beginning of the period but became within the boundary of a place by the end of the period </w:t>
      </w:r>
      <w:r w:rsidR="00125118">
        <w:fldChar w:fldCharType="begin"/>
      </w:r>
      <w:r w:rsidR="00125118">
        <w:instrText xml:space="preserve"> ADDIN ZOTERO_ITEM CSL_CITATION {"citationID":"nzjkVhD6","properties":{"formattedCitation":"(Durst 2014; 2018; 2019; Lichter et al. 2007; Wilson and Edwards 2014)","plainCitation":"(Durst 2014; 2018; 2019; Lichter et al. 2007;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 2018; 2019; Lichter et al. 2007; Wilson and Edwards 2014)</w:t>
      </w:r>
      <w:r w:rsidR="00125118">
        <w:fldChar w:fldCharType="end"/>
      </w:r>
      <w:r>
        <w:t>.</w:t>
      </w:r>
      <w:r>
        <w:rPr>
          <w:rStyle w:val="EndnoteReference"/>
        </w:rPr>
        <w:endnoteReference w:id="15"/>
      </w:r>
      <w:r>
        <w:t xml:space="preserve"> Shapefiles for each year show boundaries updated to January 1</w:t>
      </w:r>
      <w:r w:rsidRPr="00CB08C3">
        <w:rPr>
          <w:vertAlign w:val="superscript"/>
        </w:rPr>
        <w:t>st</w:t>
      </w:r>
      <w:r>
        <w:t xml:space="preserve"> of that year. Hence, the best available data on pre-</w:t>
      </w:r>
      <w:r w:rsidRPr="00B765AF">
        <w:rPr>
          <w:i/>
          <w:iCs/>
        </w:rPr>
        <w:t>Shelby</w:t>
      </w:r>
      <w:r>
        <w:t xml:space="preserve"> boundaries are the 2013 shapefiles (updated as of January 1</w:t>
      </w:r>
      <w:r w:rsidRPr="00CB08C3">
        <w:rPr>
          <w:vertAlign w:val="superscript"/>
        </w:rPr>
        <w:t>st</w:t>
      </w:r>
      <w:r>
        <w:t>, 2013), and on the immediate post-</w:t>
      </w:r>
      <w:r w:rsidRPr="00B765AF">
        <w:rPr>
          <w:i/>
          <w:iCs/>
        </w:rPr>
        <w:t>Shelby</w:t>
      </w:r>
      <w:r>
        <w:t xml:space="preserve"> boundaries are the 2014 shapefiles (updated as of January 1</w:t>
      </w:r>
      <w:r w:rsidRPr="00CB08C3">
        <w:rPr>
          <w:vertAlign w:val="superscript"/>
        </w:rPr>
        <w:t>st</w:t>
      </w:r>
      <w:r>
        <w:t>, 2014).</w:t>
      </w:r>
      <w:r>
        <w:rPr>
          <w:rStyle w:val="EndnoteReference"/>
        </w:rPr>
        <w:endnoteReference w:id="16"/>
      </w:r>
      <w:r>
        <w:t xml:space="preserve"> </w:t>
      </w:r>
    </w:p>
    <w:p w14:paraId="57204586" w14:textId="2B96B718" w:rsidR="008D3F8E" w:rsidDel="000C0710" w:rsidRDefault="008D3F8E" w:rsidP="00CF7C95">
      <w:pPr>
        <w:spacing w:line="480" w:lineRule="auto"/>
        <w:ind w:firstLine="720"/>
        <w:rPr>
          <w:del w:id="561" w:author="Iris Zhang" w:date="2023-01-03T11:04:00Z"/>
        </w:rPr>
        <w:pPrChange w:id="562" w:author="Iris Zhang" w:date="2023-01-03T11:01:00Z">
          <w:pPr>
            <w:spacing w:line="360" w:lineRule="auto"/>
            <w:ind w:firstLine="720"/>
          </w:pPr>
        </w:pPrChange>
      </w:pPr>
      <w:r>
        <w:t>One significant challenge of this approach is that boundaries change between years for reasons unrelated to annexation. Moreover, refinements in how Census place boundaries are drawn over time, even when based on the same Census boundary-year, can result in boundary changes that are artificially recorded as annexation. I reduce the possibility of misclassification in two main ways: First, I only classify Census blocks as being within a place if they have at least 90% areal overlap with the place boundaries, both at the beginning and at the end of the period. Thus, annexed blocks must have at least 90% areal overlap with place boundaries at the end of the period.</w:t>
      </w:r>
      <w:r>
        <w:rPr>
          <w:rStyle w:val="EndnoteReference"/>
        </w:rPr>
        <w:endnoteReference w:id="17"/>
      </w:r>
      <w:r>
        <w:t xml:space="preserve"> Second, I validate my identified annexations with annexations recorded in </w:t>
      </w:r>
      <w:r>
        <w:lastRenderedPageBreak/>
        <w:t>the Census Bureau’s Boundary and Annexation Survey (BAS), the only official source of boundary changes for all states, even though it is incomplete in coverage.</w:t>
      </w:r>
      <w:r w:rsidR="000C0710">
        <w:rPr>
          <w:rStyle w:val="EndnoteReference"/>
        </w:rPr>
        <w:endnoteReference w:id="18"/>
      </w:r>
      <w:r w:rsidR="000C0710">
        <w:t xml:space="preserve"> </w:t>
      </w:r>
      <w:r>
        <w:t>Using the BAS, I check whether a place I identified as having conducted an annexation during a given period is also officially recorded as having conducted an annexation in the BAS. These comparisons are listed in Table 1, shown for my analytical sample. Even though the validation rate is very low for the 2007-2013 and 2014-2020 periods, the high validation rate for the 2000-2007 period lends confidence in my procedure and suggests that discrepancies arise from the extensive lag time before annexations become officially recorded in the BAS, if ever. Importantly, I do not miss any annexations: there are no municipalities recorded officially in the BAS as having annexed that period that I do not pick up. Relying only on the subset of observations that are validated in the BAS does not change my substantive results.</w:t>
      </w:r>
      <w:r>
        <w:rPr>
          <w:rStyle w:val="EndnoteReference"/>
        </w:rPr>
        <w:endnoteReference w:id="19"/>
      </w:r>
      <w:r>
        <w:t xml:space="preserve"> </w:t>
      </w:r>
    </w:p>
    <w:p w14:paraId="0723973F" w14:textId="77777777" w:rsidR="00834430" w:rsidRDefault="00834430" w:rsidP="000C0710">
      <w:pPr>
        <w:spacing w:line="480" w:lineRule="auto"/>
        <w:ind w:firstLine="720"/>
        <w:rPr>
          <w:ins w:id="563" w:author="Iris Zhang" w:date="2022-12-27T18:58:00Z"/>
        </w:rPr>
        <w:pPrChange w:id="564" w:author="Iris Zhang" w:date="2023-01-03T11:04:00Z">
          <w:pPr>
            <w:spacing w:line="360" w:lineRule="auto"/>
          </w:pPr>
        </w:pPrChange>
      </w:pPr>
    </w:p>
    <w:p w14:paraId="697875E9" w14:textId="4CFEB356" w:rsidR="008D3F8E" w:rsidDel="00834430" w:rsidRDefault="00834430" w:rsidP="000C0710">
      <w:pPr>
        <w:spacing w:line="480" w:lineRule="auto"/>
        <w:jc w:val="center"/>
        <w:rPr>
          <w:del w:id="565" w:author="Iris Zhang" w:date="2022-12-27T18:43:00Z"/>
          <w:b/>
          <w:bCs/>
        </w:rPr>
        <w:pPrChange w:id="566" w:author="Iris Zhang" w:date="2023-01-03T11:04:00Z">
          <w:pPr>
            <w:spacing w:line="360" w:lineRule="auto"/>
          </w:pPr>
        </w:pPrChange>
      </w:pPr>
      <w:ins w:id="567" w:author="Iris Zhang" w:date="2022-12-27T18:58:00Z">
        <w:r>
          <w:t>[Please insert Table 1 approximately here]</w:t>
        </w:r>
      </w:ins>
    </w:p>
    <w:p w14:paraId="69948034" w14:textId="77777777" w:rsidR="00834430" w:rsidRDefault="00834430" w:rsidP="000C0710">
      <w:pPr>
        <w:spacing w:line="480" w:lineRule="auto"/>
        <w:jc w:val="center"/>
        <w:rPr>
          <w:ins w:id="568" w:author="Iris Zhang" w:date="2022-12-27T19:00:00Z"/>
        </w:rPr>
        <w:pPrChange w:id="569" w:author="Iris Zhang" w:date="2023-01-03T11:04:00Z">
          <w:pPr>
            <w:spacing w:line="360" w:lineRule="auto"/>
          </w:pPr>
        </w:pPrChange>
      </w:pPr>
    </w:p>
    <w:p w14:paraId="126D9691" w14:textId="750F5DF5" w:rsidR="008D3F8E" w:rsidRPr="00834430" w:rsidDel="00834430" w:rsidRDefault="00834430" w:rsidP="00CF7C95">
      <w:pPr>
        <w:spacing w:line="480" w:lineRule="auto"/>
        <w:ind w:firstLine="720"/>
        <w:rPr>
          <w:del w:id="570" w:author="Iris Zhang" w:date="2022-12-27T18:59:00Z"/>
          <w:moveFrom w:id="571" w:author="Iris Zhang" w:date="2022-12-27T18:59:00Z"/>
          <w:rPrChange w:id="572" w:author="Iris Zhang" w:date="2022-12-27T18:59:00Z">
            <w:rPr>
              <w:del w:id="573" w:author="Iris Zhang" w:date="2022-12-27T18:59:00Z"/>
              <w:moveFrom w:id="574" w:author="Iris Zhang" w:date="2022-12-27T18:59:00Z"/>
              <w:b/>
              <w:bCs/>
            </w:rPr>
          </w:rPrChange>
        </w:rPr>
        <w:pPrChange w:id="575" w:author="Iris Zhang" w:date="2023-01-03T11:01:00Z">
          <w:pPr>
            <w:spacing w:line="360" w:lineRule="auto"/>
          </w:pPr>
        </w:pPrChange>
      </w:pPr>
      <w:ins w:id="576" w:author="Iris Zhang" w:date="2022-12-27T18:59:00Z">
        <w:r w:rsidRPr="00834430">
          <w:rPr>
            <w:rPrChange w:id="577" w:author="Iris Zhang" w:date="2022-12-27T18:59:00Z">
              <w:rPr>
                <w:b/>
                <w:bCs/>
              </w:rPr>
            </w:rPrChange>
          </w:rPr>
          <w:t>A</w:t>
        </w:r>
      </w:ins>
      <w:moveFromRangeStart w:id="578" w:author="Iris Zhang" w:date="2022-12-27T18:59:00Z" w:name="move123059979"/>
      <w:moveFrom w:id="579" w:author="Iris Zhang" w:date="2022-12-27T18:59:00Z">
        <w:del w:id="580" w:author="Iris Zhang" w:date="2022-12-27T18:59:00Z">
          <w:r w:rsidR="008D3F8E" w:rsidRPr="00834430" w:rsidDel="00834430">
            <w:rPr>
              <w:rPrChange w:id="581" w:author="Iris Zhang" w:date="2022-12-27T18:59:00Z">
                <w:rPr>
                  <w:b/>
                  <w:bCs/>
                </w:rPr>
              </w:rPrChange>
            </w:rPr>
            <w:delText>Table 1. Comparison of Author’s Identification of Annexations and Official Records in the 2000-2021 Boundary and Annexation Surveys (BAS)</w:delText>
          </w:r>
        </w:del>
      </w:moveFrom>
    </w:p>
    <w:p w14:paraId="0B8AB57D" w14:textId="20720329" w:rsidR="008D3F8E" w:rsidRPr="00B128FC" w:rsidDel="00834430" w:rsidRDefault="008D3F8E" w:rsidP="00CF7C95">
      <w:pPr>
        <w:spacing w:line="480" w:lineRule="auto"/>
        <w:ind w:firstLine="720"/>
        <w:rPr>
          <w:del w:id="582" w:author="Iris Zhang" w:date="2022-12-27T18:59:00Z"/>
          <w:moveFrom w:id="583" w:author="Iris Zhang" w:date="2022-12-27T18:59:00Z"/>
          <w:b/>
          <w:bCs/>
        </w:rPr>
        <w:pPrChange w:id="584" w:author="Iris Zhang" w:date="2023-01-03T11:01:00Z">
          <w:pPr>
            <w:spacing w:line="360" w:lineRule="auto"/>
          </w:pPr>
        </w:pPrChange>
      </w:pPr>
    </w:p>
    <w:p w14:paraId="203DC167" w14:textId="50F0107D" w:rsidR="008D3F8E" w:rsidDel="00834430" w:rsidRDefault="008D3F8E" w:rsidP="00CF7C95">
      <w:pPr>
        <w:spacing w:line="480" w:lineRule="auto"/>
        <w:ind w:firstLine="720"/>
        <w:rPr>
          <w:del w:id="585" w:author="Iris Zhang" w:date="2022-12-27T18:59:00Z"/>
          <w:moveFrom w:id="586" w:author="Iris Zhang" w:date="2022-12-27T18:59:00Z"/>
        </w:rPr>
        <w:pPrChange w:id="587" w:author="Iris Zhang" w:date="2023-01-03T11:01:00Z">
          <w:pPr>
            <w:spacing w:line="360" w:lineRule="auto"/>
          </w:pPr>
        </w:pPrChange>
      </w:pPr>
      <w:moveFrom w:id="588" w:author="Iris Zhang" w:date="2022-12-27T18:59:00Z">
        <w:del w:id="589" w:author="Iris Zhang" w:date="2022-12-27T18:59:00Z">
          <w:r w:rsidRPr="00B128FC" w:rsidDel="00834430">
            <w:rPr>
              <w:noProof/>
            </w:rPr>
            <w:drawing>
              <wp:inline distT="0" distB="0" distL="0" distR="0" wp14:anchorId="4D323CA3" wp14:editId="1B4D0B0A">
                <wp:extent cx="4343400" cy="287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2870200"/>
                        </a:xfrm>
                        <a:prstGeom prst="rect">
                          <a:avLst/>
                        </a:prstGeom>
                      </pic:spPr>
                    </pic:pic>
                  </a:graphicData>
                </a:graphic>
              </wp:inline>
            </w:drawing>
          </w:r>
        </w:del>
      </w:moveFrom>
    </w:p>
    <w:moveFromRangeEnd w:id="578"/>
    <w:p w14:paraId="22152D89" w14:textId="053F608B" w:rsidR="008D3F8E" w:rsidDel="008D3F8E" w:rsidRDefault="008D3F8E" w:rsidP="00CF7C95">
      <w:pPr>
        <w:spacing w:line="480" w:lineRule="auto"/>
        <w:ind w:firstLine="720"/>
        <w:rPr>
          <w:del w:id="590" w:author="Iris Zhang" w:date="2022-12-27T18:50:00Z"/>
        </w:rPr>
        <w:pPrChange w:id="591" w:author="Iris Zhang" w:date="2023-01-03T11:01:00Z">
          <w:pPr>
            <w:spacing w:line="360" w:lineRule="auto"/>
          </w:pPr>
        </w:pPrChange>
      </w:pPr>
    </w:p>
    <w:p w14:paraId="3331B8EC" w14:textId="2B5AD130" w:rsidR="008D3F8E" w:rsidRDefault="008D3F8E" w:rsidP="00CF7C95">
      <w:pPr>
        <w:spacing w:line="480" w:lineRule="auto"/>
        <w:ind w:firstLine="720"/>
        <w:pPrChange w:id="592" w:author="Iris Zhang" w:date="2023-01-03T11:01:00Z">
          <w:pPr>
            <w:spacing w:before="240" w:line="360" w:lineRule="auto"/>
            <w:ind w:firstLine="720"/>
          </w:pPr>
        </w:pPrChange>
      </w:pPr>
      <w:del w:id="593" w:author="Iris Zhang" w:date="2022-12-27T18:59:00Z">
        <w:r w:rsidDel="00834430">
          <w:delText>A</w:delText>
        </w:r>
      </w:del>
      <w:r>
        <w:t xml:space="preserve">nnexations are identified for all states in the United States except the nine states in the Northeast, consistent with prior approaches that exclude these states due to lack of available territory for annexation </w:t>
      </w:r>
      <w:r w:rsidR="00125118">
        <w:fldChar w:fldCharType="begin"/>
      </w:r>
      <w:r w:rsidR="00125118">
        <w:instrText xml:space="preserve"> ADDIN ZOTERO_ITEM CSL_CITATION {"citationID":"EQduhapb","properties":{"formattedCitation":"(Durst 2018; 2019; Edwards 2008)","plainCitation":"(Durst 2018; 2019; Edwards 2008)","noteIndex":0},"citationItems":[{"id":288,"uris":["http://zotero.org/users/9022956/items/3BUAAWTL"],"itemData":{"id":288,"type":"article-journal","abstract":"As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J."}],"issued":{"date-parts":[["2019",1,2]]}}},{"id":690,"uris":["http://zotero.org/users/9022956/items/YE9WRV8Q"],"itemData":{"id":690,"type":"article-journal","abstract":"Annexation is the most common and frequent type of local boundary adjustment. It is a complex process with significant implications for communities. This article summarizes past and recent scholarly research relating to the state requirements guiding annexation, and the fiscal impacts, local motivations, and social and political implications of the process. Its purpose is to integrate literature from across disciplines to better understand the many dimensions of annexation and the challenges that confront planners in planning for or reacting to boundary change. It concludes with suggestions for future research.","container-title":"Journal of Planning Literature","DOI":"10.1177/0885412208322921","ISSN":"0885-4122","issue":"2","journalAbbreviation":"Journal of Planning Literature","language":"en","note":"publisher: SAGE Publications Inc","page":"119-135","source":"SAGE Journals","title":"Understanding the Complexities of Annexation","volume":"23","author":[{"family":"Edwards","given":"Mary M."}],"issued":{"date-parts":[["2008",11,1]]}}}],"schema":"https://github.com/citation-style-language/schema/raw/master/csl-citation.json"} </w:instrText>
      </w:r>
      <w:r w:rsidR="00125118">
        <w:fldChar w:fldCharType="separate"/>
      </w:r>
      <w:r w:rsidR="00125118">
        <w:rPr>
          <w:noProof/>
        </w:rPr>
        <w:t>(Durst 2018; 2019; Edwards 2008)</w:t>
      </w:r>
      <w:r w:rsidR="00125118">
        <w:fldChar w:fldCharType="end"/>
      </w:r>
      <w:r>
        <w:t xml:space="preserve">, resulting in 41 total states. Census Designated Places (CDPs) are unincorporated communities assigned place IDs by the Census but do not have conventional municipal government structures. I exclude them as places that could conduct annexations, but blocks located in CDPs are still viable candidates for annexation. Unincorporated Census blocks and blocks in CDPs located within a 400-meter buffer of places are candidates for annexation </w:t>
      </w:r>
      <w:r w:rsidR="00125118">
        <w:fldChar w:fldCharType="begin"/>
      </w:r>
      <w:r w:rsidR="00125118">
        <w:instrText xml:space="preserve"> ADDIN ZOTERO_ITEM CSL_CITATION {"citationID":"oZlYS8kZ","properties":{"formattedCitation":"(Durst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 2019)</w:t>
      </w:r>
      <w:r w:rsidR="00125118">
        <w:fldChar w:fldCharType="end"/>
      </w:r>
      <w:r>
        <w:t>.</w:t>
      </w:r>
      <w:r w:rsidR="000C0710">
        <w:rPr>
          <w:rStyle w:val="EndnoteReference"/>
        </w:rPr>
        <w:endnoteReference w:id="20"/>
      </w:r>
      <w:r w:rsidR="000C0710">
        <w:t xml:space="preserve"> </w:t>
      </w:r>
      <w:r>
        <w:t xml:space="preserve">Places must have at least one populated annexable block to be included in the sample, and they must fulfill this criteria in both years (2007 and 2014) and have been in existence from 2000 to 2020 to ensure a balanced panel. As described in more detail below, I rely on 2000 data to generate trends as a control variable in </w:t>
      </w:r>
      <w:r>
        <w:lastRenderedPageBreak/>
        <w:t xml:space="preserve">models, so places must have been in existence since 2000 to be included in the 2007-2013 period. This means that newly incorporated places after 2000 or those that disincorporated at any point are not included. Places that only annexed unpopulated blocks are not considered to have annexed since the main goal of this paper is to understand annexations that involve populations. In total, my panel consists of observations for 15,937 cities between 2007-2020 across 41 states. I identify 3,067 and 1,377 annexations in 2007-2013 and 2014-2020 respectively. </w:t>
      </w:r>
    </w:p>
    <w:p w14:paraId="7746DF80" w14:textId="04DDB527" w:rsidR="008D3F8E" w:rsidRDefault="008D3F8E" w:rsidP="00CF7C95">
      <w:pPr>
        <w:spacing w:line="480" w:lineRule="auto"/>
        <w:ind w:firstLine="720"/>
        <w:pPrChange w:id="594" w:author="Iris Zhang" w:date="2023-01-03T11:01:00Z">
          <w:pPr>
            <w:spacing w:line="360" w:lineRule="auto"/>
            <w:ind w:firstLine="720"/>
          </w:pPr>
        </w:pPrChange>
      </w:pPr>
      <w:r>
        <w:t xml:space="preserve">Figures 1 to 3 show examples of municipal boundaries changing due to annexations between 2000-2020 for Atlanta, GA, Jacksonville, AL, and no changes for </w:t>
      </w:r>
      <w:proofErr w:type="spellStart"/>
      <w:r>
        <w:t>Wale</w:t>
      </w:r>
      <w:del w:id="595" w:author="Iris Zhang" w:date="2022-12-27T18:51:00Z">
        <w:r w:rsidDel="008D3F8E">
          <w:delText>k</w:delText>
        </w:r>
      </w:del>
      <w:r>
        <w:t>s</w:t>
      </w:r>
      <w:ins w:id="596" w:author="Iris Zhang" w:date="2022-12-27T18:51:00Z">
        <w:r>
          <w:t>k</w:t>
        </w:r>
      </w:ins>
      <w:r>
        <w:t>a</w:t>
      </w:r>
      <w:proofErr w:type="spellEnd"/>
      <w:r>
        <w:t xml:space="preserve">, GA. Blocks are shaded with a greyscale gradient corresponding to Black composition of the fringe territory. Blocks highlighted in bold outlines are those that I identify as having been annexed during the period. Place boundaries for 2020 are shown for comparison. These plots show that my identification strategy is conservative and only picks up some but not all blocks that are annexed when annexations occur, especially when blocks are only partially annexed, but I am nevertheless able to differentiate between places that did and did not annex, even across changes in boundary-years. </w:t>
      </w:r>
    </w:p>
    <w:p w14:paraId="02F9422E" w14:textId="4C6893C2" w:rsidR="00834430" w:rsidRDefault="008D3F8E" w:rsidP="000C0710">
      <w:pPr>
        <w:spacing w:line="480" w:lineRule="auto"/>
        <w:ind w:firstLine="720"/>
        <w:rPr>
          <w:ins w:id="597" w:author="Iris Zhang" w:date="2022-12-27T19:00:00Z"/>
        </w:rPr>
        <w:pPrChange w:id="598" w:author="Iris Zhang" w:date="2023-01-03T11:04:00Z">
          <w:pPr>
            <w:spacing w:line="360" w:lineRule="auto"/>
          </w:pPr>
        </w:pPrChange>
      </w:pPr>
      <w:r>
        <w:t xml:space="preserve">To answer the second question of whether annexations play a role in shaping the racial composition of cities and how the relationship changes after </w:t>
      </w:r>
      <w:r w:rsidRPr="007C674D">
        <w:rPr>
          <w:i/>
          <w:iCs/>
        </w:rPr>
        <w:t>Shelby</w:t>
      </w:r>
      <w:r>
        <w:t xml:space="preserve">, I use three continuous indicators of the place’s racial composition at the end of the annexation period—percent of the population that is Non-Hispanic Black, Non-Hispanic White, and Non-Black minority. I use Census and ACS data for these variables. I use the 2000 Census for 2000 place-level data, 2005-2009 ACS for 2007 place-level data, 2011-2015 ACS for 2013 place-level data, and 2016-2020 ACS for 2020 data. I estimate place-level data for 2014 by linear interpolation using the 2008-2012 (as 2010) ACS and the 2015-2019 ACS (as 2017). To reduce overall missingness, I then </w:t>
      </w:r>
      <w:r>
        <w:lastRenderedPageBreak/>
        <w:t xml:space="preserve">linearly interpolate missing data for the whole panel of variables between 2000 to 2020 and linearly extrapolate for 2000 and 2020. </w:t>
      </w:r>
      <w:r>
        <w:tab/>
      </w:r>
    </w:p>
    <w:p w14:paraId="75C2C6A7" w14:textId="77777777" w:rsidR="00834430" w:rsidRDefault="00834430" w:rsidP="00CF7C95">
      <w:pPr>
        <w:spacing w:line="480" w:lineRule="auto"/>
        <w:jc w:val="center"/>
        <w:rPr>
          <w:ins w:id="599" w:author="Iris Zhang" w:date="2022-12-27T19:00:00Z"/>
        </w:rPr>
        <w:pPrChange w:id="600" w:author="Iris Zhang" w:date="2023-01-03T11:01:00Z">
          <w:pPr>
            <w:spacing w:line="360" w:lineRule="auto"/>
          </w:pPr>
        </w:pPrChange>
      </w:pPr>
      <w:ins w:id="601" w:author="Iris Zhang" w:date="2022-12-27T19:00:00Z">
        <w:r>
          <w:t>[</w:t>
        </w:r>
        <w:r>
          <w:t xml:space="preserve">Please insert </w:t>
        </w:r>
        <w:r>
          <w:t>Figure</w:t>
        </w:r>
        <w:r>
          <w:t xml:space="preserve"> 1 approximately here</w:t>
        </w:r>
        <w:r>
          <w:t>]</w:t>
        </w:r>
      </w:ins>
    </w:p>
    <w:p w14:paraId="4E105F8A" w14:textId="09273BF8" w:rsidR="00834430" w:rsidRDefault="00834430" w:rsidP="00CF7C95">
      <w:pPr>
        <w:spacing w:line="480" w:lineRule="auto"/>
        <w:jc w:val="center"/>
        <w:rPr>
          <w:ins w:id="602" w:author="Iris Zhang" w:date="2022-12-27T19:00:00Z"/>
        </w:rPr>
        <w:pPrChange w:id="603" w:author="Iris Zhang" w:date="2023-01-03T11:01:00Z">
          <w:pPr>
            <w:spacing w:line="360" w:lineRule="auto"/>
          </w:pPr>
        </w:pPrChange>
      </w:pPr>
      <w:ins w:id="604" w:author="Iris Zhang" w:date="2022-12-27T19:00:00Z">
        <w:r>
          <w:t xml:space="preserve">[Please insert Figure </w:t>
        </w:r>
        <w:r>
          <w:t>2</w:t>
        </w:r>
        <w:r>
          <w:t xml:space="preserve"> approximately here</w:t>
        </w:r>
        <w:r>
          <w:t>]</w:t>
        </w:r>
      </w:ins>
    </w:p>
    <w:p w14:paraId="1B569C8D" w14:textId="0037DE63" w:rsidR="00834430" w:rsidDel="00995827" w:rsidRDefault="00834430" w:rsidP="00CF7C95">
      <w:pPr>
        <w:spacing w:line="480" w:lineRule="auto"/>
        <w:jc w:val="center"/>
        <w:rPr>
          <w:del w:id="605" w:author="Iris Zhang" w:date="2022-12-27T19:04:00Z"/>
        </w:rPr>
        <w:pPrChange w:id="606" w:author="Iris Zhang" w:date="2023-01-03T11:01:00Z">
          <w:pPr>
            <w:spacing w:line="360" w:lineRule="auto"/>
          </w:pPr>
        </w:pPrChange>
      </w:pPr>
      <w:ins w:id="607" w:author="Iris Zhang" w:date="2022-12-27T19:00:00Z">
        <w:r>
          <w:t xml:space="preserve">[Please insert Figure </w:t>
        </w:r>
        <w:r>
          <w:t>3</w:t>
        </w:r>
        <w:r>
          <w:t xml:space="preserve"> approximately her</w:t>
        </w:r>
      </w:ins>
      <w:ins w:id="608" w:author="Iris Zhang" w:date="2022-12-27T19:04:00Z">
        <w:r w:rsidR="00995827">
          <w:t>e]</w:t>
        </w:r>
      </w:ins>
    </w:p>
    <w:p w14:paraId="7A5B374E" w14:textId="5163847C" w:rsidR="00995827" w:rsidRDefault="00995827" w:rsidP="00CF7C95">
      <w:pPr>
        <w:spacing w:line="480" w:lineRule="auto"/>
        <w:jc w:val="center"/>
        <w:rPr>
          <w:ins w:id="609" w:author="Iris Zhang" w:date="2022-12-27T19:04:00Z"/>
        </w:rPr>
        <w:pPrChange w:id="610" w:author="Iris Zhang" w:date="2023-01-03T11:01:00Z">
          <w:pPr>
            <w:spacing w:line="360" w:lineRule="auto"/>
          </w:pPr>
        </w:pPrChange>
      </w:pPr>
    </w:p>
    <w:p w14:paraId="46CFB556" w14:textId="34BF50B5" w:rsidR="008D3F8E" w:rsidRPr="00995827" w:rsidDel="00834430" w:rsidRDefault="008D3F8E" w:rsidP="00CF7C95">
      <w:pPr>
        <w:spacing w:line="480" w:lineRule="auto"/>
        <w:jc w:val="center"/>
        <w:rPr>
          <w:del w:id="611" w:author="Iris Zhang" w:date="2022-12-27T19:00:00Z"/>
          <w:b/>
          <w:bCs/>
        </w:rPr>
        <w:pPrChange w:id="612" w:author="Iris Zhang" w:date="2023-01-03T11:01:00Z">
          <w:pPr>
            <w:spacing w:line="360" w:lineRule="auto"/>
          </w:pPr>
        </w:pPrChange>
      </w:pPr>
      <w:del w:id="613" w:author="Iris Zhang" w:date="2022-12-27T19:00:00Z">
        <w:r w:rsidRPr="00995827" w:rsidDel="00834430">
          <w:rPr>
            <w:b/>
            <w:bCs/>
          </w:rPr>
          <w:delText>Figure 1. Annexations in the City of Atlanta, GA, between 2000-2020</w:delText>
        </w:r>
      </w:del>
    </w:p>
    <w:p w14:paraId="1C27E723" w14:textId="0DF67F19" w:rsidR="008D3F8E" w:rsidRPr="00995827" w:rsidDel="00834430" w:rsidRDefault="008D3F8E" w:rsidP="00CF7C95">
      <w:pPr>
        <w:spacing w:line="480" w:lineRule="auto"/>
        <w:rPr>
          <w:del w:id="614" w:author="Iris Zhang" w:date="2022-12-27T19:00:00Z"/>
          <w:b/>
          <w:bCs/>
          <w:rPrChange w:id="615" w:author="Iris Zhang" w:date="2022-12-27T19:04:00Z">
            <w:rPr>
              <w:del w:id="616" w:author="Iris Zhang" w:date="2022-12-27T19:00:00Z"/>
            </w:rPr>
          </w:rPrChange>
        </w:rPr>
        <w:pPrChange w:id="617" w:author="Iris Zhang" w:date="2023-01-03T11:01:00Z">
          <w:pPr>
            <w:spacing w:line="360" w:lineRule="auto"/>
          </w:pPr>
        </w:pPrChange>
      </w:pPr>
      <w:del w:id="618" w:author="Iris Zhang" w:date="2022-12-27T19:00:00Z">
        <w:r w:rsidRPr="00995827" w:rsidDel="00834430">
          <w:rPr>
            <w:b/>
            <w:bCs/>
            <w:noProof/>
            <w:rPrChange w:id="619" w:author="Iris Zhang" w:date="2022-12-27T19:04:00Z">
              <w:rPr>
                <w:noProof/>
              </w:rPr>
            </w:rPrChange>
          </w:rPr>
          <w:drawing>
            <wp:inline distT="0" distB="0" distL="0" distR="0" wp14:anchorId="67998F9E" wp14:editId="7792E951">
              <wp:extent cx="5282119" cy="3960153"/>
              <wp:effectExtent l="0" t="0" r="127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1">
                        <a:extLst>
                          <a:ext uri="{28A0092B-C50C-407E-A947-70E740481C1C}">
                            <a14:useLocalDpi xmlns:a14="http://schemas.microsoft.com/office/drawing/2010/main" val="0"/>
                          </a:ext>
                        </a:extLst>
                      </a:blip>
                      <a:srcRect l="3590" r="8205"/>
                      <a:stretch/>
                    </pic:blipFill>
                    <pic:spPr bwMode="auto">
                      <a:xfrm>
                        <a:off x="0" y="0"/>
                        <a:ext cx="5308988" cy="3980297"/>
                      </a:xfrm>
                      <a:prstGeom prst="rect">
                        <a:avLst/>
                      </a:prstGeom>
                      <a:ln>
                        <a:noFill/>
                      </a:ln>
                      <a:extLst>
                        <a:ext uri="{53640926-AAD7-44D8-BBD7-CCE9431645EC}">
                          <a14:shadowObscured xmlns:a14="http://schemas.microsoft.com/office/drawing/2010/main"/>
                        </a:ext>
                      </a:extLst>
                    </pic:spPr>
                  </pic:pic>
                </a:graphicData>
              </a:graphic>
            </wp:inline>
          </w:drawing>
        </w:r>
      </w:del>
    </w:p>
    <w:p w14:paraId="6149D265" w14:textId="44769E40" w:rsidR="008D3F8E" w:rsidRPr="00995827" w:rsidDel="00834430" w:rsidRDefault="008D3F8E" w:rsidP="00CF7C95">
      <w:pPr>
        <w:spacing w:line="480" w:lineRule="auto"/>
        <w:rPr>
          <w:del w:id="620" w:author="Iris Zhang" w:date="2022-12-27T19:00:00Z"/>
          <w:b/>
          <w:bCs/>
          <w:rPrChange w:id="621" w:author="Iris Zhang" w:date="2022-12-27T19:04:00Z">
            <w:rPr>
              <w:del w:id="622" w:author="Iris Zhang" w:date="2022-12-27T19:00:00Z"/>
            </w:rPr>
          </w:rPrChange>
        </w:rPr>
        <w:pPrChange w:id="623" w:author="Iris Zhang" w:date="2023-01-03T11:01:00Z">
          <w:pPr>
            <w:spacing w:line="360" w:lineRule="auto"/>
          </w:pPr>
        </w:pPrChange>
      </w:pPr>
    </w:p>
    <w:p w14:paraId="5F24073F" w14:textId="416BEE37" w:rsidR="008D3F8E" w:rsidRPr="00995827" w:rsidDel="00834430" w:rsidRDefault="008D3F8E" w:rsidP="00CF7C95">
      <w:pPr>
        <w:spacing w:line="480" w:lineRule="auto"/>
        <w:rPr>
          <w:del w:id="624" w:author="Iris Zhang" w:date="2022-12-27T19:00:00Z"/>
          <w:b/>
          <w:bCs/>
        </w:rPr>
        <w:pPrChange w:id="625" w:author="Iris Zhang" w:date="2023-01-03T11:01:00Z">
          <w:pPr>
            <w:spacing w:line="360" w:lineRule="auto"/>
          </w:pPr>
        </w:pPrChange>
      </w:pPr>
      <w:del w:id="626" w:author="Iris Zhang" w:date="2022-12-27T19:00:00Z">
        <w:r w:rsidRPr="00995827" w:rsidDel="00834430">
          <w:rPr>
            <w:b/>
            <w:bCs/>
          </w:rPr>
          <w:delText>Figure 2.</w:delText>
        </w:r>
        <w:r w:rsidRPr="00995827" w:rsidDel="00834430">
          <w:rPr>
            <w:b/>
            <w:bCs/>
            <w:rPrChange w:id="627" w:author="Iris Zhang" w:date="2022-12-27T19:04:00Z">
              <w:rPr/>
            </w:rPrChange>
          </w:rPr>
          <w:delText xml:space="preserve"> </w:delText>
        </w:r>
        <w:r w:rsidRPr="00995827" w:rsidDel="00834430">
          <w:rPr>
            <w:b/>
            <w:bCs/>
          </w:rPr>
          <w:delText>Annexations in the City of Jacksonville, Alabama, between 2000-2020</w:delText>
        </w:r>
      </w:del>
    </w:p>
    <w:p w14:paraId="16B990CE" w14:textId="56209AD4" w:rsidR="008D3F8E" w:rsidRPr="00995827" w:rsidDel="00834430" w:rsidRDefault="008D3F8E" w:rsidP="00CF7C95">
      <w:pPr>
        <w:spacing w:line="480" w:lineRule="auto"/>
        <w:rPr>
          <w:del w:id="628" w:author="Iris Zhang" w:date="2022-12-27T19:00:00Z"/>
          <w:b/>
          <w:bCs/>
        </w:rPr>
        <w:pPrChange w:id="629" w:author="Iris Zhang" w:date="2023-01-03T11:01:00Z">
          <w:pPr>
            <w:spacing w:line="360" w:lineRule="auto"/>
          </w:pPr>
        </w:pPrChange>
      </w:pPr>
      <w:del w:id="630" w:author="Iris Zhang" w:date="2022-12-27T19:00:00Z">
        <w:r w:rsidRPr="00995827" w:rsidDel="00834430">
          <w:rPr>
            <w:b/>
            <w:bCs/>
            <w:noProof/>
            <w:rPrChange w:id="631" w:author="Iris Zhang" w:date="2022-12-27T19:04:00Z">
              <w:rPr>
                <w:noProof/>
              </w:rPr>
            </w:rPrChange>
          </w:rPr>
          <w:drawing>
            <wp:inline distT="0" distB="0" distL="0" distR="0" wp14:anchorId="4CBD12D7" wp14:editId="309DE0F1">
              <wp:extent cx="5456255" cy="3979752"/>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2">
                        <a:extLst>
                          <a:ext uri="{28A0092B-C50C-407E-A947-70E740481C1C}">
                            <a14:useLocalDpi xmlns:a14="http://schemas.microsoft.com/office/drawing/2010/main" val="0"/>
                          </a:ext>
                        </a:extLst>
                      </a:blip>
                      <a:srcRect l="1559" r="7773"/>
                      <a:stretch/>
                    </pic:blipFill>
                    <pic:spPr bwMode="auto">
                      <a:xfrm>
                        <a:off x="0" y="0"/>
                        <a:ext cx="5509518" cy="4018602"/>
                      </a:xfrm>
                      <a:prstGeom prst="rect">
                        <a:avLst/>
                      </a:prstGeom>
                      <a:ln>
                        <a:noFill/>
                      </a:ln>
                      <a:extLst>
                        <a:ext uri="{53640926-AAD7-44D8-BBD7-CCE9431645EC}">
                          <a14:shadowObscured xmlns:a14="http://schemas.microsoft.com/office/drawing/2010/main"/>
                        </a:ext>
                      </a:extLst>
                    </pic:spPr>
                  </pic:pic>
                </a:graphicData>
              </a:graphic>
            </wp:inline>
          </w:drawing>
        </w:r>
      </w:del>
    </w:p>
    <w:p w14:paraId="5C4C88A0" w14:textId="33389B2D" w:rsidR="008D3F8E" w:rsidRPr="00995827" w:rsidDel="00834430" w:rsidRDefault="008D3F8E" w:rsidP="00CF7C95">
      <w:pPr>
        <w:spacing w:line="480" w:lineRule="auto"/>
        <w:rPr>
          <w:del w:id="632" w:author="Iris Zhang" w:date="2022-12-27T19:00:00Z"/>
          <w:b/>
          <w:bCs/>
        </w:rPr>
        <w:pPrChange w:id="633" w:author="Iris Zhang" w:date="2023-01-03T11:01:00Z">
          <w:pPr>
            <w:spacing w:line="360" w:lineRule="auto"/>
          </w:pPr>
        </w:pPrChange>
      </w:pPr>
      <w:del w:id="634" w:author="Iris Zhang" w:date="2022-12-27T19:00:00Z">
        <w:r w:rsidRPr="00995827" w:rsidDel="00834430">
          <w:rPr>
            <w:b/>
            <w:bCs/>
          </w:rPr>
          <w:delText>Figure 3. (No) Annexations in the City of Waleska, Georgia, between 2000-2020</w:delText>
        </w:r>
      </w:del>
    </w:p>
    <w:p w14:paraId="55E07FD5" w14:textId="0D35E5D3" w:rsidR="008D3F8E" w:rsidRPr="00995827" w:rsidDel="00834430" w:rsidRDefault="008D3F8E" w:rsidP="00CF7C95">
      <w:pPr>
        <w:spacing w:line="480" w:lineRule="auto"/>
        <w:rPr>
          <w:del w:id="635" w:author="Iris Zhang" w:date="2022-12-27T19:00:00Z"/>
          <w:b/>
          <w:bCs/>
          <w:rPrChange w:id="636" w:author="Iris Zhang" w:date="2022-12-27T19:04:00Z">
            <w:rPr>
              <w:del w:id="637" w:author="Iris Zhang" w:date="2022-12-27T19:00:00Z"/>
            </w:rPr>
          </w:rPrChange>
        </w:rPr>
        <w:sectPr w:rsidR="008D3F8E" w:rsidRPr="00995827" w:rsidDel="00834430" w:rsidSect="002534E8">
          <w:footnotePr>
            <w:numRestart w:val="eachSect"/>
          </w:footnotePr>
          <w:endnotePr>
            <w:numFmt w:val="decimal"/>
          </w:endnotePr>
          <w:pgSz w:w="12240" w:h="15840"/>
          <w:pgMar w:top="720" w:right="720" w:bottom="720" w:left="720" w:header="720" w:footer="720" w:gutter="0"/>
          <w:cols w:space="720"/>
          <w:docGrid w:linePitch="360"/>
        </w:sectPr>
        <w:pPrChange w:id="638" w:author="Iris Zhang" w:date="2023-01-03T11:01:00Z">
          <w:pPr>
            <w:spacing w:line="360" w:lineRule="auto"/>
          </w:pPr>
        </w:pPrChange>
      </w:pPr>
      <w:del w:id="639" w:author="Iris Zhang" w:date="2022-12-27T19:00:00Z">
        <w:r w:rsidRPr="00995827" w:rsidDel="00834430">
          <w:rPr>
            <w:b/>
            <w:bCs/>
            <w:noProof/>
            <w:rPrChange w:id="640" w:author="Iris Zhang" w:date="2022-12-27T19:04:00Z">
              <w:rPr>
                <w:noProof/>
              </w:rPr>
            </w:rPrChange>
          </w:rPr>
          <w:drawing>
            <wp:inline distT="0" distB="0" distL="0" distR="0" wp14:anchorId="7943F31E" wp14:editId="28037C2E">
              <wp:extent cx="6283960" cy="4389177"/>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3">
                        <a:extLst>
                          <a:ext uri="{28A0092B-C50C-407E-A947-70E740481C1C}">
                            <a14:useLocalDpi xmlns:a14="http://schemas.microsoft.com/office/drawing/2010/main" val="0"/>
                          </a:ext>
                        </a:extLst>
                      </a:blip>
                      <a:srcRect t="3217" r="8369"/>
                      <a:stretch/>
                    </pic:blipFill>
                    <pic:spPr bwMode="auto">
                      <a:xfrm>
                        <a:off x="0" y="0"/>
                        <a:ext cx="6284068" cy="4389252"/>
                      </a:xfrm>
                      <a:prstGeom prst="rect">
                        <a:avLst/>
                      </a:prstGeom>
                      <a:ln>
                        <a:noFill/>
                      </a:ln>
                      <a:extLst>
                        <a:ext uri="{53640926-AAD7-44D8-BBD7-CCE9431645EC}">
                          <a14:shadowObscured xmlns:a14="http://schemas.microsoft.com/office/drawing/2010/main"/>
                        </a:ext>
                      </a:extLst>
                    </pic:spPr>
                  </pic:pic>
                </a:graphicData>
              </a:graphic>
            </wp:inline>
          </w:drawing>
        </w:r>
      </w:del>
    </w:p>
    <w:p w14:paraId="7FF908BA" w14:textId="77777777" w:rsidR="008D3F8E" w:rsidRPr="00995827" w:rsidRDefault="008D3F8E" w:rsidP="00CF7C95">
      <w:pPr>
        <w:spacing w:line="480" w:lineRule="auto"/>
        <w:rPr>
          <w:b/>
          <w:bCs/>
          <w:rPrChange w:id="641" w:author="Iris Zhang" w:date="2022-12-27T19:04:00Z">
            <w:rPr>
              <w:i/>
              <w:iCs/>
            </w:rPr>
          </w:rPrChange>
        </w:rPr>
        <w:pPrChange w:id="642" w:author="Iris Zhang" w:date="2023-01-03T11:01:00Z">
          <w:pPr>
            <w:spacing w:line="360" w:lineRule="auto"/>
          </w:pPr>
        </w:pPrChange>
      </w:pPr>
      <w:r w:rsidRPr="00995827">
        <w:rPr>
          <w:b/>
          <w:bCs/>
          <w:rPrChange w:id="643" w:author="Iris Zhang" w:date="2022-12-27T19:04:00Z">
            <w:rPr>
              <w:i/>
              <w:iCs/>
            </w:rPr>
          </w:rPrChange>
        </w:rPr>
        <w:t>Independent Variables</w:t>
      </w:r>
    </w:p>
    <w:p w14:paraId="0FD0C83A" w14:textId="5BA47ED1" w:rsidR="008D3F8E" w:rsidRDefault="008D3F8E" w:rsidP="00CF7C95">
      <w:pPr>
        <w:spacing w:line="480" w:lineRule="auto"/>
        <w:pPrChange w:id="644" w:author="Iris Zhang" w:date="2023-01-03T11:01:00Z">
          <w:pPr>
            <w:spacing w:line="360" w:lineRule="auto"/>
            <w:ind w:firstLine="720"/>
          </w:pPr>
        </w:pPrChange>
      </w:pPr>
      <w:r>
        <w:t xml:space="preserve">For the first question on whether the </w:t>
      </w:r>
      <w:r w:rsidRPr="00DD146E">
        <w:rPr>
          <w:i/>
          <w:iCs/>
        </w:rPr>
        <w:t xml:space="preserve">Shelby </w:t>
      </w:r>
      <w:r>
        <w:t>decision is associated with changes in municipalities’ probability to conduct annexations, the independent variables are a binary indicator of Section 5 coverage and a binary indicator of being in the post-</w:t>
      </w:r>
      <w:r w:rsidRPr="00B765AF">
        <w:rPr>
          <w:i/>
          <w:iCs/>
        </w:rPr>
        <w:t>Shelby</w:t>
      </w:r>
      <w:r>
        <w:t xml:space="preserve"> annexation period. Some states are covered by Section 5 entirely, whereas in others only a selection of counties is covered. If the municipality is in a fully covered state, or if it is in a covered county, they are assigned 1 for the Section 5 variable throughout 2007-2013 and 2014-2020 (time-invariant). Places do not have county identifiers, but Census blocks have both place and county identifiers. If any block in the place is within a Section 5-covered county, the place is assigned 1 for the coverage variable. Since I am relying on a difference-in-differences framework, described more below, I only interpret the interaction between these two variables. If this interaction term is statistically significant, it would suggest that there is a statistically significant effect of the </w:t>
      </w:r>
      <w:r w:rsidRPr="00B765AF">
        <w:rPr>
          <w:i/>
          <w:iCs/>
        </w:rPr>
        <w:t>Shelby</w:t>
      </w:r>
      <w:r>
        <w:t xml:space="preserve"> decision removing Section 5 coverage on municipalities’ likelihood to conduct annexations. </w:t>
      </w:r>
    </w:p>
    <w:p w14:paraId="579E07E6" w14:textId="24F35135" w:rsidR="008D3F8E" w:rsidRDefault="008D3F8E" w:rsidP="00CF7C95">
      <w:pPr>
        <w:spacing w:line="480" w:lineRule="auto"/>
        <w:ind w:firstLine="720"/>
        <w:pPrChange w:id="645" w:author="Iris Zhang" w:date="2023-01-03T11:01:00Z">
          <w:pPr>
            <w:spacing w:line="360" w:lineRule="auto"/>
            <w:ind w:firstLine="720"/>
          </w:pPr>
        </w:pPrChange>
      </w:pPr>
      <w:r>
        <w:t xml:space="preserve">For the second question, I ask whether a place’s racial composition at the end of a period is significantly associated with having conducted annexations during the period, and whether the </w:t>
      </w:r>
      <w:r w:rsidRPr="00DD146E">
        <w:rPr>
          <w:i/>
          <w:iCs/>
        </w:rPr>
        <w:t xml:space="preserve">Shelby </w:t>
      </w:r>
      <w:r>
        <w:t xml:space="preserve">decision changes this relationship. In addition to the above two variables, I also include a binary indicator of whether the place annexed in that period. I use a three-way interaction term </w:t>
      </w:r>
      <w:r>
        <w:lastRenderedPageBreak/>
        <w:t xml:space="preserve">between these variables. The coefficient on the annexation term itself allows me to see whether annexations are associated with reductions in minority racial composition. If the coefficient on the interaction term is significant, Section 5 invalidation moderates the relationship between annexation and racial composition.  </w:t>
      </w:r>
    </w:p>
    <w:p w14:paraId="64A1F08C" w14:textId="77777777" w:rsidR="008D3F8E" w:rsidRDefault="008D3F8E" w:rsidP="00CF7C95">
      <w:pPr>
        <w:spacing w:line="480" w:lineRule="auto"/>
        <w:pPrChange w:id="646" w:author="Iris Zhang" w:date="2023-01-03T11:01:00Z">
          <w:pPr>
            <w:spacing w:line="360" w:lineRule="auto"/>
          </w:pPr>
        </w:pPrChange>
      </w:pPr>
      <w:r>
        <w:tab/>
      </w:r>
    </w:p>
    <w:p w14:paraId="33961D93" w14:textId="06C9EA0D" w:rsidR="008D3F8E" w:rsidRPr="001450E2" w:rsidRDefault="008D3F8E" w:rsidP="00CF7C95">
      <w:pPr>
        <w:spacing w:line="480" w:lineRule="auto"/>
        <w:rPr>
          <w:b/>
          <w:bCs/>
          <w:rPrChange w:id="647" w:author="Iris Zhang" w:date="2022-12-27T19:05:00Z">
            <w:rPr>
              <w:i/>
              <w:iCs/>
            </w:rPr>
          </w:rPrChange>
        </w:rPr>
        <w:pPrChange w:id="648" w:author="Iris Zhang" w:date="2023-01-03T11:01:00Z">
          <w:pPr>
            <w:spacing w:line="360" w:lineRule="auto"/>
          </w:pPr>
        </w:pPrChange>
      </w:pPr>
      <w:r w:rsidRPr="001450E2">
        <w:rPr>
          <w:b/>
          <w:bCs/>
          <w:rPrChange w:id="649" w:author="Iris Zhang" w:date="2022-12-27T19:05:00Z">
            <w:rPr>
              <w:i/>
              <w:iCs/>
            </w:rPr>
          </w:rPrChange>
        </w:rPr>
        <w:t xml:space="preserve">Control </w:t>
      </w:r>
      <w:ins w:id="650" w:author="Iris Zhang" w:date="2022-12-27T19:05:00Z">
        <w:r w:rsidR="001450E2" w:rsidRPr="001450E2">
          <w:rPr>
            <w:b/>
            <w:bCs/>
            <w:rPrChange w:id="651" w:author="Iris Zhang" w:date="2022-12-27T19:05:00Z">
              <w:rPr>
                <w:i/>
                <w:iCs/>
              </w:rPr>
            </w:rPrChange>
          </w:rPr>
          <w:t>V</w:t>
        </w:r>
      </w:ins>
      <w:del w:id="652" w:author="Iris Zhang" w:date="2022-12-27T19:05:00Z">
        <w:r w:rsidRPr="001450E2" w:rsidDel="001450E2">
          <w:rPr>
            <w:b/>
            <w:bCs/>
            <w:rPrChange w:id="653" w:author="Iris Zhang" w:date="2022-12-27T19:05:00Z">
              <w:rPr>
                <w:i/>
                <w:iCs/>
              </w:rPr>
            </w:rPrChange>
          </w:rPr>
          <w:delText>v</w:delText>
        </w:r>
      </w:del>
      <w:r w:rsidRPr="001450E2">
        <w:rPr>
          <w:b/>
          <w:bCs/>
          <w:rPrChange w:id="654" w:author="Iris Zhang" w:date="2022-12-27T19:05:00Z">
            <w:rPr>
              <w:i/>
              <w:iCs/>
            </w:rPr>
          </w:rPrChange>
        </w:rPr>
        <w:t xml:space="preserve">ariables </w:t>
      </w:r>
    </w:p>
    <w:p w14:paraId="25490905" w14:textId="0F4DAF11" w:rsidR="008D3F8E" w:rsidRDefault="008D3F8E" w:rsidP="00CF7C95">
      <w:pPr>
        <w:spacing w:line="480" w:lineRule="auto"/>
        <w:pPrChange w:id="655" w:author="Iris Zhang" w:date="2023-01-03T11:01:00Z">
          <w:pPr>
            <w:spacing w:line="360" w:lineRule="auto"/>
            <w:ind w:firstLine="720"/>
          </w:pPr>
        </w:pPrChange>
      </w:pPr>
      <w:r>
        <w:t xml:space="preserve">I include place- and block-level control variables to account for characteristics of the municipality and of its surrounding, annexable blocks. The source of place-level variables is as described above. For block-level data, I use linear interpolation to generate data for 2007 and 2014 using 2000, 2010, and 2020 Census data. To harmonize 2000 and 2020 data to 2010 boundaries, I use the 2000-to-2010 and 2020-to-2010 block-to-block crosswalk files provided by the NHGIS. Unique cross-year block pairs are selected by only retaining blocks with the largest areal overlap. Blocks with missing weights, no corresponding 2010 block IDs, or missing data at either the beginning or end of the period are dropped from the analysis. Variables are then multiplied by the weights given in the crosswalk files </w:t>
      </w:r>
      <w:r w:rsidR="00125118">
        <w:fldChar w:fldCharType="begin"/>
      </w:r>
      <w:r w:rsidR="00125118">
        <w:instrText xml:space="preserve"> ADDIN ZOTERO_ITEM CSL_CITATION {"citationID":"tMsLg8EK","properties":{"formattedCitation":"(Manson et al. 2021)","plainCitation":"(Manson et al. 2021)","noteIndex":0},"citationItems":[{"id":694,"uris":["http://zotero.org/users/9022956/items/U3PCNBSC"],"itemData":{"id":694,"type":"document","abstract":"The National Historical Geographic Information System (NHGIS) provides free online access to summary statistics and GIS boundary files for U.S. censuses and other nationwide surveys from 1790 through the present. GIS files include: counties and states since 1790, census tracts since 1910, metropolitan areas since 1950, place and county subdivision boundaries since 1980, place points since 1900, all standard census reporting areas since 1990, 2000 and 2010 centers of population for four geographic levels, and SABINS school attendance areas for 2009-12. Summary tables from decennial censuses and the American Community Survey include county and state tables since 1790; census tract tables since 1910; and tables for all original census summary levels, down to census blocks, since 1970. Highlights of additional summary tables include County Business Patterns data (annual, 1970-2002), vital statistics for counties and states (births and deaths: annual, 1915-2007; marriages and divorces: selected years, 1867-2010), agricultural census data (1840-1950), religious bodies data (1850-1952), manufacturing census data (1840-1940), and 2010 census data for SABINS school attendance areas. NHGIS also includes time series tables providing comparable statistics from multiple source years with standardized categories and geography; geographic crosswalks summarizing associations between 1990-2010 census geographic units; environmental summaries describing climate characteristics by county and land cover by county and census tract; and privacy-protected demonstration data that link original 2010 census summary data with data derived from trial runs of the Census Bureau’s new 2020 Disclosure Avoidance System applied to 2010 Census responses. NHGIS data are available through an online access system and API and are offered free of charge to registered users at https://nhgis.org.","language":"en","note":"version: 16.0\ntype: dataset\nDOI: 10.18128/D050.V16.0","publisher":"Minneapolis, MN: IPUMS","source":"DOI.org (Datacite)","title":"National Historical Geographic Information System: Version 16.0","title-short":"National Historical Geographic Information System","URL":"https://www.nhgis.org/","author":[{"family":"Manson","given":"Steven"},{"family":"Schroeder","given":"Jonathan"},{"family":"Van Riper","given":"David"},{"family":"Kugler","given":"Tracy"},{"family":"Ruggles","given":""}],"accessed":{"date-parts":[["2022",7,1]]},"issued":{"date-parts":[["2021"]]}}}],"schema":"https://github.com/citation-style-language/schema/raw/master/csl-citation.json"} </w:instrText>
      </w:r>
      <w:r w:rsidR="00125118">
        <w:fldChar w:fldCharType="separate"/>
      </w:r>
      <w:r w:rsidR="00125118">
        <w:rPr>
          <w:noProof/>
        </w:rPr>
        <w:t>(Manson et al. 2021)</w:t>
      </w:r>
      <w:r w:rsidR="00125118">
        <w:fldChar w:fldCharType="end"/>
      </w:r>
      <w:r>
        <w:t xml:space="preserve">. </w:t>
      </w:r>
    </w:p>
    <w:p w14:paraId="47EF8619" w14:textId="47FB5CC7" w:rsidR="008D3F8E" w:rsidRDefault="008D3F8E" w:rsidP="00CF7C95">
      <w:pPr>
        <w:spacing w:line="480" w:lineRule="auto"/>
        <w:ind w:firstLine="720"/>
        <w:pPrChange w:id="656" w:author="Iris Zhang" w:date="2023-01-03T11:01:00Z">
          <w:pPr>
            <w:spacing w:line="360" w:lineRule="auto"/>
            <w:ind w:firstLine="720"/>
          </w:pPr>
        </w:pPrChange>
      </w:pPr>
      <w:r>
        <w:t xml:space="preserve">A number of state-level regulations govern annexations, such as ordinances requiring petitions and public hearings </w:t>
      </w:r>
      <w:r w:rsidR="00125118">
        <w:fldChar w:fldCharType="begin"/>
      </w:r>
      <w:r w:rsidR="00125118">
        <w:instrText xml:space="preserve"> ADDIN ZOTERO_ITEM CSL_CITATION {"citationID":"RCY36GCa","properties":{"formattedCitation":"(Durst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J."}],"issued":{"date-parts":[["2018",7,4]]}}}],"schema":"https://github.com/citation-style-language/schema/raw/master/csl-citation.json"} </w:instrText>
      </w:r>
      <w:r w:rsidR="00125118">
        <w:fldChar w:fldCharType="separate"/>
      </w:r>
      <w:r w:rsidR="00125118">
        <w:rPr>
          <w:noProof/>
        </w:rPr>
        <w:t>(Durst 2018)</w:t>
      </w:r>
      <w:r w:rsidR="00125118">
        <w:fldChar w:fldCharType="end"/>
      </w:r>
      <w:r>
        <w:t>. Though these laws may change over time, available data on these laws are time-invariant. Since there are no places in my sample that cross multiple state lines, state-level variations in laws governing annexations are included in place fixed effects.</w:t>
      </w:r>
      <w:r>
        <w:rPr>
          <w:rStyle w:val="EndnoteReference"/>
        </w:rPr>
        <w:endnoteReference w:id="21"/>
      </w:r>
      <w:r>
        <w:t xml:space="preserve"> In all models, I use place fixed-effects to account for unobserved, time-invariant place-level variation influencing likelihood to annex, such as municipal-level and state-level regulations that affect how easy or hard it is to conduct annexations, community appetite for annexations, taste for discrimination, and so on. </w:t>
      </w:r>
    </w:p>
    <w:p w14:paraId="1BF4B81F" w14:textId="469459D4" w:rsidR="008D3F8E" w:rsidRDefault="008D3F8E" w:rsidP="00CF7C95">
      <w:pPr>
        <w:spacing w:line="480" w:lineRule="auto"/>
        <w:ind w:firstLine="720"/>
        <w:pPrChange w:id="657" w:author="Iris Zhang" w:date="2023-01-03T11:01:00Z">
          <w:pPr>
            <w:spacing w:line="360" w:lineRule="auto"/>
            <w:ind w:firstLine="720"/>
          </w:pPr>
        </w:pPrChange>
      </w:pPr>
      <w:r>
        <w:lastRenderedPageBreak/>
        <w:t xml:space="preserve">For the first outcome—probability to annex—I include controls for the population size, prior decade population growth rate, and population density </w:t>
      </w:r>
      <w:r w:rsidR="00125118">
        <w:fldChar w:fldCharType="begin"/>
      </w:r>
      <w:r w:rsidR="00125118">
        <w:instrText xml:space="preserve"> ADDIN ZOTERO_ITEM CSL_CITATION {"citationID":"21BYAnnJ","properties":{"formattedCitation":"(Durst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 2007)</w:t>
      </w:r>
      <w:r w:rsidR="00125118">
        <w:fldChar w:fldCharType="end"/>
      </w:r>
      <w:r>
        <w:t xml:space="preserve">. Racial composition of the place and of its annexable territory are also likely associated with the likelihood to annex. A predominantly White municipality may be less likely to annex predominantly Black blocks. I include controls for the place-level percent Black and percent non-Black minority </w:t>
      </w:r>
      <w:r w:rsidR="00125118">
        <w:fldChar w:fldCharType="begin"/>
      </w:r>
      <w:r w:rsidR="00125118">
        <w:instrText xml:space="preserve"> ADDIN ZOTERO_ITEM CSL_CITATION {"citationID":"ScmWsK24","properties":{"formattedCitation":"(Durst 2019; Durst et al. 2021; Lichter et al. 2007)","plainCitation":"(Durst 2019; Durst et al. 2021;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Durst et al. 2021; Lichter et al. 2007)</w:t>
      </w:r>
      <w:r w:rsidR="00125118">
        <w:fldChar w:fldCharType="end"/>
      </w:r>
      <w:r>
        <w:t xml:space="preserve">. To measure minority threat, I include the prior period changes in percent Black and non-Black minority. I also include controls for demographic characteristics of the blocks surrounding municipalities—specifically, the percent Black and non-Black minority population </w:t>
      </w:r>
      <w:r w:rsidR="00125118">
        <w:fldChar w:fldCharType="begin"/>
      </w:r>
      <w:r w:rsidR="00125118">
        <w:instrText xml:space="preserve"> ADDIN ZOTERO_ITEM CSL_CITATION {"citationID":"r8UJK96J","properties":{"formattedCitation":"(Durst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 2007)</w:t>
      </w:r>
      <w:r w:rsidR="00125118">
        <w:fldChar w:fldCharType="end"/>
      </w:r>
      <w:r>
        <w:t>. I control for the percent Black and non-Black minority population in annexable blocks.</w:t>
      </w:r>
    </w:p>
    <w:p w14:paraId="68A970AC" w14:textId="3A700F53" w:rsidR="008D3F8E" w:rsidRDefault="008D3F8E" w:rsidP="00CF7C95">
      <w:pPr>
        <w:spacing w:line="480" w:lineRule="auto"/>
        <w:ind w:firstLine="720"/>
        <w:pPrChange w:id="658" w:author="Iris Zhang" w:date="2023-01-03T11:01:00Z">
          <w:pPr>
            <w:spacing w:line="360" w:lineRule="auto"/>
            <w:ind w:firstLine="720"/>
          </w:pPr>
        </w:pPrChange>
      </w:pPr>
      <w:r>
        <w:t xml:space="preserve">Socioeconomic considerations also play a role in annexation decisions </w:t>
      </w:r>
      <w:r w:rsidR="00125118">
        <w:fldChar w:fldCharType="begin"/>
      </w:r>
      <w:r w:rsidR="00125118">
        <w:instrText xml:space="preserve"> ADDIN ZOTERO_ITEM CSL_CITATION {"citationID":"8mnbSDf6","properties":{"formattedCitation":"(Anderson 2008; 2010)","plainCitation":"(Anderson 2008; 2010)","noteIndex":0},"citationItems":[{"id":962,"uris":["http://zotero.org/users/9022956/items/2PL9FTF8"],"itemData":{"id":962,"type":"article-journal","abstract":"Are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Wilde"}],"issued":{"date-parts":[["2008",6,23]]}}},{"id":798,"uris":["http://zotero.org/users/9022956/items/Y4FMQISM"],"itemData":{"id":798,"type":"article-journal","container-title":"Stanford Law Review","issue":"4","language":"en","page":"931-1004","source":"Zotero","title":"Mapped Out of Local Democracy","volume":"62","author":[{"family":"Anderson","given":"Michelle Wilde"}],"issued":{"date-parts":[["2010"]]}}}],"schema":"https://github.com/citation-style-language/schema/raw/master/csl-citation.json"} </w:instrText>
      </w:r>
      <w:r w:rsidR="00125118">
        <w:fldChar w:fldCharType="separate"/>
      </w:r>
      <w:r w:rsidR="00125118">
        <w:rPr>
          <w:noProof/>
        </w:rPr>
        <w:t>(Anderson 2008; 2010)</w:t>
      </w:r>
      <w:r w:rsidR="00125118">
        <w:fldChar w:fldCharType="end"/>
      </w:r>
      <w:r>
        <w:t>, but C</w:t>
      </w:r>
      <w:r w:rsidRPr="00A235BE">
        <w:t>en</w:t>
      </w:r>
      <w:r>
        <w:t xml:space="preserve">sus block-level data are limited in socioeconomic indicators beyond housing tenure, which I include. Areas with commercial activities that could generate high sales tax revenue and areas with potential for increasing the property and income tax bases are attractive candidates for annexation </w:t>
      </w:r>
      <w:r w:rsidR="00125118">
        <w:fldChar w:fldCharType="begin"/>
      </w:r>
      <w:r w:rsidR="00125118">
        <w:instrText xml:space="preserve"> ADDIN ZOTERO_ITEM CSL_CITATION {"citationID":"uUneYeuY","properties":{"formattedCitation":"(Durst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 2019)</w:t>
      </w:r>
      <w:r w:rsidR="00125118">
        <w:fldChar w:fldCharType="end"/>
      </w:r>
      <w:r>
        <w:t>. I use the Residential Area Characteristics (RAC) and Worker Area Characteristics (WAC) files from the Census Bureau’s LODES datasets to proxy for economic health among annexable territory. Using the RAC file for 2007 and 2014 harmonized to 2010 boundaries,</w:t>
      </w:r>
      <w:r>
        <w:rPr>
          <w:rStyle w:val="EndnoteReference"/>
        </w:rPr>
        <w:endnoteReference w:id="22"/>
      </w:r>
      <w:r>
        <w:t xml:space="preserve"> I derive the percent of residents in each Census block earning at least $3,333 per month—the highest salary tier in the data. Using the WAC file from LODES, I calculate the percent of jobs in each block in the retail and manufacturing industries for each base period year. At the place-level, I include median home value, median household income, percent poverty, and percent owner-occupied housing units. Because socioeconomic considerations can often mask underlying racial stereotypes, I include a control for the percent </w:t>
      </w:r>
      <w:r>
        <w:lastRenderedPageBreak/>
        <w:t xml:space="preserve">Black and percent non-Black minority in poverty </w:t>
      </w:r>
      <w:r w:rsidR="00125118">
        <w:fldChar w:fldCharType="begin"/>
      </w:r>
      <w:r w:rsidR="00125118">
        <w:instrText xml:space="preserve"> ADDIN ZOTERO_ITEM CSL_CITATION {"citationID":"ZiYb0Q1F","properties":{"formattedCitation":"(Lichter et al. 2007)","plainCitation":"(Lichter et al. 2007)","noteIndex":0},"citationItems":[{"id":283,"uris":["http://zotero.org/users/9022956/items/UHBEMW2T"],"itemData":{"id":283,"type":"article-journal","abstract":"This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(Lichter et al. 2007)</w:t>
      </w:r>
      <w:r w:rsidR="00125118">
        <w:fldChar w:fldCharType="end"/>
      </w:r>
      <w:r>
        <w:t xml:space="preserve">. For the second outcome—place racial composition at the end of the annexation period, I control for the prior period change in percent of the population of that race and the average percent in surrounding blocks. </w:t>
      </w:r>
    </w:p>
    <w:p w14:paraId="42C5A1F2" w14:textId="61D077BD" w:rsidR="008D3F8E" w:rsidRDefault="008D3F8E" w:rsidP="00CF7C95">
      <w:pPr>
        <w:spacing w:line="480" w:lineRule="auto"/>
        <w:pPrChange w:id="659" w:author="Iris Zhang" w:date="2023-01-03T11:01:00Z">
          <w:pPr>
            <w:spacing w:line="360" w:lineRule="auto"/>
          </w:pPr>
        </w:pPrChange>
      </w:pPr>
    </w:p>
    <w:p w14:paraId="167E04A3" w14:textId="094384E2" w:rsidR="008D3F8E" w:rsidRPr="00072D42" w:rsidRDefault="008D3F8E" w:rsidP="00CF7C95">
      <w:pPr>
        <w:spacing w:line="480" w:lineRule="auto"/>
        <w:rPr>
          <w:b/>
          <w:bCs/>
          <w:rPrChange w:id="660" w:author="Iris Zhang" w:date="2022-12-27T19:05:00Z">
            <w:rPr>
              <w:i/>
              <w:iCs/>
            </w:rPr>
          </w:rPrChange>
        </w:rPr>
        <w:pPrChange w:id="661" w:author="Iris Zhang" w:date="2023-01-03T11:01:00Z">
          <w:pPr>
            <w:spacing w:line="360" w:lineRule="auto"/>
          </w:pPr>
        </w:pPrChange>
      </w:pPr>
      <w:r w:rsidRPr="00072D42">
        <w:rPr>
          <w:b/>
          <w:bCs/>
          <w:rPrChange w:id="662" w:author="Iris Zhang" w:date="2022-12-27T19:05:00Z">
            <w:rPr>
              <w:i/>
              <w:iCs/>
            </w:rPr>
          </w:rPrChange>
        </w:rPr>
        <w:t xml:space="preserve">Analytic </w:t>
      </w:r>
      <w:ins w:id="663" w:author="Iris Zhang" w:date="2022-12-27T19:05:00Z">
        <w:r w:rsidR="00072D42" w:rsidRPr="00072D42">
          <w:rPr>
            <w:b/>
            <w:bCs/>
            <w:rPrChange w:id="664" w:author="Iris Zhang" w:date="2022-12-27T19:05:00Z">
              <w:rPr>
                <w:i/>
                <w:iCs/>
              </w:rPr>
            </w:rPrChange>
          </w:rPr>
          <w:t>S</w:t>
        </w:r>
      </w:ins>
      <w:del w:id="665" w:author="Iris Zhang" w:date="2022-12-27T19:05:00Z">
        <w:r w:rsidRPr="00072D42" w:rsidDel="00072D42">
          <w:rPr>
            <w:b/>
            <w:bCs/>
            <w:rPrChange w:id="666" w:author="Iris Zhang" w:date="2022-12-27T19:05:00Z">
              <w:rPr>
                <w:i/>
                <w:iCs/>
              </w:rPr>
            </w:rPrChange>
          </w:rPr>
          <w:delText>s</w:delText>
        </w:r>
      </w:del>
      <w:r w:rsidRPr="00072D42">
        <w:rPr>
          <w:b/>
          <w:bCs/>
          <w:rPrChange w:id="667" w:author="Iris Zhang" w:date="2022-12-27T19:05:00Z">
            <w:rPr>
              <w:i/>
              <w:iCs/>
            </w:rPr>
          </w:rPrChange>
        </w:rPr>
        <w:t>trategy</w:t>
      </w:r>
    </w:p>
    <w:p w14:paraId="7B8493CA" w14:textId="0B8DBE50" w:rsidR="008D3F8E" w:rsidDel="000C0710" w:rsidRDefault="008D3F8E" w:rsidP="00CF7C95">
      <w:pPr>
        <w:spacing w:line="480" w:lineRule="auto"/>
        <w:rPr>
          <w:del w:id="668" w:author="Iris Zhang" w:date="2023-01-03T11:04:00Z"/>
        </w:rPr>
        <w:pPrChange w:id="669" w:author="Iris Zhang" w:date="2023-01-03T11:01:00Z">
          <w:pPr>
            <w:spacing w:line="360" w:lineRule="auto"/>
            <w:ind w:firstLine="720"/>
          </w:pPr>
        </w:pPrChange>
      </w:pPr>
      <w:r>
        <w:t>To model the probability of annexation, I use a difference-in-differences approach by using an interaction term between the binary variables for Section 5 coverage and being in the post-</w:t>
      </w:r>
      <w:r w:rsidRPr="00DB7F28">
        <w:rPr>
          <w:i/>
          <w:iCs/>
        </w:rPr>
        <w:t>Shelby</w:t>
      </w:r>
      <w:r>
        <w:t xml:space="preserve"> period. This interaction term is used to assess whether the </w:t>
      </w:r>
      <w:r w:rsidRPr="00AE2DF2">
        <w:rPr>
          <w:i/>
          <w:iCs/>
        </w:rPr>
        <w:t xml:space="preserve">Shelby </w:t>
      </w:r>
      <w:r>
        <w:t xml:space="preserve">decision is associated with an increase in the probability of a previously covered place to conduct an annexation. Interaction terms in a logistic model are not easily interpretable </w:t>
      </w:r>
      <w:r w:rsidR="00125118">
        <w:fldChar w:fldCharType="begin"/>
      </w:r>
      <w:r w:rsidR="00125118">
        <w:instrText xml:space="preserve"> ADDIN ZOTERO_ITEM CSL_CITATION {"citationID":"cFfs9vMG","properties":{"formattedCitation":"(Ai and Norton 2003)","plainCitation":"(Ai and Norton 2003)","noteIndex":0},"citationItems":[{"id":814,"uris":["http://zotero.org/users/9022956/items/V46GYX47"],"itemData":{"id":814,"type":"article-journal","abstract":"The magnitude of the interaction effect in nonlinear models does not equal the marginal effect of the interaction term, can be of opposite sign, and its statistical significance is not calculated by standard software. We present the correct way to estimate the magnitude and standard errors of the interaction effect in nonlinear models.","container-title":"Economics Letters","DOI":"10.1016/S0165-1765(03)00032-6","ISSN":"0165-1765","issue":"1","journalAbbreviation":"Economics Letters","language":"en","page":"123-129","source":"ScienceDirect","title":"Interaction terms in logit and probit models","volume":"80","author":[{"family":"Ai","given":"Chunrong"},{"family":"Norton","given":"Edward C."}],"issued":{"date-parts":[["2003",7,1]]}}}],"schema":"https://github.com/citation-style-language/schema/raw/master/csl-citation.json"} </w:instrText>
      </w:r>
      <w:r w:rsidR="00125118">
        <w:fldChar w:fldCharType="separate"/>
      </w:r>
      <w:r w:rsidR="00125118">
        <w:rPr>
          <w:noProof/>
        </w:rPr>
        <w:t>(Ai and Norton 2003)</w:t>
      </w:r>
      <w:r w:rsidR="00125118">
        <w:fldChar w:fldCharType="end"/>
      </w:r>
      <w:r>
        <w:t xml:space="preserve"> and its use in a difference-in-differences set-up that relies on the interaction term is challenging and not recommended without further restrictions to the data </w:t>
      </w:r>
      <w:r w:rsidR="00125118">
        <w:fldChar w:fldCharType="begin"/>
      </w:r>
      <w:r w:rsidR="00125118">
        <w:instrText xml:space="preserve"> ADDIN ZOTERO_ITEM CSL_CITATION {"citationID":"I0BK3oeQ","properties":{"formattedCitation":"(Athey and Imbens 2006; Karaca-Mandic, Norton, and Dowd 2012)","plainCitation":"(Athey and Imbens 2006; Karaca-Mandic, Norton, and Dowd 2012)","noteIndex":0},"citationItems":[{"id":811,"uris":["http://zotero.org/users/9022956/items/7PNAS8H9"],"itemData":{"id":811,"type":"article-journal","abstract":"This paper develops a generalization of the widely used difference-in-differences method for evaluating the effects of policy changes. We propose a model that allows the control and treatment groups to have different average benefits from the treatment. The assumptions of the proposed model are invariant to the scaling of the outcome. We provide conditions under which the model is nonparametrically identified and propose an estimator that can be applied using either repeated cross section or panel data. Our approach provides an estimate of the entire counterfactual distribution of outcomes that would have been experienced by the treatment group in the absence of the treatment and likewise for the untreated group in the presence of the treatment. Thus, it enables the evaluation of policy interventions according to criteria such as a mean–variance trade-off. We also propose methods for inference, showing that our estimator for the average treatment effect is root-N consistent and asymptotically normal. We consider extensions to allow for covariates, discrete dependent variables, and multiple groups and time periods.","container-title":"Econometrica","DOI":"10.1111/j.1468-0262.2006.00668.x","ISSN":"1468-0262","issue":"2","language":"en","note":"_eprint: https://onlinelibrary.wiley.com/doi/pdf/10.1111/j.1468-0262.2006.00668.x","page":"431-497","source":"Wiley Online Library","title":"Identification and Inference in Nonlinear Difference-in-Differences Models","volume":"74","author":[{"family":"Athey","given":"Susan"},{"family":"Imbens","given":"Guido W."}],"issued":{"date-parts":[["2006"]]}}},{"id":818,"uris":["http://zotero.org/users/9022956/items/GKGBHZMF"],"itemData":{"id":818,"type":"article-journal","container-title":"Health Services Research","DOI":"10.1111/j.1475-6773.2011.01314.x","ISSN":"00179124","issue":"1pt1","journalAbbreviation":"Health Serv Res","language":"en","page":"255-274","source":"DOI.org (Crossref)","title":"Interaction Terms in Nonlinear Models","volume":"47","author":[{"family":"Karaca-Mandic","given":"Pinar"},{"family":"Norton","given":"Edward C."},{"family":"Dowd","given":"Bryan"}],"issued":{"date-parts":[["2012",2]]}}}],"schema":"https://github.com/citation-style-language/schema/raw/master/csl-citation.json"} </w:instrText>
      </w:r>
      <w:r w:rsidR="00125118">
        <w:fldChar w:fldCharType="separate"/>
      </w:r>
      <w:r w:rsidR="00125118">
        <w:rPr>
          <w:noProof/>
        </w:rPr>
        <w:t>(Athey and Imbens 2006; Karaca-Mandic, Norton, and Dowd 2012)</w:t>
      </w:r>
      <w:r w:rsidR="00125118">
        <w:fldChar w:fldCharType="end"/>
      </w:r>
      <w:r>
        <w:t xml:space="preserve">. To facilitate a more straightforward analysis of the coefficient, I use a linear probability model with municipality and period fixed effects regressing annexation on the difference-in-differences estimator: </w:t>
      </w:r>
    </w:p>
    <w:p w14:paraId="28269D87" w14:textId="77777777" w:rsidR="008D3F8E" w:rsidRDefault="008D3F8E" w:rsidP="000C0710">
      <w:pPr>
        <w:spacing w:line="480" w:lineRule="auto"/>
        <w:pPrChange w:id="670" w:author="Iris Zhang" w:date="2023-01-03T11:04:00Z">
          <w:pPr>
            <w:spacing w:line="360" w:lineRule="auto"/>
            <w:ind w:firstLine="720"/>
          </w:pPr>
        </w:pPrChange>
      </w:pPr>
    </w:p>
    <w:p w14:paraId="6C76024E" w14:textId="732F648E" w:rsidR="008D3F8E" w:rsidRPr="00AD1AC0" w:rsidRDefault="008D3F8E" w:rsidP="00CF7C95">
      <w:pPr>
        <w:spacing w:line="480" w:lineRule="auto"/>
        <w:ind w:firstLine="720"/>
        <w:rPr>
          <w:sz w:val="28"/>
          <w:szCs w:val="28"/>
        </w:rPr>
        <w:pPrChange w:id="671" w:author="Iris Zhang" w:date="2023-01-03T11:01:00Z">
          <w:pPr>
            <w:spacing w:line="360" w:lineRule="auto"/>
            <w:ind w:firstLine="720"/>
          </w:pPr>
        </w:pPrChange>
      </w:pPr>
      <m:oMathPara>
        <m:oMath>
          <m:sSub>
            <m:sSubPr>
              <m:ctrlPr>
                <w:rPr>
                  <w:rFonts w:ascii="Cambria Math" w:hAnsi="Cambria Math"/>
                  <w:i/>
                  <w:sz w:val="28"/>
                  <w:szCs w:val="28"/>
                </w:rPr>
              </m:ctrlPr>
            </m:sSubPr>
            <m:e>
              <m:r>
                <w:rPr>
                  <w:rFonts w:ascii="Cambria Math" w:hAnsi="Cambria Math"/>
                  <w:sz w:val="28"/>
                  <w:szCs w:val="28"/>
                </w:rPr>
                <m:t>Annex</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period</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Section 5</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MUNI</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oMath>
      </m:oMathPara>
    </w:p>
    <w:p w14:paraId="0643685F" w14:textId="61CF326E" w:rsidR="008D3F8E" w:rsidRDefault="008D3F8E" w:rsidP="00CF7C95">
      <w:pPr>
        <w:spacing w:line="480" w:lineRule="auto"/>
        <w:jc w:val="right"/>
        <w:pPrChange w:id="672" w:author="Iris Zhang" w:date="2023-01-03T11:01:00Z">
          <w:pPr>
            <w:spacing w:line="360" w:lineRule="auto"/>
            <w:jc w:val="right"/>
          </w:pPr>
        </w:pPrChange>
      </w:pPr>
      <w:r>
        <w:t>(1)</w:t>
      </w:r>
    </w:p>
    <w:p w14:paraId="311BBC78" w14:textId="2DF0E6D7" w:rsidR="008D3F8E" w:rsidRDefault="008D3F8E" w:rsidP="00CF7C95">
      <w:pPr>
        <w:spacing w:line="480" w:lineRule="auto"/>
        <w:pPrChange w:id="673" w:author="Iris Zhang" w:date="2023-01-03T11:01:00Z">
          <w:pPr>
            <w:spacing w:line="360" w:lineRule="auto"/>
          </w:pPr>
        </w:pPrChange>
      </w:pPr>
      <w:r>
        <w:t xml:space="preserve">Where </w:t>
      </w:r>
      <m:oMath>
        <m:sSub>
          <m:sSubPr>
            <m:ctrlPr>
              <w:rPr>
                <w:rFonts w:ascii="Cambria Math" w:hAnsi="Cambria Math"/>
                <w:i/>
              </w:rPr>
            </m:ctrlPr>
          </m:sSubPr>
          <m:e>
            <m:r>
              <w:rPr>
                <w:rFonts w:ascii="Cambria Math" w:hAnsi="Cambria Math"/>
              </w:rPr>
              <m:t>Annex</m:t>
            </m:r>
          </m:e>
          <m:sub>
            <m:r>
              <w:rPr>
                <w:rFonts w:ascii="Cambria Math" w:hAnsi="Cambria Math"/>
              </w:rPr>
              <m:t>i</m:t>
            </m:r>
          </m:sub>
        </m:sSub>
      </m:oMath>
      <w:r>
        <w:t xml:space="preserve">is a binary indicator assigned 1 if a municipality </w:t>
      </w:r>
      <w:proofErr w:type="spellStart"/>
      <w:r w:rsidRPr="00E80FBE">
        <w:rPr>
          <w:i/>
          <w:iCs/>
        </w:rPr>
        <w:t>i</w:t>
      </w:r>
      <w:proofErr w:type="spellEnd"/>
      <w:r>
        <w:t xml:space="preserve"> conducted an annexation within the period and 0 otherwise. Period is a binary indicator assigned 1 if the municipality-year observation </w:t>
      </w:r>
      <w:proofErr w:type="spellStart"/>
      <w:r w:rsidRPr="00E80FBE">
        <w:rPr>
          <w:i/>
          <w:iCs/>
        </w:rPr>
        <w:t>i</w:t>
      </w:r>
      <w:proofErr w:type="spellEnd"/>
      <w:r>
        <w:t xml:space="preserve"> is in 2014-2020 and 0 otherwise. Section 5 is a binary indicator assigned 1 if municipality </w:t>
      </w:r>
      <w:proofErr w:type="spellStart"/>
      <w:r w:rsidRPr="00E80FBE">
        <w:rPr>
          <w:i/>
          <w:iCs/>
        </w:rPr>
        <w:t>i</w:t>
      </w:r>
      <w:proofErr w:type="spellEnd"/>
      <w:r>
        <w:t xml:space="preserve"> is covered by Section 5 and 0 otherwise. X</w:t>
      </w:r>
      <w:r w:rsidRPr="00F164D8">
        <w:rPr>
          <w:i/>
          <w:iCs/>
        </w:rPr>
        <w:t>i</w:t>
      </w:r>
      <w:r>
        <w:rPr>
          <w:i/>
          <w:iCs/>
        </w:rPr>
        <w:t xml:space="preserve"> </w:t>
      </w:r>
      <w:r>
        <w:t xml:space="preserve">is a matrix of time-varying covariates for place </w:t>
      </w:r>
      <w:proofErr w:type="spellStart"/>
      <w:r w:rsidRPr="00F164D8">
        <w:rPr>
          <w:i/>
          <w:iCs/>
        </w:rPr>
        <w:t>i</w:t>
      </w:r>
      <w:proofErr w:type="spellEnd"/>
      <w:r>
        <w:t xml:space="preserve">, though the use of time-varying covariates is contentious in difference-in-differences estimation, especially if the treatment influences the covariate in the next period </w:t>
      </w:r>
      <w:r w:rsidR="00125118">
        <w:fldChar w:fldCharType="begin"/>
      </w:r>
      <w:r w:rsidR="00125118">
        <w:instrText xml:space="preserve"> ADDIN ZOTERO_ITEM CSL_CITATION {"citationID":"Q5eZEu4m","properties":{"formattedCitation":"(Angrist and Pischke 2009; Caetano et al. 2022; Gelman and Hill 2007)","plainCitation":"(Angrist and Pischke 2009; Caetano et al. 2022; Gelman and Hill 2007)","noteIndex":0},"citationItems":[{"id":940,"uris":["http://zotero.org/users/9022956/items/AARUWSZH"],"itemData":{"id":940,"type":"book","call-number":"HB139 .A54 2009","event-place":"Princeton, NJ","ISBN":"978-0-691-12035-5","number-of-pages":"373","publisher":"Princeton University Press","publisher-place":"Princeton, NJ","source":"Library Catalog (Blacklight)","title":"Mostly harmless econometrics: an empiricist's companion","title-short":"Mostly harmless econometrics","author":[{"family":"Angrist","given":"Joshua David"},{"family":"Pischke","given":"Jörn-Steffen"}],"issued":{"date-parts":[["2009"]]}}},{"id":807,"uris":["http://zotero.org/users/9022956/items/VVB2Q822"],"itemData":{"id":807,"type":"article-journal","abstract":"This paper considers identification and estimation of causal effect parameters from participating in a binary treatment in a difference in differences (DID) setup when the parallel trends assumption holds after conditioning on observed covariates. Relative to existing work in the econometrics literature, we consider the case where the value of covariates can change over time and, potentially, where participating in the treatment can affect the covariates themselves. We propose new empirical strategies in both cases. We also consider two-way fixed effects (TWFE) regressions that include time-varying regressors, which is the most common way that DID identification strategies are implemented under conditional parallel trends. We show that, even in the case with only two time periods, these TWFE regressions are not generally robust to (i) time-varying covariates being affected by the treatment, (ii) treatment effects and/or paths of untreated potential outcomes depending on the level of time-varying covariates in addition to only the change in the covariates over time, (iii) treatment effects and/or paths of untreated potential outcomes depending on time-invariant covariates, (iv) treatment effect heterogeneity with respect to observed covariates, and (v) violations of strong functional form assumptions, both for outcomes over time and the propensity score, that are unlikely to be plausible in most DID applications. Thus, TWFE regressions can deliver misleading estimates of causal effect parameters in a number of empirically relevant cases. We propose both doubly robust estimands and regression adjustment/imputation strategies that are robust to these issues while not being substantially more challenging to implement.","container-title":"arXiv","DOI":"https://doi.org/10.48550/arXiv.2202.02903","note":"arXiv:2202.02903 [econ]","source":"arXiv.org","title":"Difference in Differences with Time-Varying Covariates","URL":"http://arxiv.org/abs/2202.02903","author":[{"family":"Caetano","given":"Carolina"},{"family":"Callaway","given":"Brantly"},{"family":"Payne","given":"Stroud"},{"family":"Rodrigues","given":"Hugo Sant'Anna"}],"accessed":{"date-parts":[["2022",7,13]]},"issued":{"date-parts":[["2022",2,6]]}}},{"id":938,"uris":["http://zotero.org/users/9022956/items/NUNTW6X7"],"itemData":{"id":938,"type":"book","call-number":"HA31.3 .G45 2007","collection-title":"Analytical methods for social research","event-place":"Cambridge, MA","ISBN":"978-0-521-86706-1","number-of-pages":"625","publisher":"Cambridge University Press","publisher-place":"Cambridge, MA","source":"Library Catalog (Blacklight)","title":"Data analysis using regression and multilevel/hierarchical models","author":[{"family":"Gelman","given":"Andrew"},{"family":"Hill","given":"Jennifer"}],"issued":{"date-parts":[["2007"]]}}}],"schema":"https://github.com/citation-style-language/schema/raw/master/csl-citation.json"} </w:instrText>
      </w:r>
      <w:r w:rsidR="00125118">
        <w:fldChar w:fldCharType="separate"/>
      </w:r>
      <w:r w:rsidR="00125118">
        <w:rPr>
          <w:noProof/>
        </w:rPr>
        <w:t xml:space="preserve">(Angrist and </w:t>
      </w:r>
      <w:r w:rsidR="00125118">
        <w:rPr>
          <w:noProof/>
        </w:rPr>
        <w:lastRenderedPageBreak/>
        <w:t>Pischke 2009; Caetano et al. 2022; Gelman and Hill 2007)</w:t>
      </w:r>
      <w:r w:rsidR="00125118">
        <w:fldChar w:fldCharType="end"/>
      </w:r>
      <w:r>
        <w:t xml:space="preserve">. This source of confounding is especially plausible here. Prior research suggests that, for example, the socioeconomic status of Black residents in Section 5 jurisdictions declined after the decision </w:t>
      </w:r>
      <w:r w:rsidR="00125118">
        <w:fldChar w:fldCharType="begin"/>
      </w:r>
      <w:r w:rsidR="00125118">
        <w:instrText xml:space="preserve"> ADDIN ZOTERO_ITEM CSL_CITATION {"citationID":"AXz4soIg","properties":{"formattedCitation":"(Aneja and Avenancio-Le\\uc0\\u243{}n 2019)","plainCitation":"(Aneja and Avenancio-León 2019)","noteIndex":0},"citationItems":[{"id":830,"uris":["http://zotero.org/users/9022956/items/6DHQ3HS2"],"itemData":{"id":830,"type":"article-journal","abstract":". This paper first discusses how the potential weakening of minority political power brought about by Shelby County may have made the government less responsive to minorities' policy demands. Then we proceed to show that the lack of minority power is already producing economic inequality that is reflected in public-sector wages and in private-sector occupations with a high number of public workers.","container-title":"AEA Papers and Proceedings","DOI":"10.1257/pandp.20191085","ISSN":"2574-0768","language":"en","page":"161-165","source":"www.aeaweb.org","title":"Disenfranchisement and Economic Inequality: Downstream Effects of Shelby County v. Holder","title-short":"Disenfranchisement and Economic Inequality","volume":"109","author":[{"family":"Aneja","given":"Abhay P."},{"family":"Avenancio-León","given":"Carlos F."}],"issued":{"date-parts":[["2019",5]]}}}],"schema":"https://github.com/citation-style-language/schema/raw/master/csl-citation.json"} </w:instrText>
      </w:r>
      <w:r w:rsidR="00125118">
        <w:fldChar w:fldCharType="separate"/>
      </w:r>
      <w:r w:rsidR="00125118" w:rsidRPr="00125118">
        <w:rPr>
          <w:rFonts w:cs="Times New Roman"/>
        </w:rPr>
        <w:t>(</w:t>
      </w:r>
      <w:proofErr w:type="spellStart"/>
      <w:r w:rsidR="00125118" w:rsidRPr="00125118">
        <w:rPr>
          <w:rFonts w:cs="Times New Roman"/>
        </w:rPr>
        <w:t>Aneja</w:t>
      </w:r>
      <w:proofErr w:type="spellEnd"/>
      <w:r w:rsidR="00125118" w:rsidRPr="00125118">
        <w:rPr>
          <w:rFonts w:cs="Times New Roman"/>
        </w:rPr>
        <w:t xml:space="preserve"> and </w:t>
      </w:r>
      <w:proofErr w:type="spellStart"/>
      <w:r w:rsidR="00125118" w:rsidRPr="00125118">
        <w:rPr>
          <w:rFonts w:cs="Times New Roman"/>
        </w:rPr>
        <w:t>Avenancio</w:t>
      </w:r>
      <w:proofErr w:type="spellEnd"/>
      <w:r w:rsidR="00125118" w:rsidRPr="00125118">
        <w:rPr>
          <w:rFonts w:cs="Times New Roman"/>
        </w:rPr>
        <w:t>-León 2019)</w:t>
      </w:r>
      <w:r w:rsidR="00125118">
        <w:fldChar w:fldCharType="end"/>
      </w:r>
      <w:r>
        <w:t xml:space="preserve">, which may then affect the relationship between Black population composition and the likelihood of annexations, and also the effect of annexations on Black population composition. The use of lagged variables is also not advised here with panel data </w:t>
      </w:r>
      <w:r w:rsidR="00125118">
        <w:fldChar w:fldCharType="begin"/>
      </w:r>
      <w:r w:rsidR="00125118">
        <w:instrText xml:space="preserve"> ADDIN ZOTERO_ITEM CSL_CITATION {"citationID":"LRFplx2u","properties":{"formattedCitation":"(Allison, Williams, and Moral-Benito 2017)","plainCitation":"(Allison, Williams, and Moral-Benito 2017)","noteIndex":0},"citationItems":[{"id":1115,"uris":["http://zotero.org/users/9022956/items/7FL9FQ3Q"],"itemData":{"id":1115,"type":"article-journal","abstract":"Panel data make it possible both to control for unobserved confounders and allow for lagged, reciprocal causation. Trying to do both at the same time, however, leads to serious estimation difficulties. In the econometric literature, these problems have been solved by using lagged instrumental variables together with the generalized method of moments (GMM). Here we show that the same problems can be solved by maximum likelihood (ML) estimation implemented with standard software packages for structural equation modeling (SEM). Monte Carlo simulations show that the ML-SEM method is less biased and more efficient than the GMM method under a wide range of conditions. ML-SEM also makes it possible to test and relax many of the constraints that are typically embodied in dynamic panel models.","container-title":"Socius","DOI":"10.1177/2378023117710578","ISSN":"2378-0231","language":"en","note":"publisher: SAGE Publications","page":"2378023117710578","source":"SAGE Journals","title":"Maximum Likelihood for Cross-lagged Panel Models with Fixed Effects","volume":"3","author":[{"family":"Allison","given":"Paul D."},{"family":"Williams","given":"Richard"},{"family":"Moral-Benito","given":"Enrique"}],"issued":{"date-parts":[["2017",1,1]]}}}],"schema":"https://github.com/citation-style-language/schema/raw/master/csl-citation.json"} </w:instrText>
      </w:r>
      <w:r w:rsidR="00125118">
        <w:fldChar w:fldCharType="separate"/>
      </w:r>
      <w:r w:rsidR="00125118">
        <w:rPr>
          <w:noProof/>
        </w:rPr>
        <w:t>(Allison, Williams, and Moral-Benito 2017)</w:t>
      </w:r>
      <w:r w:rsidR="00125118">
        <w:fldChar w:fldCharType="end"/>
      </w:r>
      <w:r>
        <w:t xml:space="preserve">. Following the approach taken in recent work to address these sources of potential bias, I estimate models both with and without these time-varying covariates and use unit-clustered (place) robust standard errors </w:t>
      </w:r>
      <w:r w:rsidR="00125118">
        <w:fldChar w:fldCharType="begin"/>
      </w:r>
      <w:r w:rsidR="00125118">
        <w:instrText xml:space="preserve"> ADDIN ZOTERO_ITEM CSL_CITATION {"citationID":"FQOl8pI3","properties":{"formattedCitation":"(Faber 2020; Torche and Rauf 2021)","plainCitation":"(Faber 2020; Torche and Rauf 2021)","noteIndex":0},"citationItems":[{"id":843,"uris":["http://zotero.org/users/9022956/items/JEDIQCSJ"],"itemData":{"id":843,"type":"article-journal","abstract":"The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W."}],"issued":{"date-parts":[["2020",10,1]]}}},{"id":695,"uris":["http://zotero.org/users/9022956/items/IACKJTVR"],"itemData":{"id":695,"type":"article-journal","abstract":"Most social determinants of health are shaped by political decisions. However, beyond specific policies, there is limited empirical investigation into the consequences of the changing political context on population health in the United States. We examine a salient political factor—the party of the president and governor—as a determinant of infant health between 1971 and 2018 using a battery of fixed-effects models. We focus on infant health because it has far-reaching implications for future population health and inequality. Our analysis yields three findings: (1) Democratic presidents have a beneficial effect on infant health outcomes, with stronger effects for Black infants compared to White infants. (2) The president’s party effect materializes after two years of a Democratic transition, and remains elevated until the end of the party’s tenure in office. (3) Specific measurable social policies appear to play a minor role in explaining the beneficial effect of Democratic administrations. Our findings suggest the party in power is an important determinant of infant health, particularly among vulnerable populations, and they invite a deeper examination of mechanisms.","container-title":"American Sociological Review","DOI":"10.1177/00031224211000710","ISSN":"0003-1224","issue":"3","journalAbbreviation":"Am Sociol Rev","language":"en","note":"publisher: SAGE Publications Inc","page":"377-405","source":"SAGE Journals","title":"The Political Context and Infant Health in the United States","volume":"86","author":[{"family":"Torche","given":"Florencia"},{"family":"Rauf","given":"Tamkinat"}],"issued":{"date-parts":[["2021",6,1]]}}}],"schema":"https://github.com/citation-style-language/schema/raw/master/csl-citation.json"} </w:instrText>
      </w:r>
      <w:r w:rsidR="00125118">
        <w:fldChar w:fldCharType="separate"/>
      </w:r>
      <w:r w:rsidR="00125118">
        <w:rPr>
          <w:noProof/>
        </w:rPr>
        <w:t>(Faber 2020; Torche and Rauf 2021)</w:t>
      </w:r>
      <w:r w:rsidR="00125118">
        <w:fldChar w:fldCharType="end"/>
      </w:r>
      <w:r>
        <w:t xml:space="preserve">. </w:t>
      </w:r>
    </w:p>
    <w:p w14:paraId="6D0B4C67" w14:textId="5927CE64" w:rsidR="008D3F8E" w:rsidDel="000C0710" w:rsidRDefault="008D3F8E" w:rsidP="00CF7C95">
      <w:pPr>
        <w:spacing w:line="480" w:lineRule="auto"/>
        <w:ind w:firstLine="720"/>
        <w:rPr>
          <w:del w:id="674" w:author="Iris Zhang" w:date="2023-01-03T11:04:00Z"/>
        </w:rPr>
        <w:pPrChange w:id="675" w:author="Iris Zhang" w:date="2023-01-03T11:01:00Z">
          <w:pPr>
            <w:spacing w:line="360" w:lineRule="auto"/>
            <w:ind w:firstLine="720"/>
          </w:pPr>
        </w:pPrChange>
      </w:pPr>
      <w:r>
        <w:t xml:space="preserve">For question 2, to understand whether annexations are associated with a place’s racial composition after annexation, and whether the </w:t>
      </w:r>
      <w:r w:rsidRPr="00766BDD">
        <w:rPr>
          <w:i/>
          <w:iCs/>
        </w:rPr>
        <w:t>Shelby</w:t>
      </w:r>
      <w:r>
        <w:t xml:space="preserve"> decision moderates this association, I use a fixed effects linear regression model with a three-way interaction between annexation, period, and Section 5 to test this moderation effect. I model the share of the population that is a given race at the end of the period as follows: </w:t>
      </w:r>
    </w:p>
    <w:p w14:paraId="657EEB8D" w14:textId="77777777" w:rsidR="008D3F8E" w:rsidRDefault="008D3F8E" w:rsidP="000C0710">
      <w:pPr>
        <w:spacing w:line="480" w:lineRule="auto"/>
        <w:ind w:firstLine="720"/>
        <w:pPrChange w:id="676" w:author="Iris Zhang" w:date="2023-01-03T11:04:00Z">
          <w:pPr>
            <w:spacing w:line="360" w:lineRule="auto"/>
            <w:ind w:firstLine="720"/>
          </w:pPr>
        </w:pPrChange>
      </w:pPr>
    </w:p>
    <w:p w14:paraId="511F5BDC" w14:textId="55358340" w:rsidR="008D3F8E" w:rsidRDefault="008D3F8E" w:rsidP="00CF7C95">
      <w:pPr>
        <w:spacing w:line="480" w:lineRule="auto"/>
        <w:ind w:firstLine="720"/>
        <w:pPrChange w:id="677" w:author="Iris Zhang" w:date="2023-01-03T11:01:00Z">
          <w:pPr>
            <w:spacing w:line="360" w:lineRule="auto"/>
            <w:ind w:firstLine="720"/>
          </w:pPr>
        </w:pPrChange>
      </w:pPr>
      <m:oMathPara>
        <m:oMath>
          <m:sSub>
            <m:sSubPr>
              <m:ctrlPr>
                <w:rPr>
                  <w:rFonts w:ascii="Cambria Math" w:hAnsi="Cambria Math"/>
                  <w:i/>
                </w:rPr>
              </m:ctrlPr>
            </m:sSubPr>
            <m:e>
              <m:sSub>
                <m:sSubPr>
                  <m:ctrlPr>
                    <w:rPr>
                      <w:rFonts w:ascii="Cambria Math" w:hAnsi="Cambria Math"/>
                      <w:i/>
                      <w:iCs/>
                    </w:rPr>
                  </m:ctrlPr>
                </m:sSubPr>
                <m:e>
                  <m:r>
                    <w:rPr>
                      <w:rFonts w:ascii="Cambria Math" w:hAnsi="Cambria Math"/>
                    </w:rPr>
                    <m:t>Percent race</m:t>
                  </m:r>
                </m:e>
                <m:sub>
                  <m:r>
                    <w:rPr>
                      <w:rFonts w:ascii="Cambria Math" w:hAnsi="Cambria Math"/>
                    </w:rPr>
                    <m:t>r</m:t>
                  </m:r>
                </m:sub>
              </m:sSub>
              <m:r>
                <w:rPr>
                  <w:rFonts w:ascii="Cambria Math" w:hAnsi="Cambria Math"/>
                </w:rPr>
                <m:t xml:space="preserve"> at end of 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annexing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Section 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MUNI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3B13E662" w14:textId="2B5EFF36" w:rsidR="008D3F8E" w:rsidDel="000C0710" w:rsidRDefault="008D3F8E" w:rsidP="00CF7C95">
      <w:pPr>
        <w:spacing w:line="480" w:lineRule="auto"/>
        <w:jc w:val="right"/>
        <w:rPr>
          <w:del w:id="678" w:author="Iris Zhang" w:date="2023-01-03T11:04:00Z"/>
        </w:rPr>
        <w:pPrChange w:id="679" w:author="Iris Zhang" w:date="2023-01-03T11:01:00Z">
          <w:pPr>
            <w:spacing w:line="360" w:lineRule="auto"/>
            <w:jc w:val="right"/>
          </w:pPr>
        </w:pPrChange>
      </w:pPr>
      <w:r>
        <w:t>(2)</w:t>
      </w:r>
    </w:p>
    <w:p w14:paraId="057A00D1" w14:textId="77777777" w:rsidR="008D3F8E" w:rsidRDefault="008D3F8E" w:rsidP="000C0710">
      <w:pPr>
        <w:spacing w:line="480" w:lineRule="auto"/>
        <w:jc w:val="right"/>
        <w:pPrChange w:id="680" w:author="Iris Zhang" w:date="2023-01-03T11:04:00Z">
          <w:pPr>
            <w:spacing w:line="360" w:lineRule="auto"/>
          </w:pPr>
        </w:pPrChange>
      </w:pPr>
    </w:p>
    <w:p w14:paraId="049897FC" w14:textId="2186172D" w:rsidR="008D3F8E" w:rsidRDefault="008D3F8E" w:rsidP="00CF7C95">
      <w:pPr>
        <w:spacing w:line="480" w:lineRule="auto"/>
        <w:pPrChange w:id="681" w:author="Iris Zhang" w:date="2023-01-03T11:01:00Z">
          <w:pPr>
            <w:spacing w:line="360" w:lineRule="auto"/>
          </w:pPr>
        </w:pPrChange>
      </w:pPr>
      <w:r>
        <w:t xml:space="preserve">Where </w:t>
      </w:r>
      <w:r>
        <w:rPr>
          <w:i/>
          <w:iCs/>
        </w:rPr>
        <w:t>r</w:t>
      </w:r>
      <w:r>
        <w:t xml:space="preserve"> refers to the three separate racial composition outcomes for White, Black, and non-Black minority for place </w:t>
      </w:r>
      <w:proofErr w:type="spellStart"/>
      <w:r>
        <w:rPr>
          <w:i/>
          <w:iCs/>
        </w:rPr>
        <w:t>i</w:t>
      </w:r>
      <w:proofErr w:type="spellEnd"/>
      <w:r>
        <w:rPr>
          <w:i/>
          <w:iCs/>
        </w:rPr>
        <w:t xml:space="preserve">. </w:t>
      </w:r>
      <w:r>
        <w:t xml:space="preserve">Covariates include the share of that racial group in the beginning of the period (2007 or 2014) and their prior period change (between 2000 to 2007 and between 2007 to 2014). As with model 1, I also compare models with and without these time-varying covariates. </w:t>
      </w:r>
    </w:p>
    <w:p w14:paraId="40843D90" w14:textId="7FED8C0A" w:rsidR="008D3F8E" w:rsidRDefault="008D3F8E" w:rsidP="00CF7C95">
      <w:pPr>
        <w:spacing w:line="480" w:lineRule="auto"/>
        <w:ind w:firstLine="720"/>
        <w:pPrChange w:id="682" w:author="Iris Zhang" w:date="2023-01-03T11:01:00Z">
          <w:pPr>
            <w:spacing w:line="360" w:lineRule="auto"/>
            <w:ind w:firstLine="720"/>
          </w:pPr>
        </w:pPrChange>
      </w:pPr>
      <w:r>
        <w:t xml:space="preserve">The advantage of the difference-in-differences framework is that the use of unit and time fixed effects allows me to use each municipality as its own control over time, thus differencing </w:t>
      </w:r>
      <w:r>
        <w:lastRenderedPageBreak/>
        <w:t xml:space="preserve">out the contributions of unobservable municipality- and time-specific factors to the outcome. However, results cannot be interpreted with strict causality unless two key assumptions are met </w:t>
      </w:r>
      <w:r w:rsidR="00125118">
        <w:fldChar w:fldCharType="begin"/>
      </w:r>
      <w:r w:rsidR="00125118">
        <w:instrText xml:space="preserve"> ADDIN ZOTERO_ITEM CSL_CITATION {"citationID":"ZxL6IrUV","properties":{"formattedCitation":"(Wing, Simon, and Bello-Gomez 2018)","plainCitation":"(Wing, Simon, and Bello-Gomez 2018)","noteIndex":0},"citationItems":[{"id":296,"uris":["http://zotero.org/users/9022956/items/6HVK22BC"],"itemData":{"id":296,"type":"article-journal","abstract":"The difference in difference (DID) design is a quasi-experimental research design that researchers often use to study causal relationships in public health settings where randomized controlled trials (RCTs) are infeasible or unethical. However, causal inference poses many challenges in DID designs. In this article, we review key features of DID designs with an emphasis on public health policy research. Contemporary researchers should take an active approach to the design of DID studies, seeking to construct comparison groups, sensitivity analyses, and robustness checks that help validate the method's assumptions. We explain the key assumptions of the design and discuss analytic tactics, supplementary analysis, and approaches to statistical inference that are often important in applied research. The DID design is not a perfect substitute for randomized experiments, but it often represents a feasible way to learn about casual relationships. We conclude by noting that combining elements from multiple quasi-experimental techniques may be important in the next wave of innovations to the DID approach.","container-title":"Annual Review of Public Health","DOI":"10.1146/annurev-publhealth-040617-013507","issue":"1","note":"_eprint: https://doi.org/10.1146/annurev-publhealth-040617-013507\nPMID: 29328877","page":"453-469","source":"Annual Reviews","title":"Designing Difference in Difference Studies: Best Practices for Public Health Policy Research","title-short":"Designing Difference in Difference Studies","volume":"39","author":[{"family":"Wing","given":"Coady"},{"family":"Simon","given":"Kosali"},{"family":"Bello-Gomez","given":"Ricardo A."}],"issued":{"date-parts":[["2018"]]}}}],"schema":"https://github.com/citation-style-language/schema/raw/master/csl-citation.json"} </w:instrText>
      </w:r>
      <w:r w:rsidR="00125118">
        <w:fldChar w:fldCharType="separate"/>
      </w:r>
      <w:r w:rsidR="00125118">
        <w:rPr>
          <w:noProof/>
        </w:rPr>
        <w:t>(Wing, Simon, and Bello-Gomez 2018)</w:t>
      </w:r>
      <w:r w:rsidR="00125118">
        <w:fldChar w:fldCharType="end"/>
      </w:r>
      <w:r>
        <w:t xml:space="preserve">. I present visual tests of them in greater detail in the Appendix (Figure A1 and Figure A2). While the parallel trends assumption appears to be met, other aspects of the data suggest there would be treatment anticipation (Figure A1 and Figure A3). If municipalities ramped up annexation activity in anticipation of the </w:t>
      </w:r>
      <w:r w:rsidRPr="00CD4119">
        <w:rPr>
          <w:i/>
          <w:iCs/>
        </w:rPr>
        <w:t>Shelby</w:t>
      </w:r>
      <w:r>
        <w:t xml:space="preserve"> outcome, this would violate the strict exogeneity assumption. This is also plausible since the lawsuit leading to the </w:t>
      </w:r>
      <w:r w:rsidRPr="00071F17">
        <w:rPr>
          <w:i/>
          <w:iCs/>
        </w:rPr>
        <w:t>Shelby v. Holder</w:t>
      </w:r>
      <w:r>
        <w:t xml:space="preserve"> decision began in 2010, in part because Shelby County wanted to challenge a DOJ objection to the results of an election after 177 un-precleared municipal annexations in the City of Calera, AL (</w:t>
      </w:r>
      <w:r w:rsidRPr="00DA41FD">
        <w:rPr>
          <w:i/>
          <w:iCs/>
        </w:rPr>
        <w:t>Shelby v. Holder</w:t>
      </w:r>
      <w:r>
        <w:t xml:space="preserve"> 2011). To test whether results are merely a reflection of treatment anticipation, I run all models using 2000-2007 as the pre-</w:t>
      </w:r>
      <w:r w:rsidRPr="00B765AF">
        <w:rPr>
          <w:i/>
          <w:iCs/>
        </w:rPr>
        <w:t>Shelby</w:t>
      </w:r>
      <w:r>
        <w:t xml:space="preserve"> period instead of 2007-2013, since treatment anticipation is less likely 6-13 years in advance of the </w:t>
      </w:r>
      <w:r w:rsidRPr="00C40D75">
        <w:rPr>
          <w:i/>
          <w:iCs/>
        </w:rPr>
        <w:t>Shelby v. Holder</w:t>
      </w:r>
      <w:r>
        <w:t xml:space="preserve"> decision, and results from these analyses do not change the substantive interpretation of the effects of </w:t>
      </w:r>
      <w:r w:rsidRPr="007250C3">
        <w:rPr>
          <w:i/>
          <w:iCs/>
        </w:rPr>
        <w:t>Shelby v. Holder</w:t>
      </w:r>
      <w:r>
        <w:t xml:space="preserve">. In supplementary analyses, </w:t>
      </w:r>
      <w:r w:rsidRPr="001703BD">
        <w:t>using data on the racial composition of annexed blocks, I construct binary indicators at varying thresholds of composition decreases (&gt;0%</w:t>
      </w:r>
      <w:r>
        <w:t xml:space="preserve"> or </w:t>
      </w:r>
      <w:r w:rsidRPr="001703BD">
        <w:t>&gt;0.5%)</w:t>
      </w:r>
      <w:r>
        <w:t xml:space="preserve"> </w:t>
      </w:r>
      <w:r w:rsidRPr="001703BD">
        <w:t xml:space="preserve">after the population of annexed blocks are added to the population of the </w:t>
      </w:r>
      <w:r>
        <w:t>place</w:t>
      </w:r>
      <w:r w:rsidRPr="001703BD">
        <w:t>, based on levels at the beginning of the period</w:t>
      </w:r>
      <w:r>
        <w:t xml:space="preserve">, as case law deems even a 0.5% reduction to be too large </w:t>
      </w:r>
      <w:r w:rsidR="00125118">
        <w:fldChar w:fldCharType="begin"/>
      </w:r>
      <w:r w:rsidR="00125118">
        <w:instrText xml:space="preserve"> ADDIN ZOTERO_ITEM CSL_CITATION {"citationID":"rbD0hPXX","properties":{"formattedCitation":"(Berri 1989)","plainCitation":"(Berri 1989)","noteIndex":0},"citationItems":[{"id":270,"uris":["http://zotero.org/users/9022956/items/JKC8MT97"],"itemData":{"id":270,"type":"article-journal","container-title":"Washington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00125118">
        <w:fldChar w:fldCharType="separate"/>
      </w:r>
      <w:r w:rsidR="00125118">
        <w:rPr>
          <w:noProof/>
        </w:rPr>
        <w:t>(Berri 1989)</w:t>
      </w:r>
      <w:r w:rsidR="00125118">
        <w:fldChar w:fldCharType="end"/>
      </w:r>
      <w:r>
        <w:t xml:space="preserve">. I also conduct additional analyses on poverty rates and household income levels after annexations to consider the possibility that any findings reflect socioeconomic motivations behind annexation. </w:t>
      </w:r>
    </w:p>
    <w:p w14:paraId="63CAADA9" w14:textId="2F7B790C" w:rsidR="008D3F8E" w:rsidRPr="00934A32" w:rsidRDefault="008D3F8E" w:rsidP="00CF7C95">
      <w:pPr>
        <w:spacing w:line="480" w:lineRule="auto"/>
        <w:pPrChange w:id="683" w:author="Iris Zhang" w:date="2023-01-03T11:01:00Z">
          <w:pPr>
            <w:spacing w:line="360" w:lineRule="auto"/>
          </w:pPr>
        </w:pPrChange>
      </w:pPr>
    </w:p>
    <w:p w14:paraId="1BC2843F" w14:textId="64DACEB4" w:rsidR="008D3F8E" w:rsidRPr="000125E7" w:rsidRDefault="008D3F8E" w:rsidP="00CF7C95">
      <w:pPr>
        <w:spacing w:line="480" w:lineRule="auto"/>
        <w:rPr>
          <w:b/>
          <w:bCs/>
          <w:rPrChange w:id="684" w:author="Iris Zhang" w:date="2022-12-27T19:05:00Z">
            <w:rPr>
              <w:i/>
              <w:iCs/>
            </w:rPr>
          </w:rPrChange>
        </w:rPr>
        <w:pPrChange w:id="685" w:author="Iris Zhang" w:date="2023-01-03T11:01:00Z">
          <w:pPr>
            <w:spacing w:line="360" w:lineRule="auto"/>
          </w:pPr>
        </w:pPrChange>
      </w:pPr>
      <w:r w:rsidRPr="000125E7">
        <w:rPr>
          <w:b/>
          <w:bCs/>
          <w:rPrChange w:id="686" w:author="Iris Zhang" w:date="2022-12-27T19:05:00Z">
            <w:rPr>
              <w:i/>
              <w:iCs/>
            </w:rPr>
          </w:rPrChange>
        </w:rPr>
        <w:t xml:space="preserve">Descriptive Results </w:t>
      </w:r>
    </w:p>
    <w:p w14:paraId="13AB107F" w14:textId="78EB3A64" w:rsidR="00497BC5" w:rsidRDefault="008D3F8E" w:rsidP="00CF7C95">
      <w:pPr>
        <w:spacing w:line="480" w:lineRule="auto"/>
        <w:rPr>
          <w:ins w:id="687" w:author="Iris Zhang" w:date="2022-12-27T19:06:00Z"/>
        </w:rPr>
        <w:pPrChange w:id="688" w:author="Iris Zhang" w:date="2023-01-03T11:01:00Z">
          <w:pPr>
            <w:spacing w:line="360" w:lineRule="auto"/>
          </w:pPr>
        </w:pPrChange>
      </w:pPr>
      <w:r>
        <w:lastRenderedPageBreak/>
        <w:t xml:space="preserve">Table 2 below shows the mean values of covariates in equation 1 disaggregated by period and whether they annexed. Table 2 shows a few important trends: first, a larger proportion of Section 5 places conducted an annexation compared to non-Section 5 places regardless of the period. Places across the country are on average majority White, but places that annexed have a smaller proportion of White population by almost 10 percentage points. This difference is mostly explained by a higher proportion of non-Black minority groups—between 5 to 10% higher in 2007 to 2013 and 2014-2020 respectively, whereas places that annexed are about 2% more Black. Places that annexed have significantly larger populations, higher population density, and a faster population growth rate, and they also have higher median home values, median household incomes, and lower overall poverty compared to places that did not annex. </w:t>
      </w:r>
      <w:proofErr w:type="gramStart"/>
      <w:r>
        <w:t>But,</w:t>
      </w:r>
      <w:proofErr w:type="gramEnd"/>
      <w:r>
        <w:t xml:space="preserve"> places that annexed have lower owner occupancy rates, higher percent Black residents in poverty, and slightly lower employed rates compared to places that did not annex. The surrounding blocks to places that annexed have higher shares of Black and non-Black minority residents and higher shares of residents in jobs earning high incomes and higher shares of jobs in the retail and manufacturing industries. </w:t>
      </w:r>
    </w:p>
    <w:p w14:paraId="15B421D5" w14:textId="73787450" w:rsidR="00497BC5" w:rsidRDefault="00497BC5" w:rsidP="000C0710">
      <w:pPr>
        <w:spacing w:line="480" w:lineRule="auto"/>
        <w:jc w:val="center"/>
        <w:rPr>
          <w:ins w:id="689" w:author="Iris Zhang" w:date="2022-12-27T19:06:00Z"/>
          <w:b/>
          <w:bCs/>
        </w:rPr>
        <w:pPrChange w:id="690" w:author="Iris Zhang" w:date="2023-01-03T11:05:00Z">
          <w:pPr>
            <w:spacing w:line="360" w:lineRule="auto"/>
            <w:jc w:val="center"/>
          </w:pPr>
        </w:pPrChange>
      </w:pPr>
      <w:ins w:id="691" w:author="Iris Zhang" w:date="2022-12-27T19:06:00Z">
        <w:r>
          <w:t xml:space="preserve">[Please insert </w:t>
        </w:r>
        <w:r>
          <w:t>Table 2</w:t>
        </w:r>
        <w:r>
          <w:t xml:space="preserve"> approximately here]</w:t>
        </w:r>
      </w:ins>
    </w:p>
    <w:p w14:paraId="5F032AE1" w14:textId="7D47C2DA" w:rsidR="008D3F8E" w:rsidRPr="00497BC5" w:rsidDel="00C5148D" w:rsidRDefault="00497BC5" w:rsidP="00CF7C95">
      <w:pPr>
        <w:spacing w:line="480" w:lineRule="auto"/>
        <w:ind w:firstLine="720"/>
        <w:rPr>
          <w:del w:id="692" w:author="Iris Zhang" w:date="2022-12-27T18:51:00Z"/>
        </w:rPr>
        <w:pPrChange w:id="693" w:author="Iris Zhang" w:date="2023-01-03T11:01:00Z">
          <w:pPr>
            <w:spacing w:line="360" w:lineRule="auto"/>
            <w:ind w:firstLine="720"/>
          </w:pPr>
        </w:pPrChange>
      </w:pPr>
      <w:ins w:id="694" w:author="Iris Zhang" w:date="2022-12-27T19:07:00Z">
        <w:r w:rsidRPr="00497BC5">
          <w:rPr>
            <w:rPrChange w:id="695" w:author="Iris Zhang" w:date="2022-12-27T19:07:00Z">
              <w:rPr>
                <w:b/>
                <w:bCs/>
              </w:rPr>
            </w:rPrChange>
          </w:rPr>
          <w:t>T</w:t>
        </w:r>
      </w:ins>
    </w:p>
    <w:p w14:paraId="629F4E14" w14:textId="77777777" w:rsidR="008D3F8E" w:rsidRPr="00497BC5" w:rsidDel="00C5148D" w:rsidRDefault="008D3F8E" w:rsidP="00CF7C95">
      <w:pPr>
        <w:spacing w:line="480" w:lineRule="auto"/>
        <w:ind w:firstLine="720"/>
        <w:rPr>
          <w:del w:id="696" w:author="Iris Zhang" w:date="2022-12-27T18:51:00Z"/>
        </w:rPr>
        <w:pPrChange w:id="697" w:author="Iris Zhang" w:date="2023-01-03T11:01:00Z">
          <w:pPr>
            <w:spacing w:line="360" w:lineRule="auto"/>
            <w:ind w:firstLine="720"/>
          </w:pPr>
        </w:pPrChange>
      </w:pPr>
    </w:p>
    <w:p w14:paraId="2B056F79" w14:textId="13489246" w:rsidR="008D3F8E" w:rsidRPr="00497BC5" w:rsidDel="00497BC5" w:rsidRDefault="008D3F8E" w:rsidP="00CF7C95">
      <w:pPr>
        <w:spacing w:line="480" w:lineRule="auto"/>
        <w:ind w:firstLine="720"/>
        <w:rPr>
          <w:del w:id="698" w:author="Iris Zhang" w:date="2022-12-27T19:05:00Z"/>
          <w:rPrChange w:id="699" w:author="Iris Zhang" w:date="2022-12-27T19:07:00Z">
            <w:rPr>
              <w:del w:id="700" w:author="Iris Zhang" w:date="2022-12-27T19:05:00Z"/>
              <w:b/>
              <w:bCs/>
            </w:rPr>
          </w:rPrChange>
        </w:rPr>
        <w:pPrChange w:id="701" w:author="Iris Zhang" w:date="2023-01-03T11:01:00Z">
          <w:pPr>
            <w:spacing w:line="360" w:lineRule="auto"/>
          </w:pPr>
        </w:pPrChange>
      </w:pPr>
      <w:del w:id="702" w:author="Iris Zhang" w:date="2022-12-27T19:05:00Z">
        <w:r w:rsidRPr="00497BC5" w:rsidDel="00497BC5">
          <w:rPr>
            <w:rPrChange w:id="703" w:author="Iris Zhang" w:date="2022-12-27T19:07:00Z">
              <w:rPr>
                <w:b/>
                <w:bCs/>
              </w:rPr>
            </w:rPrChange>
          </w:rPr>
          <w:delText>Table 2. Descriptive Statistics for Analytical Sample</w:delText>
        </w:r>
      </w:del>
    </w:p>
    <w:p w14:paraId="240386FE" w14:textId="62204F95" w:rsidR="008D3F8E" w:rsidRPr="00497BC5" w:rsidDel="00497BC5" w:rsidRDefault="008D3F8E" w:rsidP="00CF7C95">
      <w:pPr>
        <w:spacing w:line="480" w:lineRule="auto"/>
        <w:ind w:firstLine="720"/>
        <w:rPr>
          <w:del w:id="704" w:author="Iris Zhang" w:date="2022-12-27T19:05:00Z"/>
          <w:rPrChange w:id="705" w:author="Iris Zhang" w:date="2022-12-27T19:07:00Z">
            <w:rPr>
              <w:del w:id="706" w:author="Iris Zhang" w:date="2022-12-27T19:05:00Z"/>
              <w:b/>
              <w:bCs/>
            </w:rPr>
          </w:rPrChange>
        </w:rPr>
        <w:pPrChange w:id="707" w:author="Iris Zhang" w:date="2023-01-03T11:01:00Z">
          <w:pPr>
            <w:spacing w:line="360" w:lineRule="auto"/>
          </w:pPr>
        </w:pPrChange>
      </w:pPr>
    </w:p>
    <w:p w14:paraId="4AE19DE5" w14:textId="61A90936" w:rsidR="008D3F8E" w:rsidRPr="00497BC5" w:rsidDel="00497BC5" w:rsidRDefault="008D3F8E" w:rsidP="00CF7C95">
      <w:pPr>
        <w:spacing w:line="480" w:lineRule="auto"/>
        <w:ind w:firstLine="720"/>
        <w:rPr>
          <w:del w:id="708" w:author="Iris Zhang" w:date="2022-12-27T19:05:00Z"/>
          <w:i/>
          <w:iCs/>
        </w:rPr>
        <w:pPrChange w:id="709" w:author="Iris Zhang" w:date="2023-01-03T11:01:00Z">
          <w:pPr>
            <w:spacing w:line="360" w:lineRule="auto"/>
          </w:pPr>
        </w:pPrChange>
      </w:pPr>
      <w:del w:id="710" w:author="Iris Zhang" w:date="2022-12-27T19:05:00Z">
        <w:r w:rsidRPr="00497BC5" w:rsidDel="00497BC5">
          <w:rPr>
            <w:i/>
            <w:iCs/>
            <w:noProof/>
          </w:rPr>
          <w:drawing>
            <wp:inline distT="0" distB="0" distL="0" distR="0" wp14:anchorId="652049FF" wp14:editId="18F7033F">
              <wp:extent cx="5943600" cy="5741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41670"/>
                      </a:xfrm>
                      <a:prstGeom prst="rect">
                        <a:avLst/>
                      </a:prstGeom>
                    </pic:spPr>
                  </pic:pic>
                </a:graphicData>
              </a:graphic>
            </wp:inline>
          </w:drawing>
        </w:r>
      </w:del>
    </w:p>
    <w:p w14:paraId="332F080F" w14:textId="77777777" w:rsidR="008D3F8E" w:rsidRPr="00497BC5" w:rsidDel="00497BC5" w:rsidRDefault="008D3F8E" w:rsidP="00CF7C95">
      <w:pPr>
        <w:spacing w:line="480" w:lineRule="auto"/>
        <w:ind w:firstLine="720"/>
        <w:rPr>
          <w:del w:id="711" w:author="Iris Zhang" w:date="2022-12-27T19:06:00Z"/>
          <w:i/>
          <w:iCs/>
        </w:rPr>
        <w:pPrChange w:id="712" w:author="Iris Zhang" w:date="2023-01-03T11:01:00Z">
          <w:pPr>
            <w:spacing w:line="360" w:lineRule="auto"/>
          </w:pPr>
        </w:pPrChange>
      </w:pPr>
    </w:p>
    <w:p w14:paraId="344E0AA4" w14:textId="5A08D281" w:rsidR="008D3F8E" w:rsidRDefault="008D3F8E" w:rsidP="00CF7C95">
      <w:pPr>
        <w:spacing w:line="480" w:lineRule="auto"/>
        <w:ind w:firstLine="720"/>
        <w:pPrChange w:id="713" w:author="Iris Zhang" w:date="2023-01-03T11:01:00Z">
          <w:pPr>
            <w:spacing w:line="360" w:lineRule="auto"/>
            <w:ind w:firstLine="720"/>
          </w:pPr>
        </w:pPrChange>
      </w:pPr>
      <w:del w:id="714" w:author="Iris Zhang" w:date="2022-12-27T19:06:00Z">
        <w:r w:rsidRPr="00497BC5" w:rsidDel="00497BC5">
          <w:delText>T</w:delText>
        </w:r>
      </w:del>
      <w:r w:rsidRPr="00497BC5">
        <w:t>a</w:t>
      </w:r>
      <w:r>
        <w:t>ble 3 shows the mean values of the outcomes in equation 2, disaggregated by Section 5 coverage, period, and annexation. Appendix Table A1 includes covariates. First, comparing places that annexed and those that didn’t, whether they are covered by Section 5 or not, places that annexed have a higher percent Black, lower percent White population, and higher percent non-Black minority population by 2020. Next, comparing annexing places in the post-</w:t>
      </w:r>
      <w:r w:rsidRPr="00B765AF">
        <w:rPr>
          <w:i/>
          <w:iCs/>
        </w:rPr>
        <w:t>Shelby</w:t>
      </w:r>
      <w:r>
        <w:t xml:space="preserve"> period that were covered by Section 5 versus not, covered places have a </w:t>
      </w:r>
      <w:r>
        <w:rPr>
          <w:i/>
          <w:iCs/>
        </w:rPr>
        <w:t>lower</w:t>
      </w:r>
      <w:r>
        <w:t xml:space="preserve"> percent Black population in 2020 (18.6%) compared to uncovered ones (22.9%).  However, they also have a </w:t>
      </w:r>
      <w:r>
        <w:lastRenderedPageBreak/>
        <w:t>lower percent White population (53% versus 57.8%) and a larger share of non-Black minority residents by 2020 (28.4% compared to 19.4%). These differences are similar in the 2007 to 2013, pre-</w:t>
      </w:r>
      <w:r w:rsidRPr="00B765AF">
        <w:rPr>
          <w:i/>
          <w:iCs/>
        </w:rPr>
        <w:t>Shelby</w:t>
      </w:r>
      <w:r>
        <w:t xml:space="preserve"> period. Trends are slightly different in places that did not annex for the Black population only. Post-</w:t>
      </w:r>
      <w:r w:rsidRPr="00B765AF">
        <w:rPr>
          <w:i/>
          <w:iCs/>
        </w:rPr>
        <w:t>Shelby</w:t>
      </w:r>
      <w:r>
        <w:t xml:space="preserve">, annexing places had a higher percent Black population (6.1%) by 2020 compared to those that were not covered (3.4%). </w:t>
      </w:r>
      <w:proofErr w:type="gramStart"/>
      <w:r>
        <w:t>Similar to</w:t>
      </w:r>
      <w:proofErr w:type="gramEnd"/>
      <w:r>
        <w:t xml:space="preserve"> places that annexed, covered places have a lower percent White population and higher percent non-Black minority population by 2020. </w:t>
      </w:r>
      <w:proofErr w:type="gramStart"/>
      <w:r>
        <w:t>And,</w:t>
      </w:r>
      <w:proofErr w:type="gramEnd"/>
      <w:r>
        <w:t xml:space="preserve"> these differences are again similar in the 2007 to 2013, pre-</w:t>
      </w:r>
      <w:r w:rsidRPr="00B765AF">
        <w:rPr>
          <w:i/>
          <w:iCs/>
        </w:rPr>
        <w:t>Shelby</w:t>
      </w:r>
      <w:r>
        <w:t xml:space="preserve"> period. </w:t>
      </w:r>
    </w:p>
    <w:p w14:paraId="451D12F6" w14:textId="5B7AD9BB" w:rsidR="00497BC5" w:rsidRDefault="008D3F8E" w:rsidP="000C0710">
      <w:pPr>
        <w:spacing w:line="480" w:lineRule="auto"/>
        <w:ind w:firstLine="720"/>
        <w:rPr>
          <w:ins w:id="715" w:author="Iris Zhang" w:date="2022-12-27T19:07:00Z"/>
        </w:rPr>
        <w:pPrChange w:id="716" w:author="Iris Zhang" w:date="2023-01-03T11:05:00Z">
          <w:pPr>
            <w:spacing w:line="360" w:lineRule="auto"/>
            <w:jc w:val="center"/>
          </w:pPr>
        </w:pPrChange>
      </w:pPr>
      <w:r>
        <w:t>Taken together, conditional on annexation, there is little descriptive evidence to suggest that annexation is associated with minority population dilution for residents already living in the municipality. It may instead be the opposite: compared to not annexing at all, annexations could hasten racial diversification of places, such that places wishing to discriminate do so by refusing to annex at all.</w:t>
      </w:r>
    </w:p>
    <w:p w14:paraId="0C5DE92C" w14:textId="6A392FE1" w:rsidR="00497BC5" w:rsidRPr="000C0710" w:rsidRDefault="00497BC5" w:rsidP="000C0710">
      <w:pPr>
        <w:spacing w:line="480" w:lineRule="auto"/>
        <w:jc w:val="center"/>
        <w:rPr>
          <w:b/>
          <w:bCs/>
          <w:rPrChange w:id="717" w:author="Iris Zhang" w:date="2023-01-03T11:05:00Z">
            <w:rPr/>
          </w:rPrChange>
        </w:rPr>
        <w:pPrChange w:id="718" w:author="Iris Zhang" w:date="2023-01-03T11:05:00Z">
          <w:pPr>
            <w:spacing w:line="360" w:lineRule="auto"/>
            <w:ind w:firstLine="720"/>
          </w:pPr>
        </w:pPrChange>
      </w:pPr>
      <w:ins w:id="719" w:author="Iris Zhang" w:date="2022-12-27T19:07:00Z">
        <w:r>
          <w:t xml:space="preserve">[Please insert Table </w:t>
        </w:r>
        <w:r>
          <w:t>3</w:t>
        </w:r>
        <w:r>
          <w:t xml:space="preserve"> approximately here]</w:t>
        </w:r>
      </w:ins>
    </w:p>
    <w:p w14:paraId="0F2C0B1F" w14:textId="7D033C03" w:rsidR="008D3F8E" w:rsidDel="00497BC5" w:rsidRDefault="00497BC5" w:rsidP="00CF7C95">
      <w:pPr>
        <w:spacing w:line="480" w:lineRule="auto"/>
        <w:ind w:firstLine="720"/>
        <w:rPr>
          <w:del w:id="720" w:author="Iris Zhang" w:date="2022-12-27T19:08:00Z"/>
        </w:rPr>
        <w:pPrChange w:id="721" w:author="Iris Zhang" w:date="2023-01-03T11:01:00Z">
          <w:pPr>
            <w:spacing w:line="360" w:lineRule="auto"/>
            <w:ind w:firstLine="720"/>
          </w:pPr>
        </w:pPrChange>
      </w:pPr>
      <w:ins w:id="722" w:author="Iris Zhang" w:date="2022-12-27T19:08:00Z">
        <w:r>
          <w:rPr>
            <w:b/>
            <w:bCs/>
          </w:rPr>
          <w:tab/>
        </w:r>
      </w:ins>
    </w:p>
    <w:p w14:paraId="1D630EC9" w14:textId="0E0A832C" w:rsidR="008D3F8E" w:rsidRPr="00382234" w:rsidDel="00497BC5" w:rsidRDefault="008D3F8E" w:rsidP="00CF7C95">
      <w:pPr>
        <w:spacing w:line="480" w:lineRule="auto"/>
        <w:rPr>
          <w:del w:id="723" w:author="Iris Zhang" w:date="2022-12-27T19:07:00Z"/>
          <w:b/>
          <w:bCs/>
        </w:rPr>
        <w:pPrChange w:id="724" w:author="Iris Zhang" w:date="2023-01-03T11:01:00Z">
          <w:pPr>
            <w:spacing w:line="360" w:lineRule="auto"/>
          </w:pPr>
        </w:pPrChange>
      </w:pPr>
      <w:del w:id="725" w:author="Iris Zhang" w:date="2022-12-27T19:07:00Z">
        <w:r w:rsidRPr="00CE2E88" w:rsidDel="00497BC5">
          <w:rPr>
            <w:b/>
            <w:bCs/>
          </w:rPr>
          <w:delText xml:space="preserve">Table 3. </w:delText>
        </w:r>
        <w:r w:rsidDel="00497BC5">
          <w:rPr>
            <w:b/>
            <w:bCs/>
          </w:rPr>
          <w:delText xml:space="preserve">Average </w:delText>
        </w:r>
        <w:r w:rsidRPr="00CE2E88" w:rsidDel="00497BC5">
          <w:rPr>
            <w:b/>
            <w:bCs/>
          </w:rPr>
          <w:delText xml:space="preserve">Racial Composition </w:delText>
        </w:r>
        <w:r w:rsidDel="00497BC5">
          <w:rPr>
            <w:b/>
            <w:bCs/>
          </w:rPr>
          <w:delText xml:space="preserve">Across Period and Geographic Level </w:delText>
        </w:r>
        <w:r w:rsidRPr="00CE2E88" w:rsidDel="00497BC5">
          <w:rPr>
            <w:b/>
            <w:bCs/>
          </w:rPr>
          <w:delText xml:space="preserve">for Analytical Sample </w:delText>
        </w:r>
      </w:del>
    </w:p>
    <w:p w14:paraId="24C916D8" w14:textId="3E1828FC" w:rsidR="008D3F8E" w:rsidDel="00497BC5" w:rsidRDefault="008D3F8E" w:rsidP="00CF7C95">
      <w:pPr>
        <w:spacing w:line="480" w:lineRule="auto"/>
        <w:rPr>
          <w:del w:id="726" w:author="Iris Zhang" w:date="2022-12-27T19:07:00Z"/>
        </w:rPr>
        <w:pPrChange w:id="727" w:author="Iris Zhang" w:date="2023-01-03T11:01:00Z">
          <w:pPr>
            <w:spacing w:line="360" w:lineRule="auto"/>
          </w:pPr>
        </w:pPrChange>
      </w:pPr>
      <w:del w:id="728" w:author="Iris Zhang" w:date="2022-12-27T19:07:00Z">
        <w:r w:rsidRPr="00382234" w:rsidDel="00497BC5">
          <w:rPr>
            <w:noProof/>
          </w:rPr>
          <w:drawing>
            <wp:inline distT="0" distB="0" distL="0" distR="0" wp14:anchorId="0D26920E" wp14:editId="371E7A42">
              <wp:extent cx="5943600" cy="1004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04570"/>
                      </a:xfrm>
                      <a:prstGeom prst="rect">
                        <a:avLst/>
                      </a:prstGeom>
                    </pic:spPr>
                  </pic:pic>
                </a:graphicData>
              </a:graphic>
            </wp:inline>
          </w:drawing>
        </w:r>
      </w:del>
    </w:p>
    <w:p w14:paraId="04A1234D" w14:textId="77777777" w:rsidR="008D3F8E" w:rsidRPr="002823E4" w:rsidDel="00497BC5" w:rsidRDefault="008D3F8E" w:rsidP="00CF7C95">
      <w:pPr>
        <w:spacing w:line="480" w:lineRule="auto"/>
        <w:rPr>
          <w:del w:id="729" w:author="Iris Zhang" w:date="2022-12-27T19:08:00Z"/>
        </w:rPr>
        <w:pPrChange w:id="730" w:author="Iris Zhang" w:date="2023-01-03T11:01:00Z">
          <w:pPr>
            <w:spacing w:line="360" w:lineRule="auto"/>
          </w:pPr>
        </w:pPrChange>
      </w:pPr>
    </w:p>
    <w:p w14:paraId="73994403" w14:textId="04F8393B" w:rsidR="00497BC5" w:rsidRDefault="008D3F8E" w:rsidP="00CF7C95">
      <w:pPr>
        <w:spacing w:line="480" w:lineRule="auto"/>
        <w:rPr>
          <w:ins w:id="731" w:author="Iris Zhang" w:date="2022-12-27T19:08:00Z"/>
        </w:rPr>
        <w:pPrChange w:id="732" w:author="Iris Zhang" w:date="2023-01-03T11:01:00Z">
          <w:pPr>
            <w:spacing w:line="360" w:lineRule="auto"/>
          </w:pPr>
        </w:pPrChange>
      </w:pPr>
      <w:commentRangeStart w:id="733"/>
      <w:r>
        <w:t xml:space="preserve">Table 4 presents </w:t>
      </w:r>
      <w:commentRangeEnd w:id="733"/>
      <w:r>
        <w:rPr>
          <w:rStyle w:val="CommentReference"/>
          <w:rFonts w:ascii="Century Schoolbook" w:hAnsi="Century Schoolbook"/>
        </w:rPr>
        <w:commentReference w:id="733"/>
      </w:r>
      <w:r>
        <w:t>coefficients from linear probability models predicting annexation for both the base model without time-varying covariates and the full model with covariates, with place fixed effects across both models. There are no coefficients for being previously covered by Section 5 as it is a time-invariant attribute and thus absorbed into place fixed effects. Consistent with descriptive results, there is a statistically significant, negative coefficient for the post-</w:t>
      </w:r>
      <w:r w:rsidRPr="00925B0B">
        <w:rPr>
          <w:i/>
          <w:iCs/>
        </w:rPr>
        <w:t>Shelby</w:t>
      </w:r>
      <w:r>
        <w:t xml:space="preserve"> period. Using results from models without time-varying covariates, in the 2014-2020 period, non-Section 5 cities are estimated to have a lower probability by about 8% to annex compared against themselves in 2007-2013, while Section 5 cities are estimated to have a 10% (-0.08-0.02) lower probability to annex in this period compared to uncovered cities in 2007-2013. The removal of Section 5 oversight is associated with a 2% reduction in the probability to annex </w:t>
      </w:r>
      <w:r>
        <w:lastRenderedPageBreak/>
        <w:t>among previously covered cities. These coefficients are slightly smaller in magnitude when including time-varying covariates, with the D</w:t>
      </w:r>
      <w:ins w:id="734" w:author="Iris Zhang" w:date="2022-12-27T20:22:00Z">
        <w:r w:rsidR="003A5FD7">
          <w:t>I</w:t>
        </w:r>
      </w:ins>
      <w:del w:id="735" w:author="Iris Zhang" w:date="2022-12-27T20:22:00Z">
        <w:r w:rsidDel="003A5FD7">
          <w:delText>i</w:delText>
        </w:r>
      </w:del>
      <w:r>
        <w:t xml:space="preserve">D estimator losing statistical significance. While the null hypothesis for hypothesis 1 (difference-in-differences estimator = 0) is rejected, the direction is opposite to hypothesized. Instead of encouraging annexations among previously restricted cities, the removal of the restriction is associated with a decrease in annexations both for those cities and cities that were never subject to the restriction, but the extent of the decrease is greater for Section 5 cities. </w:t>
      </w:r>
    </w:p>
    <w:p w14:paraId="61527F93" w14:textId="46545F88" w:rsidR="00497BC5" w:rsidRPr="000C0710" w:rsidRDefault="00497BC5" w:rsidP="000C0710">
      <w:pPr>
        <w:spacing w:line="480" w:lineRule="auto"/>
        <w:jc w:val="center"/>
        <w:rPr>
          <w:b/>
          <w:bCs/>
          <w:rPrChange w:id="736" w:author="Iris Zhang" w:date="2023-01-03T11:05:00Z">
            <w:rPr/>
          </w:rPrChange>
        </w:rPr>
        <w:pPrChange w:id="737" w:author="Iris Zhang" w:date="2023-01-03T11:05:00Z">
          <w:pPr>
            <w:spacing w:line="360" w:lineRule="auto"/>
            <w:ind w:firstLine="720"/>
          </w:pPr>
        </w:pPrChange>
      </w:pPr>
      <w:ins w:id="738" w:author="Iris Zhang" w:date="2022-12-27T19:08:00Z">
        <w:r>
          <w:t xml:space="preserve">[Please insert Table </w:t>
        </w:r>
        <w:r>
          <w:t>4</w:t>
        </w:r>
        <w:r>
          <w:t xml:space="preserve"> approximately here]</w:t>
        </w:r>
      </w:ins>
    </w:p>
    <w:p w14:paraId="7521129C" w14:textId="72A82B9F" w:rsidR="008D3F8E" w:rsidRPr="00497BC5" w:rsidDel="00497BC5" w:rsidRDefault="00497BC5" w:rsidP="00CF7C95">
      <w:pPr>
        <w:spacing w:line="480" w:lineRule="auto"/>
        <w:ind w:firstLine="720"/>
        <w:rPr>
          <w:del w:id="739" w:author="Iris Zhang" w:date="2022-12-27T19:08:00Z"/>
          <w:b/>
          <w:bCs/>
          <w:rPrChange w:id="740" w:author="Iris Zhang" w:date="2022-12-27T19:09:00Z">
            <w:rPr>
              <w:del w:id="741" w:author="Iris Zhang" w:date="2022-12-27T19:08:00Z"/>
            </w:rPr>
          </w:rPrChange>
        </w:rPr>
        <w:pPrChange w:id="742" w:author="Iris Zhang" w:date="2023-01-03T11:01:00Z">
          <w:pPr>
            <w:spacing w:line="360" w:lineRule="auto"/>
            <w:ind w:firstLine="720"/>
          </w:pPr>
        </w:pPrChange>
      </w:pPr>
      <w:ins w:id="743" w:author="Iris Zhang" w:date="2022-12-27T19:08:00Z">
        <w:r w:rsidRPr="00497BC5">
          <w:rPr>
            <w:b/>
            <w:bCs/>
          </w:rPr>
          <w:t>R</w:t>
        </w:r>
      </w:ins>
    </w:p>
    <w:p w14:paraId="3D83D7F2" w14:textId="0F2CDCE5" w:rsidR="008D3F8E" w:rsidRPr="00497BC5" w:rsidDel="00497BC5" w:rsidRDefault="008D3F8E" w:rsidP="00CF7C95">
      <w:pPr>
        <w:spacing w:line="480" w:lineRule="auto"/>
        <w:rPr>
          <w:del w:id="744" w:author="Iris Zhang" w:date="2022-12-27T19:08:00Z"/>
          <w:b/>
          <w:bCs/>
          <w:color w:val="000000"/>
        </w:rPr>
        <w:pPrChange w:id="745" w:author="Iris Zhang" w:date="2023-01-03T11:01:00Z">
          <w:pPr>
            <w:spacing w:line="360" w:lineRule="auto"/>
          </w:pPr>
        </w:pPrChange>
      </w:pPr>
      <w:del w:id="746" w:author="Iris Zhang" w:date="2022-12-27T19:08:00Z">
        <w:r w:rsidRPr="00497BC5" w:rsidDel="00497BC5">
          <w:rPr>
            <w:b/>
            <w:bCs/>
          </w:rPr>
          <w:delText>Table 4</w:delText>
        </w:r>
        <w:r w:rsidRPr="00497BC5" w:rsidDel="00497BC5">
          <w:rPr>
            <w:b/>
            <w:bCs/>
            <w:color w:val="000000"/>
          </w:rPr>
          <w:delText>. Linear Probability Regression Results Predicting Annexation by Section 5 Coverage and Period</w:delText>
        </w:r>
      </w:del>
    </w:p>
    <w:p w14:paraId="3FA9903B" w14:textId="1D897E82" w:rsidR="008D3F8E" w:rsidRPr="00497BC5" w:rsidDel="00497BC5" w:rsidRDefault="008D3F8E" w:rsidP="00CF7C95">
      <w:pPr>
        <w:spacing w:line="480" w:lineRule="auto"/>
        <w:rPr>
          <w:del w:id="747" w:author="Iris Zhang" w:date="2022-12-27T19:08:00Z"/>
          <w:b/>
          <w:bCs/>
          <w:rPrChange w:id="748" w:author="Iris Zhang" w:date="2022-12-27T19:09:00Z">
            <w:rPr>
              <w:del w:id="749" w:author="Iris Zhang" w:date="2022-12-27T19:08:00Z"/>
              <w:i/>
              <w:iCs/>
            </w:rPr>
          </w:rPrChange>
        </w:rPr>
        <w:pPrChange w:id="750" w:author="Iris Zhang" w:date="2023-01-03T11:01:00Z">
          <w:pPr>
            <w:spacing w:line="360" w:lineRule="auto"/>
          </w:pPr>
        </w:pPrChange>
      </w:pPr>
      <w:del w:id="751" w:author="Iris Zhang" w:date="2022-12-27T19:08:00Z">
        <w:r w:rsidRPr="00497BC5" w:rsidDel="00497BC5">
          <w:rPr>
            <w:b/>
            <w:bCs/>
            <w:noProof/>
            <w:rPrChange w:id="752" w:author="Iris Zhang" w:date="2022-12-27T19:09:00Z">
              <w:rPr>
                <w:i/>
                <w:iCs/>
                <w:noProof/>
              </w:rPr>
            </w:rPrChange>
          </w:rPr>
          <w:drawing>
            <wp:inline distT="0" distB="0" distL="0" distR="0" wp14:anchorId="4038C4BC" wp14:editId="2D22DEB8">
              <wp:extent cx="4565876" cy="477296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1563" cy="4778912"/>
                      </a:xfrm>
                      <a:prstGeom prst="rect">
                        <a:avLst/>
                      </a:prstGeom>
                    </pic:spPr>
                  </pic:pic>
                </a:graphicData>
              </a:graphic>
            </wp:inline>
          </w:drawing>
        </w:r>
      </w:del>
    </w:p>
    <w:p w14:paraId="337E7E6E" w14:textId="18A0FA2F" w:rsidR="008D3F8E" w:rsidRPr="00497BC5" w:rsidRDefault="008D3F8E" w:rsidP="00CF7C95">
      <w:pPr>
        <w:spacing w:line="480" w:lineRule="auto"/>
        <w:rPr>
          <w:b/>
          <w:bCs/>
          <w:rPrChange w:id="753" w:author="Iris Zhang" w:date="2022-12-27T19:09:00Z">
            <w:rPr>
              <w:i/>
              <w:iCs/>
            </w:rPr>
          </w:rPrChange>
        </w:rPr>
        <w:pPrChange w:id="754" w:author="Iris Zhang" w:date="2023-01-03T11:01:00Z">
          <w:pPr>
            <w:spacing w:line="360" w:lineRule="auto"/>
          </w:pPr>
        </w:pPrChange>
      </w:pPr>
      <w:del w:id="755" w:author="Iris Zhang" w:date="2022-12-27T19:08:00Z">
        <w:r w:rsidRPr="00497BC5" w:rsidDel="00497BC5">
          <w:rPr>
            <w:b/>
            <w:bCs/>
            <w:rPrChange w:id="756" w:author="Iris Zhang" w:date="2022-12-27T19:09:00Z">
              <w:rPr>
                <w:i/>
                <w:iCs/>
              </w:rPr>
            </w:rPrChange>
          </w:rPr>
          <w:delText>R</w:delText>
        </w:r>
      </w:del>
      <w:r w:rsidRPr="00497BC5">
        <w:rPr>
          <w:b/>
          <w:bCs/>
          <w:rPrChange w:id="757" w:author="Iris Zhang" w:date="2022-12-27T19:09:00Z">
            <w:rPr>
              <w:i/>
              <w:iCs/>
            </w:rPr>
          </w:rPrChange>
        </w:rPr>
        <w:t>acial Composition by Annexation, Section 5 Coverage, and Shelby</w:t>
      </w:r>
    </w:p>
    <w:p w14:paraId="31389F92" w14:textId="073D44C6" w:rsidR="008D3F8E" w:rsidRDefault="008D3F8E" w:rsidP="00CF7C95">
      <w:pPr>
        <w:spacing w:line="480" w:lineRule="auto"/>
        <w:pPrChange w:id="758" w:author="Iris Zhang" w:date="2023-01-03T11:01:00Z">
          <w:pPr>
            <w:spacing w:line="360" w:lineRule="auto"/>
          </w:pPr>
        </w:pPrChange>
      </w:pPr>
      <w:r>
        <w:t xml:space="preserve">Next, I ask what the consequences of annexations are. Even though annexations decreased in frequency after </w:t>
      </w:r>
      <w:r w:rsidRPr="00C92FC0">
        <w:rPr>
          <w:i/>
          <w:iCs/>
        </w:rPr>
        <w:t>Shelby</w:t>
      </w:r>
      <w:r>
        <w:t xml:space="preserve">, places that conduct annexations may still do so in ways that dilute existing Black and non-Black minority population shares to a greater extent compared to prior to </w:t>
      </w:r>
      <w:r w:rsidRPr="00B357FA">
        <w:rPr>
          <w:i/>
          <w:iCs/>
        </w:rPr>
        <w:t>Shelby</w:t>
      </w:r>
      <w:r>
        <w:t xml:space="preserve">. I hypothesized that </w:t>
      </w:r>
      <w:r>
        <w:rPr>
          <w:rFonts w:ascii="Times" w:hAnsi="Times"/>
        </w:rPr>
        <w:t xml:space="preserve">after </w:t>
      </w:r>
      <w:r w:rsidRPr="00B357FA">
        <w:rPr>
          <w:rFonts w:ascii="Times" w:hAnsi="Times"/>
          <w:i/>
          <w:iCs/>
        </w:rPr>
        <w:t>Shelby</w:t>
      </w:r>
      <w:r>
        <w:rPr>
          <w:rFonts w:ascii="Times" w:hAnsi="Times"/>
        </w:rPr>
        <w:t>,</w:t>
      </w:r>
      <w:r w:rsidRPr="00FD45F5">
        <w:rPr>
          <w:rFonts w:ascii="Times" w:hAnsi="Times"/>
        </w:rPr>
        <w:t xml:space="preserve"> </w:t>
      </w:r>
      <w:r>
        <w:rPr>
          <w:rFonts w:ascii="Times" w:hAnsi="Times"/>
        </w:rPr>
        <w:t>Section 5</w:t>
      </w:r>
      <w:r w:rsidRPr="00FD45F5">
        <w:rPr>
          <w:rFonts w:ascii="Times" w:hAnsi="Times"/>
        </w:rPr>
        <w:t xml:space="preserve"> </w:t>
      </w:r>
      <w:r>
        <w:rPr>
          <w:rFonts w:ascii="Times" w:hAnsi="Times"/>
        </w:rPr>
        <w:t>places</w:t>
      </w:r>
      <w:r w:rsidRPr="00FD45F5">
        <w:rPr>
          <w:rFonts w:ascii="Times" w:hAnsi="Times"/>
        </w:rPr>
        <w:t xml:space="preserve"> that annex will have </w:t>
      </w:r>
      <w:r>
        <w:rPr>
          <w:rFonts w:ascii="Times" w:hAnsi="Times"/>
        </w:rPr>
        <w:t>smaller Black and non-Black minority population shares at the end of the period compared to similar places that did not annex, and compared to annexing, non-Section 5 places</w:t>
      </w:r>
      <w:ins w:id="759" w:author="Iris Zhang" w:date="2022-12-27T20:23:00Z">
        <w:r w:rsidR="003A5FD7">
          <w:rPr>
            <w:rFonts w:ascii="Times" w:hAnsi="Times"/>
          </w:rPr>
          <w:t xml:space="preserve"> (H2)</w:t>
        </w:r>
      </w:ins>
      <w:r>
        <w:rPr>
          <w:rFonts w:ascii="Times" w:hAnsi="Times"/>
        </w:rPr>
        <w:t>. I also hypothesized that the magnitude of population composition decreases will be larger for Black compared to non-Black minority populations</w:t>
      </w:r>
      <w:ins w:id="760" w:author="Iris Zhang" w:date="2022-12-27T20:23:00Z">
        <w:r w:rsidR="003A5FD7">
          <w:rPr>
            <w:rFonts w:ascii="Times" w:hAnsi="Times"/>
          </w:rPr>
          <w:t xml:space="preserve"> (H3)</w:t>
        </w:r>
      </w:ins>
      <w:r>
        <w:rPr>
          <w:rFonts w:ascii="Times" w:hAnsi="Times"/>
        </w:rPr>
        <w:t xml:space="preserve">. </w:t>
      </w:r>
      <w:r>
        <w:t xml:space="preserve">Table A2 in the appendix presents coefficients from models examining how racial composition in cities varies by annexation, Section 5 coverage, and the </w:t>
      </w:r>
      <w:r w:rsidRPr="00275085">
        <w:rPr>
          <w:i/>
          <w:iCs/>
        </w:rPr>
        <w:t>Shelby</w:t>
      </w:r>
      <w:r>
        <w:t xml:space="preserve"> decision, with models run separately for the each of the outcomes, Black, White, and non-Black minority population share at the end of the period, z-standardized against their respective standard deviations—16.9%, 22.6%, and 16.4%. These models are run both with and without time-varying covariates and substantive results are consistent.</w:t>
      </w:r>
    </w:p>
    <w:p w14:paraId="38BA4D27" w14:textId="487B3481" w:rsidR="00497BC5" w:rsidRDefault="008D3F8E" w:rsidP="000C0710">
      <w:pPr>
        <w:spacing w:line="480" w:lineRule="auto"/>
        <w:ind w:firstLine="720"/>
        <w:rPr>
          <w:ins w:id="761" w:author="Iris Zhang" w:date="2022-12-27T19:09:00Z"/>
        </w:rPr>
        <w:pPrChange w:id="762" w:author="Iris Zhang" w:date="2023-01-03T11:06:00Z">
          <w:pPr>
            <w:spacing w:line="360" w:lineRule="auto"/>
            <w:ind w:firstLine="720"/>
          </w:pPr>
        </w:pPrChange>
      </w:pPr>
      <w:r>
        <w:lastRenderedPageBreak/>
        <w:t>To facilitate the interpretation of the three-way interaction term and to interpret statistical significance, I present estimated effect sizes in Table 5, separated by period, Section 5 coverage, and whether the place annexed in that period. These estimates are derived by running each model multiple times, varying each time which level of the independent variables is the reference category. For example, by setting the reference category to pre-</w:t>
      </w:r>
      <w:r w:rsidRPr="00EE2217">
        <w:rPr>
          <w:i/>
          <w:iCs/>
        </w:rPr>
        <w:t>Shelby</w:t>
      </w:r>
      <w:r>
        <w:t xml:space="preserve">, non-Section 5 coverage, the coefficient of the annexation term is therefore the estimated effect size of annexation for non-Section 5 places prior to invalidation. </w:t>
      </w:r>
    </w:p>
    <w:p w14:paraId="6F15493A" w14:textId="3517F07B" w:rsidR="00497BC5" w:rsidDel="00497BC5" w:rsidRDefault="00497BC5" w:rsidP="000C0710">
      <w:pPr>
        <w:spacing w:line="480" w:lineRule="auto"/>
        <w:jc w:val="center"/>
        <w:rPr>
          <w:del w:id="763" w:author="Iris Zhang" w:date="2022-12-27T19:09:00Z"/>
        </w:rPr>
        <w:pPrChange w:id="764" w:author="Iris Zhang" w:date="2023-01-03T11:06:00Z">
          <w:pPr>
            <w:spacing w:line="360" w:lineRule="auto"/>
          </w:pPr>
        </w:pPrChange>
      </w:pPr>
      <w:ins w:id="765" w:author="Iris Zhang" w:date="2022-12-27T19:09:00Z">
        <w:r>
          <w:t xml:space="preserve">[Please insert Table </w:t>
        </w:r>
        <w:r>
          <w:t>5</w:t>
        </w:r>
        <w:r>
          <w:t xml:space="preserve"> approximately here]</w:t>
        </w:r>
      </w:ins>
    </w:p>
    <w:p w14:paraId="2AB56381" w14:textId="77777777" w:rsidR="00497BC5" w:rsidRDefault="00497BC5" w:rsidP="000C0710">
      <w:pPr>
        <w:spacing w:line="480" w:lineRule="auto"/>
        <w:jc w:val="center"/>
        <w:rPr>
          <w:ins w:id="766" w:author="Iris Zhang" w:date="2022-12-27T19:09:00Z"/>
        </w:rPr>
        <w:pPrChange w:id="767" w:author="Iris Zhang" w:date="2023-01-03T11:06:00Z">
          <w:pPr>
            <w:spacing w:line="360" w:lineRule="auto"/>
          </w:pPr>
        </w:pPrChange>
      </w:pPr>
    </w:p>
    <w:p w14:paraId="6772DB2E" w14:textId="1E27C2C7" w:rsidR="008D3F8E" w:rsidRPr="00A85131" w:rsidDel="00497BC5" w:rsidRDefault="00497BC5" w:rsidP="00CF7C95">
      <w:pPr>
        <w:spacing w:line="480" w:lineRule="auto"/>
        <w:jc w:val="center"/>
        <w:rPr>
          <w:del w:id="768" w:author="Iris Zhang" w:date="2022-12-27T19:09:00Z"/>
          <w:b/>
          <w:bCs/>
        </w:rPr>
        <w:pPrChange w:id="769" w:author="Iris Zhang" w:date="2023-01-03T11:01:00Z">
          <w:pPr>
            <w:spacing w:line="360" w:lineRule="auto"/>
          </w:pPr>
        </w:pPrChange>
      </w:pPr>
      <w:ins w:id="770" w:author="Iris Zhang" w:date="2022-12-27T19:09:00Z">
        <w:r>
          <w:rPr>
            <w:b/>
            <w:bCs/>
          </w:rPr>
          <w:tab/>
        </w:r>
      </w:ins>
      <w:del w:id="771" w:author="Iris Zhang" w:date="2022-12-27T19:09:00Z">
        <w:r w:rsidR="008D3F8E" w:rsidRPr="00A85131" w:rsidDel="00497BC5">
          <w:rPr>
            <w:b/>
            <w:bCs/>
          </w:rPr>
          <w:delText xml:space="preserve">Table 5. Effect Sizes of Annexation by Section 5 Coverage and Period </w:delText>
        </w:r>
      </w:del>
    </w:p>
    <w:p w14:paraId="2C247D2B" w14:textId="5BFB5659" w:rsidR="008D3F8E" w:rsidDel="00497BC5" w:rsidRDefault="008D3F8E" w:rsidP="00CF7C95">
      <w:pPr>
        <w:spacing w:line="480" w:lineRule="auto"/>
        <w:rPr>
          <w:del w:id="772" w:author="Iris Zhang" w:date="2022-12-27T19:09:00Z"/>
        </w:rPr>
        <w:sectPr w:rsidR="008D3F8E" w:rsidDel="00497BC5" w:rsidSect="00A85131">
          <w:footnotePr>
            <w:numRestart w:val="eachSect"/>
          </w:footnotePr>
          <w:endnotePr>
            <w:numFmt w:val="decimal"/>
          </w:endnotePr>
          <w:pgSz w:w="15840" w:h="12240" w:orient="landscape"/>
          <w:pgMar w:top="1440" w:right="1440" w:bottom="1440" w:left="1440" w:header="720" w:footer="720" w:gutter="0"/>
          <w:cols w:space="720"/>
          <w:docGrid w:linePitch="360"/>
        </w:sectPr>
        <w:pPrChange w:id="773" w:author="Iris Zhang" w:date="2023-01-03T11:01:00Z">
          <w:pPr>
            <w:spacing w:line="360" w:lineRule="auto"/>
          </w:pPr>
        </w:pPrChange>
      </w:pPr>
      <w:del w:id="774" w:author="Iris Zhang" w:date="2022-12-27T19:09:00Z">
        <w:r w:rsidRPr="00A85131" w:rsidDel="00497BC5">
          <w:rPr>
            <w:noProof/>
          </w:rPr>
          <w:drawing>
            <wp:inline distT="0" distB="0" distL="0" distR="0" wp14:anchorId="336C3704" wp14:editId="0CE1D159">
              <wp:extent cx="7669184" cy="5500391"/>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2534" cy="5502794"/>
                      </a:xfrm>
                      <a:prstGeom prst="rect">
                        <a:avLst/>
                      </a:prstGeom>
                    </pic:spPr>
                  </pic:pic>
                </a:graphicData>
              </a:graphic>
            </wp:inline>
          </w:drawing>
        </w:r>
      </w:del>
    </w:p>
    <w:p w14:paraId="19C4A22B" w14:textId="41CCA465" w:rsidR="008D3F8E" w:rsidRDefault="008D3F8E" w:rsidP="00CF7C95">
      <w:pPr>
        <w:spacing w:line="480" w:lineRule="auto"/>
        <w:pPrChange w:id="775" w:author="Iris Zhang" w:date="2023-01-03T11:01:00Z">
          <w:pPr>
            <w:spacing w:line="360" w:lineRule="auto"/>
            <w:ind w:firstLine="720"/>
          </w:pPr>
        </w:pPrChange>
      </w:pPr>
      <w:r>
        <w:t xml:space="preserve">Overall, Table 5 </w:t>
      </w:r>
      <w:ins w:id="776" w:author="Iris Zhang" w:date="2022-12-27T20:25:00Z">
        <w:r w:rsidR="00BD6A13">
          <w:t>shows</w:t>
        </w:r>
      </w:ins>
      <w:del w:id="777" w:author="Iris Zhang" w:date="2022-12-27T20:25:00Z">
        <w:r w:rsidDel="00BD6A13">
          <w:delText>suggests</w:delText>
        </w:r>
      </w:del>
      <w:r>
        <w:t xml:space="preserve"> that </w:t>
      </w:r>
      <w:r w:rsidRPr="00E63AA9">
        <w:rPr>
          <w:i/>
          <w:iCs/>
        </w:rPr>
        <w:t>Shelby</w:t>
      </w:r>
      <w:r>
        <w:t xml:space="preserve"> did not result in more dilution of Black and non-Black minority populations after annexation compared to before invalidation, but</w:t>
      </w:r>
      <w:ins w:id="778" w:author="Iris Zhang" w:date="2022-12-27T20:25:00Z">
        <w:r w:rsidR="00BD6A13">
          <w:t xml:space="preserve"> this finding must be understood within the context that</w:t>
        </w:r>
      </w:ins>
      <w:r>
        <w:t xml:space="preserve"> </w:t>
      </w:r>
      <w:r w:rsidRPr="00267623">
        <w:rPr>
          <w:i/>
          <w:iCs/>
        </w:rPr>
        <w:t>Shelby</w:t>
      </w:r>
      <w:r>
        <w:t xml:space="preserve"> </w:t>
      </w:r>
      <w:del w:id="779" w:author="Iris Zhang" w:date="2022-12-27T20:25:00Z">
        <w:r w:rsidDel="00BD6A13">
          <w:delText xml:space="preserve">was </w:delText>
        </w:r>
      </w:del>
      <w:ins w:id="780" w:author="Iris Zhang" w:date="2022-12-27T20:25:00Z">
        <w:r w:rsidR="00BD6A13">
          <w:t>did</w:t>
        </w:r>
        <w:r w:rsidR="00BD6A13">
          <w:t xml:space="preserve"> </w:t>
        </w:r>
      </w:ins>
      <w:r>
        <w:t xml:space="preserve">not </w:t>
      </w:r>
      <w:ins w:id="781" w:author="Iris Zhang" w:date="2022-12-27T20:25:00Z">
        <w:r w:rsidR="00BD6A13">
          <w:t xml:space="preserve">appear </w:t>
        </w:r>
      </w:ins>
      <w:r>
        <w:t xml:space="preserve">effective before invalidation either. Focusing first on the top left block, Table 5 shows the estimated effect size of annexation on Section 5 cities prior to invalidation in standard deviations (SD), with their actual value also shown. Prior to invalidation, Section 5 places that annexed within the period see a 0.05 SD decrease in the Black population share, </w:t>
      </w:r>
      <w:del w:id="782" w:author="Iris Zhang" w:date="2022-12-27T20:32:00Z">
        <w:r w:rsidDel="00CF7ABC">
          <w:delText xml:space="preserve">which translates to </w:delText>
        </w:r>
      </w:del>
      <w:r>
        <w:t>a reduction of 0.85% of the population share.</w:t>
      </w:r>
      <w:r w:rsidRPr="00EC5AC9">
        <w:t xml:space="preserve"> </w:t>
      </w:r>
      <w:r>
        <w:t>The coefficients are statistically significantly positive for the White population share—pre-</w:t>
      </w:r>
      <w:r w:rsidRPr="00D96744">
        <w:rPr>
          <w:i/>
          <w:iCs/>
        </w:rPr>
        <w:t>Shelby</w:t>
      </w:r>
      <w:r>
        <w:t xml:space="preserve">, annexation is associated with a 0.04 SD increase in the White population share (0.9%). While the magnitude of composition shifts appears relatively small, the 0.85% value for Black population composition is nevertheless above the smallest dilution threshold of 0.5% in Section 5 case law denying an annexation attempt </w:t>
      </w:r>
      <w:r w:rsidR="00125118">
        <w:fldChar w:fldCharType="begin"/>
      </w:r>
      <w:r w:rsidR="00125118">
        <w:instrText xml:space="preserve"> ADDIN ZOTERO_ITEM CSL_CITATION {"citationID":"KQ7RRV2T","properties":{"formattedCitation":"(Motomura 1982)","plainCitation":"(Motomura 1982)","noteIndex":0},"citationItems":[{"id":267,"uris":["http://zotero.org/users/9022956/items/P9HPSLK3"],"itemData":{"id":267,"type":"article-journal","container-title":"North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(Motomura 1982)</w:t>
      </w:r>
      <w:r w:rsidR="00125118">
        <w:fldChar w:fldCharType="end"/>
      </w:r>
      <w:r>
        <w:t xml:space="preserve">. If Section 5 coverage were effective prior to invalidation, annexations should not be significantly negatively associated with Black population shares for Section 5 places to the extent of 0.85%. Even though these types of annexations are </w:t>
      </w:r>
      <w:del w:id="783" w:author="Iris Zhang" w:date="2022-12-27T20:33:00Z">
        <w:r w:rsidDel="00CF7ABC">
          <w:delText xml:space="preserve">explicitly </w:delText>
        </w:r>
      </w:del>
      <w:r>
        <w:t xml:space="preserve">prohibited unless federally approved, they nevertheless occurred during this period when federal </w:t>
      </w:r>
      <w:r>
        <w:lastRenderedPageBreak/>
        <w:t xml:space="preserve">oversight was still required, consistent with case studies by others </w:t>
      </w:r>
      <w:r w:rsidR="00125118">
        <w:fldChar w:fldCharType="begin"/>
      </w:r>
      <w:r w:rsidR="00125118">
        <w:instrText xml:space="preserve"> ADDIN ZOTERO_ITEM CSL_CITATION {"citationID":"1REB8AV0","properties":{"formattedCitation":"(Baumle,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 Fossett, and Waren 2008)</w:t>
      </w:r>
      <w:r w:rsidR="00125118">
        <w:fldChar w:fldCharType="end"/>
      </w:r>
      <w:r>
        <w:t xml:space="preserve">. </w:t>
      </w:r>
    </w:p>
    <w:p w14:paraId="2E8840A5" w14:textId="6705828F" w:rsidR="008D3F8E" w:rsidRDefault="008D3F8E" w:rsidP="00CF7C95">
      <w:pPr>
        <w:spacing w:line="480" w:lineRule="auto"/>
        <w:ind w:firstLine="720"/>
        <w:pPrChange w:id="784" w:author="Iris Zhang" w:date="2023-01-03T11:01:00Z">
          <w:pPr>
            <w:spacing w:line="360" w:lineRule="auto"/>
            <w:ind w:firstLine="720"/>
          </w:pPr>
        </w:pPrChange>
      </w:pPr>
      <w:r>
        <w:t xml:space="preserve">The bottom left block in Table 5 shows these estimates for places not covered by Section 5 in the same period. </w:t>
      </w:r>
      <w:ins w:id="785" w:author="Iris Zhang" w:date="2022-12-27T20:52:00Z">
        <w:r w:rsidR="00192F7D">
          <w:t>Because non-Section 5 place</w:t>
        </w:r>
      </w:ins>
      <w:ins w:id="786" w:author="Iris Zhang" w:date="2022-12-27T20:54:00Z">
        <w:r w:rsidR="001C6999">
          <w:t>s</w:t>
        </w:r>
      </w:ins>
      <w:ins w:id="787" w:author="Iris Zhang" w:date="2022-12-27T20:52:00Z">
        <w:r w:rsidR="00192F7D">
          <w:t xml:space="preserve"> do not me</w:t>
        </w:r>
      </w:ins>
      <w:ins w:id="788" w:author="Iris Zhang" w:date="2022-12-27T20:53:00Z">
        <w:r w:rsidR="00192F7D">
          <w:t>et the criteria for coverage, anti-Blackness may be less pronounce</w:t>
        </w:r>
        <w:r w:rsidR="001C6999">
          <w:t>d</w:t>
        </w:r>
      </w:ins>
      <w:ins w:id="789" w:author="Iris Zhang" w:date="2022-12-27T20:54:00Z">
        <w:r w:rsidR="001C6999">
          <w:t xml:space="preserve"> than in Section 5 places. However, </w:t>
        </w:r>
      </w:ins>
      <w:del w:id="790" w:author="Iris Zhang" w:date="2022-12-27T20:54:00Z">
        <w:r w:rsidDel="001C6999">
          <w:delText xml:space="preserve">For non-Section 5 places, </w:delText>
        </w:r>
      </w:del>
      <w:r>
        <w:t xml:space="preserve">annexation is also associated with White population share increases at the same magnitude compared to Section 5 places—0.04 SD (0.92%). </w:t>
      </w:r>
      <w:ins w:id="791" w:author="Iris Zhang" w:date="2022-12-27T20:54:00Z">
        <w:r w:rsidR="001C6999">
          <w:t>As expected, t</w:t>
        </w:r>
      </w:ins>
      <w:del w:id="792" w:author="Iris Zhang" w:date="2022-12-27T20:54:00Z">
        <w:r w:rsidDel="001C6999">
          <w:delText>T</w:delText>
        </w:r>
      </w:del>
      <w:r>
        <w:t xml:space="preserve">here are no statistically significant effects on the Black population share, but annexation is </w:t>
      </w:r>
      <w:ins w:id="793" w:author="Iris Zhang" w:date="2022-12-27T20:54:00Z">
        <w:r w:rsidR="001C6999">
          <w:t xml:space="preserve">instead </w:t>
        </w:r>
      </w:ins>
      <w:r>
        <w:t xml:space="preserve">associated with a significant decrease in the non-Black minority population—0.06 SD (0.98%). </w:t>
      </w:r>
      <w:ins w:id="794" w:author="Iris Zhang" w:date="2022-12-27T20:55:00Z">
        <w:r w:rsidR="001C6999">
          <w:t xml:space="preserve">One possibility is that non-Section 5 places have lower shares of Black populations on average, such that </w:t>
        </w:r>
      </w:ins>
      <w:ins w:id="795" w:author="Iris Zhang" w:date="2022-12-27T20:56:00Z">
        <w:r w:rsidR="001C6999">
          <w:t>it is other non-Black minorities that constitute “threat.”</w:t>
        </w:r>
      </w:ins>
      <w:ins w:id="796" w:author="Iris Zhang" w:date="2022-12-27T22:01:00Z">
        <w:r w:rsidR="00D80B6F">
          <w:t xml:space="preserve"> </w:t>
        </w:r>
      </w:ins>
      <w:r>
        <w:t xml:space="preserve">The right half of Table 5 presents coefficients </w:t>
      </w:r>
      <w:ins w:id="797" w:author="Iris Zhang" w:date="2022-12-27T20:59:00Z">
        <w:r w:rsidR="00F74855">
          <w:t xml:space="preserve">for annexations </w:t>
        </w:r>
      </w:ins>
      <w:r>
        <w:t xml:space="preserve">after </w:t>
      </w:r>
      <w:proofErr w:type="gramStart"/>
      <w:r w:rsidRPr="00087E24">
        <w:rPr>
          <w:i/>
          <w:iCs/>
        </w:rPr>
        <w:t>Shelby</w:t>
      </w:r>
      <w:proofErr w:type="gramEnd"/>
      <w:r>
        <w:t xml:space="preserve"> and they show no evidence that </w:t>
      </w:r>
      <w:del w:id="798" w:author="Iris Zhang" w:date="2022-12-27T20:58:00Z">
        <w:r w:rsidDel="00F74855">
          <w:delText xml:space="preserve">the </w:delText>
        </w:r>
      </w:del>
      <w:r w:rsidRPr="00A1117E">
        <w:rPr>
          <w:i/>
          <w:iCs/>
        </w:rPr>
        <w:t>Shelby v. Holder</w:t>
      </w:r>
      <w:r>
        <w:t xml:space="preserve"> worsened these trends</w:t>
      </w:r>
      <w:del w:id="799" w:author="Iris Zhang" w:date="2022-12-27T20:59:00Z">
        <w:r w:rsidDel="00F74855">
          <w:delText xml:space="preserve"> for both Section 5 and non-Section 5 cities</w:delText>
        </w:r>
      </w:del>
      <w:r>
        <w:t xml:space="preserve">. </w:t>
      </w:r>
      <w:ins w:id="800" w:author="Iris Zhang" w:date="2022-12-27T20:59:00Z">
        <w:r w:rsidR="00F74855">
          <w:t xml:space="preserve">Instead, the trends reversed. </w:t>
        </w:r>
      </w:ins>
      <w:r>
        <w:t>In the top right block, annexation is no</w:t>
      </w:r>
      <w:ins w:id="801" w:author="Iris Zhang" w:date="2022-12-27T20:59:00Z">
        <w:r w:rsidR="00F74855">
          <w:t xml:space="preserve"> longer</w:t>
        </w:r>
      </w:ins>
      <w:del w:id="802" w:author="Iris Zhang" w:date="2022-12-27T20:59:00Z">
        <w:r w:rsidDel="00F74855">
          <w:delText>t</w:delText>
        </w:r>
      </w:del>
      <w:r>
        <w:t xml:space="preserve"> significantly associated with racial composition in Section 5 places. For non-Section 5 places, in the bottom right block, annexation reduces the White population composition while increasing the non-Black minority population composition</w:t>
      </w:r>
      <w:ins w:id="803" w:author="Iris Zhang" w:date="2022-12-27T21:00:00Z">
        <w:r w:rsidR="00F74855">
          <w:t xml:space="preserve">, whereas the opposite was the case prior to </w:t>
        </w:r>
        <w:r w:rsidR="00F74855" w:rsidRPr="00DE26D7">
          <w:rPr>
            <w:i/>
            <w:iCs/>
            <w:rPrChange w:id="804" w:author="Iris Zhang" w:date="2022-12-27T21:00:00Z">
              <w:rPr/>
            </w:rPrChange>
          </w:rPr>
          <w:t>Shelby</w:t>
        </w:r>
        <w:r w:rsidR="00F74855">
          <w:t xml:space="preserve">. </w:t>
        </w:r>
      </w:ins>
      <w:del w:id="805" w:author="Iris Zhang" w:date="2022-12-27T21:00:00Z">
        <w:r w:rsidDel="00F74855">
          <w:delText xml:space="preserve">. </w:delText>
        </w:r>
      </w:del>
    </w:p>
    <w:p w14:paraId="0E0C6679" w14:textId="5D7FB613" w:rsidR="008D3F8E" w:rsidRDefault="008D3F8E" w:rsidP="00CF7C95">
      <w:pPr>
        <w:spacing w:line="480" w:lineRule="auto"/>
        <w:ind w:firstLine="720"/>
        <w:rPr>
          <w:ins w:id="806" w:author="Iris Zhang" w:date="2022-12-27T21:14:00Z"/>
        </w:rPr>
        <w:pPrChange w:id="807" w:author="Iris Zhang" w:date="2023-01-03T11:01:00Z">
          <w:pPr>
            <w:spacing w:line="360" w:lineRule="auto"/>
            <w:ind w:firstLine="720"/>
          </w:pPr>
        </w:pPrChange>
      </w:pPr>
      <w:r>
        <w:t>Taken together, results from models 2a-2c allow me to reject the null hypothesis in hypothesis 2</w:t>
      </w:r>
      <w:del w:id="808" w:author="Iris Zhang" w:date="2022-12-27T21:01:00Z">
        <w:r w:rsidDel="00DE26D7">
          <w:delText>a</w:delText>
        </w:r>
      </w:del>
      <w:r>
        <w:t xml:space="preserve"> that the estimate of the coefficient for the three-way interaction would not be significantly different from zero. However, these findings are </w:t>
      </w:r>
      <w:ins w:id="809" w:author="Iris Zhang" w:date="2022-12-27T21:00:00Z">
        <w:r w:rsidR="00DE26D7">
          <w:t>contrary to expectations</w:t>
        </w:r>
      </w:ins>
      <w:del w:id="810" w:author="Iris Zhang" w:date="2022-12-27T21:00:00Z">
        <w:r w:rsidDel="00DE26D7">
          <w:delText>unexpected</w:delText>
        </w:r>
      </w:del>
      <w:r>
        <w:t xml:space="preserve">. First, they do not align with expectations that </w:t>
      </w:r>
      <w:r w:rsidRPr="00E02DDC">
        <w:rPr>
          <w:i/>
          <w:iCs/>
        </w:rPr>
        <w:t>Shelby</w:t>
      </w:r>
      <w:r>
        <w:t xml:space="preserve"> would </w:t>
      </w:r>
      <w:del w:id="811" w:author="Iris Zhang" w:date="2022-12-27T21:18:00Z">
        <w:r w:rsidDel="00BD3518">
          <w:delText>be associated with</w:delText>
        </w:r>
      </w:del>
      <w:ins w:id="812" w:author="Iris Zhang" w:date="2022-12-27T21:18:00Z">
        <w:r w:rsidR="00BD3518">
          <w:t>result in</w:t>
        </w:r>
      </w:ins>
      <w:r>
        <w:t xml:space="preserve"> greater magnitudes of Black and non-Black minority population decreases when Section 5 places annex—instead, there are no</w:t>
      </w:r>
      <w:ins w:id="813" w:author="Iris Zhang" w:date="2022-12-27T21:09:00Z">
        <w:r w:rsidR="00D97915">
          <w:t xml:space="preserve"> longer</w:t>
        </w:r>
      </w:ins>
      <w:r>
        <w:t xml:space="preserve"> statistically significant effects of annexation on racial composition in Section 5 places post-</w:t>
      </w:r>
      <w:r w:rsidRPr="00CF3396">
        <w:rPr>
          <w:i/>
          <w:iCs/>
        </w:rPr>
        <w:t>Shelby</w:t>
      </w:r>
      <w:r>
        <w:t xml:space="preserve">. Second, they do not align with hypothesis </w:t>
      </w:r>
      <w:ins w:id="814" w:author="Iris Zhang" w:date="2022-12-27T21:01:00Z">
        <w:r w:rsidR="00DE26D7">
          <w:t>3</w:t>
        </w:r>
      </w:ins>
      <w:del w:id="815" w:author="Iris Zhang" w:date="2022-12-27T21:01:00Z">
        <w:r w:rsidDel="00DE26D7">
          <w:delText>2b</w:delText>
        </w:r>
      </w:del>
      <w:r>
        <w:t xml:space="preserve"> that the associated consequences of </w:t>
      </w:r>
      <w:r>
        <w:lastRenderedPageBreak/>
        <w:t>annexation on racial composition would be more negative for Black than non-Black minority groups after invalidation</w:t>
      </w:r>
      <w:ins w:id="816" w:author="Iris Zhang" w:date="2022-12-27T21:10:00Z">
        <w:r w:rsidR="00D97915">
          <w:t xml:space="preserve"> in Section 5 </w:t>
        </w:r>
      </w:ins>
      <w:ins w:id="817" w:author="Iris Zhang" w:date="2022-12-27T21:11:00Z">
        <w:r w:rsidR="00D97915">
          <w:t>places</w:t>
        </w:r>
      </w:ins>
      <w:r>
        <w:t>—</w:t>
      </w:r>
      <w:del w:id="818" w:author="Iris Zhang" w:date="2022-12-27T21:10:00Z">
        <w:r w:rsidDel="00D97915">
          <w:delText xml:space="preserve">both </w:delText>
        </w:r>
      </w:del>
      <w:ins w:id="819" w:author="Iris Zhang" w:date="2022-12-27T21:10:00Z">
        <w:r w:rsidR="00D97915">
          <w:t>coefficients for Black and non-Black minority groups</w:t>
        </w:r>
        <w:r w:rsidR="00D97915">
          <w:t xml:space="preserve"> </w:t>
        </w:r>
      </w:ins>
      <w:r>
        <w:t xml:space="preserve">are statistically insignificant in Section 5 </w:t>
      </w:r>
      <w:ins w:id="820" w:author="Iris Zhang" w:date="2022-12-27T21:11:00Z">
        <w:r w:rsidR="00D97915">
          <w:t>places</w:t>
        </w:r>
      </w:ins>
      <w:del w:id="821" w:author="Iris Zhang" w:date="2022-12-27T21:11:00Z">
        <w:r w:rsidDel="00D97915">
          <w:delText>cities</w:delText>
        </w:r>
      </w:del>
      <w:r>
        <w:t xml:space="preserve"> after </w:t>
      </w:r>
      <w:r w:rsidRPr="00CF3396">
        <w:rPr>
          <w:i/>
          <w:iCs/>
        </w:rPr>
        <w:t>Shelby</w:t>
      </w:r>
      <w:ins w:id="822" w:author="Iris Zhang" w:date="2022-12-27T21:11:00Z">
        <w:r w:rsidR="00D97915" w:rsidRPr="000C646D">
          <w:rPr>
            <w:rPrChange w:id="823" w:author="Iris Zhang" w:date="2022-12-27T21:11:00Z">
              <w:rPr>
                <w:i/>
                <w:iCs/>
              </w:rPr>
            </w:rPrChange>
          </w:rPr>
          <w:t xml:space="preserve">. </w:t>
        </w:r>
      </w:ins>
      <w:ins w:id="824" w:author="Iris Zhang" w:date="2022-12-27T21:18:00Z">
        <w:r w:rsidR="00BD3518">
          <w:t>Nevertheless,</w:t>
        </w:r>
      </w:ins>
      <w:ins w:id="825" w:author="Iris Zhang" w:date="2022-12-27T21:24:00Z">
        <w:r w:rsidR="00BD3518">
          <w:t xml:space="preserve"> both Section.5 and non-Section 5 places showed evidence of Black exceptionalism.</w:t>
        </w:r>
      </w:ins>
      <w:ins w:id="826" w:author="Iris Zhang" w:date="2022-12-27T21:11:00Z">
        <w:r w:rsidR="00D97915" w:rsidRPr="000C646D">
          <w:rPr>
            <w:rPrChange w:id="827" w:author="Iris Zhang" w:date="2022-12-27T21:11:00Z">
              <w:rPr>
                <w:i/>
                <w:iCs/>
              </w:rPr>
            </w:rPrChange>
          </w:rPr>
          <w:t xml:space="preserve"> </w:t>
        </w:r>
      </w:ins>
      <w:ins w:id="828" w:author="Iris Zhang" w:date="2022-12-27T21:24:00Z">
        <w:r w:rsidR="00BD3518">
          <w:t>In Section 5 places, annexati</w:t>
        </w:r>
      </w:ins>
      <w:ins w:id="829" w:author="Iris Zhang" w:date="2022-12-27T21:25:00Z">
        <w:r w:rsidR="00BD3518">
          <w:t>ons reduced Black populations shares but not non-Black population shares pre-</w:t>
        </w:r>
        <w:r w:rsidR="00BD3518" w:rsidRPr="00BD3518">
          <w:rPr>
            <w:i/>
            <w:iCs/>
            <w:rPrChange w:id="830" w:author="Iris Zhang" w:date="2022-12-27T21:25:00Z">
              <w:rPr/>
            </w:rPrChange>
          </w:rPr>
          <w:t>Shelby</w:t>
        </w:r>
        <w:r w:rsidR="00BD3518">
          <w:t xml:space="preserve">, whereas </w:t>
        </w:r>
      </w:ins>
      <w:ins w:id="831" w:author="Iris Zhang" w:date="2022-12-27T21:09:00Z">
        <w:r w:rsidR="00D97915" w:rsidRPr="000C646D">
          <w:rPr>
            <w:rPrChange w:id="832" w:author="Iris Zhang" w:date="2022-12-27T21:11:00Z">
              <w:rPr>
                <w:i/>
                <w:iCs/>
              </w:rPr>
            </w:rPrChange>
          </w:rPr>
          <w:t>in non-</w:t>
        </w:r>
      </w:ins>
      <w:ins w:id="833" w:author="Iris Zhang" w:date="2022-12-27T21:10:00Z">
        <w:r w:rsidR="00D97915" w:rsidRPr="000C646D">
          <w:rPr>
            <w:rPrChange w:id="834" w:author="Iris Zhang" w:date="2022-12-27T21:11:00Z">
              <w:rPr>
                <w:i/>
                <w:iCs/>
              </w:rPr>
            </w:rPrChange>
          </w:rPr>
          <w:t xml:space="preserve">Section 5 </w:t>
        </w:r>
      </w:ins>
      <w:ins w:id="835" w:author="Iris Zhang" w:date="2022-12-27T21:18:00Z">
        <w:r w:rsidR="00BD3518">
          <w:t>place</w:t>
        </w:r>
      </w:ins>
      <w:ins w:id="836" w:author="Iris Zhang" w:date="2022-12-27T21:10:00Z">
        <w:r w:rsidR="00D97915" w:rsidRPr="000C646D">
          <w:rPr>
            <w:rPrChange w:id="837" w:author="Iris Zhang" w:date="2022-12-27T21:11:00Z">
              <w:rPr>
                <w:i/>
                <w:iCs/>
              </w:rPr>
            </w:rPrChange>
          </w:rPr>
          <w:t>s</w:t>
        </w:r>
      </w:ins>
      <w:ins w:id="838" w:author="Iris Zhang" w:date="2022-12-27T21:11:00Z">
        <w:r w:rsidR="000C646D">
          <w:t xml:space="preserve">, </w:t>
        </w:r>
      </w:ins>
      <w:ins w:id="839" w:author="Iris Zhang" w:date="2022-12-27T21:10:00Z">
        <w:r w:rsidR="00D97915" w:rsidRPr="000C646D">
          <w:rPr>
            <w:rPrChange w:id="840" w:author="Iris Zhang" w:date="2022-12-27T21:11:00Z">
              <w:rPr>
                <w:i/>
                <w:iCs/>
              </w:rPr>
            </w:rPrChange>
          </w:rPr>
          <w:t>post-</w:t>
        </w:r>
        <w:r w:rsidR="00D97915" w:rsidRPr="000C646D">
          <w:rPr>
            <w:i/>
            <w:iCs/>
          </w:rPr>
          <w:t>Shelby</w:t>
        </w:r>
        <w:r w:rsidR="00D97915" w:rsidRPr="000C646D">
          <w:rPr>
            <w:rPrChange w:id="841" w:author="Iris Zhang" w:date="2022-12-27T21:11:00Z">
              <w:rPr>
                <w:i/>
                <w:iCs/>
              </w:rPr>
            </w:rPrChange>
          </w:rPr>
          <w:t xml:space="preserve"> annexations </w:t>
        </w:r>
      </w:ins>
      <w:ins w:id="842" w:author="Iris Zhang" w:date="2022-12-27T21:11:00Z">
        <w:r w:rsidR="000C646D">
          <w:t>became</w:t>
        </w:r>
      </w:ins>
      <w:ins w:id="843" w:author="Iris Zhang" w:date="2022-12-27T21:10:00Z">
        <w:r w:rsidR="00D97915" w:rsidRPr="000C646D">
          <w:rPr>
            <w:rPrChange w:id="844" w:author="Iris Zhang" w:date="2022-12-27T21:11:00Z">
              <w:rPr>
                <w:i/>
                <w:iCs/>
              </w:rPr>
            </w:rPrChange>
          </w:rPr>
          <w:t xml:space="preserve"> more </w:t>
        </w:r>
      </w:ins>
      <w:ins w:id="845" w:author="Iris Zhang" w:date="2022-12-27T21:11:00Z">
        <w:r w:rsidR="000C646D" w:rsidRPr="000C646D">
          <w:t>favorable</w:t>
        </w:r>
      </w:ins>
      <w:ins w:id="846" w:author="Iris Zhang" w:date="2022-12-27T21:10:00Z">
        <w:r w:rsidR="00D97915" w:rsidRPr="000C646D">
          <w:rPr>
            <w:rPrChange w:id="847" w:author="Iris Zhang" w:date="2022-12-27T21:11:00Z">
              <w:rPr>
                <w:i/>
                <w:iCs/>
              </w:rPr>
            </w:rPrChange>
          </w:rPr>
          <w:t xml:space="preserve"> </w:t>
        </w:r>
      </w:ins>
      <w:ins w:id="848" w:author="Iris Zhang" w:date="2022-12-27T21:12:00Z">
        <w:r w:rsidR="000C646D">
          <w:t>t</w:t>
        </w:r>
      </w:ins>
      <w:ins w:id="849" w:author="Iris Zhang" w:date="2022-12-27T21:10:00Z">
        <w:r w:rsidR="00D97915" w:rsidRPr="000C646D">
          <w:rPr>
            <w:rPrChange w:id="850" w:author="Iris Zhang" w:date="2022-12-27T21:11:00Z">
              <w:rPr>
                <w:i/>
                <w:iCs/>
              </w:rPr>
            </w:rPrChange>
          </w:rPr>
          <w:t>o non-Black minorit</w:t>
        </w:r>
      </w:ins>
      <w:ins w:id="851" w:author="Iris Zhang" w:date="2022-12-27T21:18:00Z">
        <w:r w:rsidR="00BD3518">
          <w:t xml:space="preserve">y residents </w:t>
        </w:r>
      </w:ins>
      <w:ins w:id="852" w:author="Iris Zhang" w:date="2022-12-27T21:25:00Z">
        <w:r w:rsidR="00BD3518">
          <w:t>but</w:t>
        </w:r>
      </w:ins>
      <w:ins w:id="853" w:author="Iris Zhang" w:date="2022-12-27T21:18:00Z">
        <w:r w:rsidR="00BD3518">
          <w:t xml:space="preserve"> not towards Black residents</w:t>
        </w:r>
      </w:ins>
      <w:r>
        <w:t>. These findings suggest that in the post-</w:t>
      </w:r>
      <w:r w:rsidRPr="001C7B80">
        <w:rPr>
          <w:i/>
          <w:iCs/>
        </w:rPr>
        <w:t>Shelby</w:t>
      </w:r>
      <w:r>
        <w:t xml:space="preserve"> period, places have not reverted to using annexations to dilute minority populations</w:t>
      </w:r>
      <w:ins w:id="854" w:author="Iris Zhang" w:date="2022-12-27T21:12:00Z">
        <w:r w:rsidR="00C47105">
          <w:t xml:space="preserve"> and may have even stopped this practice.</w:t>
        </w:r>
      </w:ins>
      <w:del w:id="855" w:author="Iris Zhang" w:date="2022-12-27T21:12:00Z">
        <w:r w:rsidDel="00C47105">
          <w:delText>.</w:delText>
        </w:r>
      </w:del>
      <w:r>
        <w:t xml:space="preserve"> However, there is not enough evidence to conclude that </w:t>
      </w:r>
      <w:del w:id="856" w:author="Iris Zhang" w:date="2022-12-27T21:26:00Z">
        <w:r w:rsidDel="00382569">
          <w:delText xml:space="preserve">this is because </w:delText>
        </w:r>
      </w:del>
      <w:r>
        <w:t xml:space="preserve">Section 5 of the VRA </w:t>
      </w:r>
      <w:del w:id="857" w:author="Iris Zhang" w:date="2022-12-27T21:12:00Z">
        <w:r w:rsidDel="004C496C">
          <w:delText xml:space="preserve">were </w:delText>
        </w:r>
      </w:del>
      <w:ins w:id="858" w:author="Iris Zhang" w:date="2022-12-27T21:12:00Z">
        <w:r w:rsidR="004C496C">
          <w:t>was</w:t>
        </w:r>
        <w:r w:rsidR="004C496C">
          <w:t xml:space="preserve"> </w:t>
        </w:r>
      </w:ins>
      <w:r>
        <w:t xml:space="preserve">no longer necessary at the time of its invalidation. Indeed, even when these annexations were theoretically not supposed to take place during when Section 5 was still in effect, </w:t>
      </w:r>
      <w:del w:id="859" w:author="Iris Zhang" w:date="2022-12-27T21:13:00Z">
        <w:r w:rsidDel="004C496C">
          <w:delText xml:space="preserve">evidence suggests that </w:delText>
        </w:r>
      </w:del>
      <w:r>
        <w:t xml:space="preserve">Section 5 </w:t>
      </w:r>
      <w:del w:id="860" w:author="Iris Zhang" w:date="2022-12-27T21:13:00Z">
        <w:r w:rsidDel="004C496C">
          <w:delText xml:space="preserve">was </w:delText>
        </w:r>
        <w:r w:rsidRPr="003C175D" w:rsidDel="004C496C">
          <w:rPr>
            <w:i/>
            <w:iCs/>
          </w:rPr>
          <w:delText>not</w:delText>
        </w:r>
      </w:del>
      <w:ins w:id="861" w:author="Iris Zhang" w:date="2022-12-27T21:13:00Z">
        <w:r w:rsidR="004C496C">
          <w:t>did not seem</w:t>
        </w:r>
      </w:ins>
      <w:r>
        <w:t xml:space="preserve"> effective at preventing their occurrence. </w:t>
      </w:r>
    </w:p>
    <w:p w14:paraId="2EF6A264" w14:textId="093D1914" w:rsidR="003B6E34" w:rsidDel="003B6E34" w:rsidRDefault="003B6E34" w:rsidP="00CF7C95">
      <w:pPr>
        <w:spacing w:line="480" w:lineRule="auto"/>
        <w:rPr>
          <w:del w:id="862" w:author="Iris Zhang" w:date="2022-12-27T21:14:00Z"/>
        </w:rPr>
        <w:pPrChange w:id="863" w:author="Iris Zhang" w:date="2023-01-03T11:01:00Z">
          <w:pPr>
            <w:spacing w:line="360" w:lineRule="auto"/>
            <w:ind w:firstLine="720"/>
          </w:pPr>
        </w:pPrChange>
      </w:pPr>
    </w:p>
    <w:p w14:paraId="2A0D6B88" w14:textId="089A6416" w:rsidR="008D3F8E" w:rsidRDefault="008D3F8E" w:rsidP="00CF7C95">
      <w:pPr>
        <w:spacing w:line="480" w:lineRule="auto"/>
        <w:ind w:firstLine="720"/>
        <w:pPrChange w:id="864" w:author="Iris Zhang" w:date="2023-01-03T11:01:00Z">
          <w:pPr>
            <w:spacing w:line="360" w:lineRule="auto"/>
            <w:ind w:firstLine="720"/>
          </w:pPr>
        </w:pPrChange>
      </w:pPr>
      <w:del w:id="865" w:author="Iris Zhang" w:date="2022-12-27T21:26:00Z">
        <w:r w:rsidDel="00382569">
          <w:delText xml:space="preserve">As suggested in prior studies of municipal annexations after </w:delText>
        </w:r>
        <w:r w:rsidRPr="009573A8" w:rsidDel="00382569">
          <w:rPr>
            <w:i/>
            <w:iCs/>
          </w:rPr>
          <w:delText>Shelby</w:delText>
        </w:r>
        <w:r w:rsidDel="00382569">
          <w:delText>, m</w:delText>
        </w:r>
      </w:del>
      <w:ins w:id="866" w:author="Iris Zhang" w:date="2022-12-27T21:26:00Z">
        <w:r w:rsidR="00382569">
          <w:t>M</w:t>
        </w:r>
      </w:ins>
      <w:r>
        <w:t xml:space="preserve">unicipalities may choose to not annex at all if the only available annexation options are limited, such as if the surrounding blocks are lower in White population composition </w:t>
      </w:r>
      <w:r w:rsidR="00125118">
        <w:fldChar w:fldCharType="begin"/>
      </w:r>
      <w:r w:rsidR="00125118">
        <w:instrText xml:space="preserve"> ADDIN ZOTERO_ITEM CSL_CITATION {"citationID":"kQVG0Mff","properties":{"formattedCitation":"(Durst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J."}],"issued":{"date-parts":[["2018",7,4]]}},"label":"page"}],"schema":"https://github.com/citation-style-language/schema/raw/master/csl-citation.json"} </w:instrText>
      </w:r>
      <w:r w:rsidR="00125118">
        <w:fldChar w:fldCharType="separate"/>
      </w:r>
      <w:r w:rsidR="00125118">
        <w:rPr>
          <w:noProof/>
        </w:rPr>
        <w:t>(Durst 2018)</w:t>
      </w:r>
      <w:r w:rsidR="00125118">
        <w:fldChar w:fldCharType="end"/>
      </w:r>
      <w:r>
        <w:t xml:space="preserve">. Further analysis (not shown) shows that the racial composition of blocks at the fringe became less White over time and less Black after </w:t>
      </w:r>
      <w:r w:rsidRPr="005B0845">
        <w:rPr>
          <w:i/>
          <w:iCs/>
        </w:rPr>
        <w:t>Shelby</w:t>
      </w:r>
      <w:r>
        <w:t>, but experienced significant and substantial increases in the non-Black minority population share. These trends may explain why annexations post-</w:t>
      </w:r>
      <w:r w:rsidRPr="009573A8">
        <w:rPr>
          <w:i/>
          <w:iCs/>
        </w:rPr>
        <w:t>Shelby</w:t>
      </w:r>
      <w:r>
        <w:t xml:space="preserve"> increase non-Black minority population shares but not Black or White shares</w:t>
      </w:r>
      <w:ins w:id="867" w:author="Iris Zhang" w:date="2022-12-27T21:13:00Z">
        <w:r w:rsidR="00FE1C67">
          <w:t xml:space="preserve">, but it is still puzzling why these trends </w:t>
        </w:r>
      </w:ins>
      <w:ins w:id="868" w:author="Iris Zhang" w:date="2022-12-27T21:14:00Z">
        <w:r w:rsidR="00FE1C67">
          <w:t>differ between covered and uncovered municipalities.</w:t>
        </w:r>
      </w:ins>
      <w:del w:id="869" w:author="Iris Zhang" w:date="2022-12-27T21:13:00Z">
        <w:r w:rsidDel="00FE1C67">
          <w:delText>.</w:delText>
        </w:r>
      </w:del>
      <w:r>
        <w:t xml:space="preserve"> An alternative explanation is that the 2007-2013 and 2014-2020 comparison merely reflects the plausible anticipation shown in Figures A1 and A3, such that these results are unique to this comparison. I repeat these models comparing 2000-2007, when anticipation 6-13 years in advance of the court case was less likely, and 2014-2020. Table A3 in the Supplemental </w:t>
      </w:r>
      <w:r>
        <w:lastRenderedPageBreak/>
        <w:t>Appendix shows estimated effect sizes by whether the period was 2000-2007 or post-</w:t>
      </w:r>
      <w:r w:rsidRPr="004B7274">
        <w:rPr>
          <w:i/>
          <w:iCs/>
        </w:rPr>
        <w:t>Shelby</w:t>
      </w:r>
      <w:r>
        <w:t xml:space="preserve">, Section 5 coverage, and annexation. Results from these models show that these findings are not unique to the 2007-2013 and 2014-2020 comparison. </w:t>
      </w:r>
    </w:p>
    <w:p w14:paraId="599C4829" w14:textId="31CE0F19" w:rsidR="008D3F8E" w:rsidRDefault="008D3F8E" w:rsidP="00CF7C95">
      <w:pPr>
        <w:spacing w:line="480" w:lineRule="auto"/>
        <w:ind w:firstLine="720"/>
        <w:pPrChange w:id="870" w:author="Iris Zhang" w:date="2023-01-03T11:01:00Z">
          <w:pPr>
            <w:spacing w:line="360" w:lineRule="auto"/>
            <w:ind w:firstLine="720"/>
          </w:pPr>
        </w:pPrChange>
      </w:pPr>
      <w:r>
        <w:t>Second, places’ annexation patterns may merely reflect their desire to increase their socioeconomic status, rather than being racially motivated.</w:t>
      </w:r>
      <w:r w:rsidR="000C0710">
        <w:rPr>
          <w:rStyle w:val="EndnoteReference"/>
        </w:rPr>
        <w:endnoteReference w:id="23"/>
      </w:r>
      <w:r w:rsidR="000C0710">
        <w:t xml:space="preserve"> </w:t>
      </w:r>
      <w:r>
        <w:t xml:space="preserve">In supplementary analysis, I also test the association between annexation, Section 5 coverage, and period with the place’s poverty rate and median household income at the end of the period. These analyses show it is unlikely that results discussed above merely reflect preferences for annexing higher socioeconomic status residents, since annexation does not consistently result in higher median incomes and lower poverty. Third, using binary measures of population dilution after annexation (&gt;0% or &gt; 0.5% reduction in the share of White, Black, or non-Black minority residents), I also find similar results that these decreased in probability after </w:t>
      </w:r>
      <w:r w:rsidRPr="00DD11BF">
        <w:rPr>
          <w:i/>
          <w:iCs/>
        </w:rPr>
        <w:t>Shelby</w:t>
      </w:r>
      <w:r>
        <w:t>. Finally, using the sub-sample of annexations validated against the BAS does not change the main results.</w:t>
      </w:r>
      <w:r>
        <w:rPr>
          <w:rStyle w:val="EndnoteReference"/>
        </w:rPr>
        <w:endnoteReference w:id="24"/>
      </w:r>
      <w:r>
        <w:t xml:space="preserve"> </w:t>
      </w:r>
    </w:p>
    <w:p w14:paraId="70E01916" w14:textId="77777777" w:rsidR="008D3F8E" w:rsidRDefault="008D3F8E" w:rsidP="00CF7C95">
      <w:pPr>
        <w:spacing w:line="480" w:lineRule="auto"/>
        <w:pPrChange w:id="871" w:author="Iris Zhang" w:date="2023-01-03T11:01:00Z">
          <w:pPr>
            <w:spacing w:line="360" w:lineRule="auto"/>
          </w:pPr>
        </w:pPrChange>
      </w:pPr>
    </w:p>
    <w:p w14:paraId="4F4002F8" w14:textId="16028509" w:rsidR="008D3F8E" w:rsidRPr="008C4554" w:rsidRDefault="008D3F8E" w:rsidP="00CF7C95">
      <w:pPr>
        <w:spacing w:line="480" w:lineRule="auto"/>
        <w:rPr>
          <w:b/>
          <w:bCs/>
          <w:rPrChange w:id="872" w:author="Iris Zhang" w:date="2022-12-27T19:10:00Z">
            <w:rPr>
              <w:i/>
              <w:iCs/>
            </w:rPr>
          </w:rPrChange>
        </w:rPr>
        <w:pPrChange w:id="873" w:author="Iris Zhang" w:date="2023-01-03T11:01:00Z">
          <w:pPr>
            <w:spacing w:line="360" w:lineRule="auto"/>
          </w:pPr>
        </w:pPrChange>
      </w:pPr>
      <w:r w:rsidRPr="008C4554">
        <w:rPr>
          <w:b/>
          <w:bCs/>
          <w:rPrChange w:id="874" w:author="Iris Zhang" w:date="2022-12-27T19:10:00Z">
            <w:rPr>
              <w:i/>
              <w:iCs/>
            </w:rPr>
          </w:rPrChange>
        </w:rPr>
        <w:t xml:space="preserve">Discussion and Conclusion </w:t>
      </w:r>
    </w:p>
    <w:p w14:paraId="67F4E0B1" w14:textId="1B27C2F5" w:rsidR="008D3F8E" w:rsidRDefault="008D3F8E" w:rsidP="00CF7C95">
      <w:pPr>
        <w:spacing w:line="480" w:lineRule="auto"/>
        <w:pPrChange w:id="875" w:author="Iris Zhang" w:date="2023-01-03T11:01:00Z">
          <w:pPr>
            <w:spacing w:line="360" w:lineRule="auto"/>
          </w:pPr>
        </w:pPrChange>
      </w:pPr>
      <w:r w:rsidRPr="00EC34E8">
        <w:rPr>
          <w:i/>
          <w:iCs/>
        </w:rPr>
        <w:t>Shelby v. Holder</w:t>
      </w:r>
      <w:ins w:id="876" w:author="Iris Zhang" w:date="2023-01-02T14:42:00Z">
        <w:r w:rsidR="009965A8">
          <w:rPr>
            <w:i/>
            <w:iCs/>
          </w:rPr>
          <w:t xml:space="preserve"> </w:t>
        </w:r>
      </w:ins>
      <w:del w:id="877" w:author="Iris Zhang" w:date="2023-01-02T14:42:00Z">
        <w:r w:rsidDel="009965A8">
          <w:delText>, a landmark case decided on June 25</w:delText>
        </w:r>
        <w:r w:rsidRPr="00861E79" w:rsidDel="009965A8">
          <w:rPr>
            <w:vertAlign w:val="superscript"/>
          </w:rPr>
          <w:delText>th</w:delText>
        </w:r>
        <w:r w:rsidDel="009965A8">
          <w:delText xml:space="preserve">, 2013, </w:delText>
        </w:r>
      </w:del>
      <w:r>
        <w:t>removed a crucial protection against minority voter suppression by releasing Section 5 jurisdictions from seeking federal oversight prior to enacting voting law changes</w:t>
      </w:r>
      <w:del w:id="878" w:author="Iris Zhang" w:date="2023-01-02T14:42:00Z">
        <w:r w:rsidDel="009965A8">
          <w:delText xml:space="preserve"> that have the potential to </w:delText>
        </w:r>
      </w:del>
      <w:del w:id="879" w:author="Iris Zhang" w:date="2022-12-27T21:29:00Z">
        <w:r w:rsidDel="000234D3">
          <w:delText xml:space="preserve">dilute </w:delText>
        </w:r>
      </w:del>
      <w:del w:id="880" w:author="Iris Zhang" w:date="2023-01-02T14:42:00Z">
        <w:r w:rsidDel="009965A8">
          <w:delText>minority political power</w:delText>
        </w:r>
      </w:del>
      <w:r>
        <w:t xml:space="preserve">, including changing municipal boundaries. </w:t>
      </w:r>
      <w:ins w:id="881" w:author="Iris Zhang" w:date="2023-01-02T14:43:00Z">
        <w:r w:rsidR="002C2A64">
          <w:t xml:space="preserve">Despite the widespread belief among legal scholars and activists that </w:t>
        </w:r>
        <w:r w:rsidR="002C2A64" w:rsidRPr="002C2A64">
          <w:rPr>
            <w:i/>
            <w:iCs/>
            <w:rPrChange w:id="882" w:author="Iris Zhang" w:date="2023-01-02T14:44:00Z">
              <w:rPr/>
            </w:rPrChange>
          </w:rPr>
          <w:t>Shelby</w:t>
        </w:r>
        <w:r w:rsidR="002C2A64">
          <w:t xml:space="preserve"> would exacerbate all forms of minority voter suppression among previously covered jurisdictions, little is known about the extent to which these </w:t>
        </w:r>
      </w:ins>
      <w:ins w:id="883" w:author="Iris Zhang" w:date="2023-01-02T14:44:00Z">
        <w:r w:rsidR="002C2A64">
          <w:t>predictions came true in the case of municipal boundary changes.</w:t>
        </w:r>
        <w:r w:rsidR="00373FB6">
          <w:t xml:space="preserve"> This is partly due to overwhelming interest in laws like strict voter ID and gerrymandering at higher </w:t>
        </w:r>
      </w:ins>
      <w:ins w:id="884" w:author="Iris Zhang" w:date="2023-01-02T14:45:00Z">
        <w:r w:rsidR="00373FB6">
          <w:t xml:space="preserve">geographic </w:t>
        </w:r>
      </w:ins>
      <w:ins w:id="885" w:author="Iris Zhang" w:date="2023-01-02T14:44:00Z">
        <w:r w:rsidR="00373FB6">
          <w:t>levels of politics</w:t>
        </w:r>
      </w:ins>
      <w:ins w:id="886" w:author="Iris Zhang" w:date="2023-01-02T14:45:00Z">
        <w:r w:rsidR="00373FB6">
          <w:t xml:space="preserve"> and </w:t>
        </w:r>
      </w:ins>
      <w:ins w:id="887" w:author="Iris Zhang" w:date="2023-01-02T16:42:00Z">
        <w:r w:rsidR="00E92EB4">
          <w:t xml:space="preserve">less interest in </w:t>
        </w:r>
      </w:ins>
      <w:ins w:id="888" w:author="Iris Zhang" w:date="2023-01-02T14:45:00Z">
        <w:r w:rsidR="00373FB6">
          <w:t xml:space="preserve">local politics as a source of racial inequality </w:t>
        </w:r>
      </w:ins>
      <w:r w:rsidR="00125118">
        <w:fldChar w:fldCharType="begin"/>
      </w:r>
      <w:r w:rsidR="00125118">
        <w:instrText xml:space="preserve"> ADDIN ZOTERO_ITEM CSL_CITATION {"citationID":"vB4mkZT7","properties":{"formattedCitation":"(Trounstine 2009)","plainCitation":"(Trounstine 2009)","noteIndex":0},"citationItems":[{"id":720,"uris":["http://zotero.org/users/9022956/items/BV9X5KG7"],"itemData":{"id":720,"type":"article-journal","abstract":"The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rsidR="00125118">
        <w:fldChar w:fldCharType="separate"/>
      </w:r>
      <w:r w:rsidR="00125118">
        <w:rPr>
          <w:noProof/>
        </w:rPr>
        <w:t>(Trounstine 2009)</w:t>
      </w:r>
      <w:r w:rsidR="00125118">
        <w:fldChar w:fldCharType="end"/>
      </w:r>
      <w:ins w:id="889" w:author="Iris Zhang" w:date="2023-01-02T14:45:00Z">
        <w:r w:rsidR="00373FB6">
          <w:t xml:space="preserve">. </w:t>
        </w:r>
      </w:ins>
      <w:r>
        <w:t xml:space="preserve">In this paper, I </w:t>
      </w:r>
      <w:del w:id="890" w:author="Iris Zhang" w:date="2023-01-02T14:46:00Z">
        <w:r w:rsidDel="00373FB6">
          <w:delText>argue for the importance of paying attention to</w:delText>
        </w:r>
      </w:del>
      <w:ins w:id="891" w:author="Iris Zhang" w:date="2023-01-02T14:46:00Z">
        <w:r w:rsidR="00373FB6">
          <w:t xml:space="preserve">focus </w:t>
        </w:r>
        <w:r w:rsidR="00373FB6">
          <w:lastRenderedPageBreak/>
          <w:t>attention on</w:t>
        </w:r>
      </w:ins>
      <w:r>
        <w:t xml:space="preserve"> how place boundaries can be leveraged against racial minority group</w:t>
      </w:r>
      <w:ins w:id="892" w:author="Iris Zhang" w:date="2023-01-02T14:52:00Z">
        <w:r w:rsidR="00C4596D">
          <w:t xml:space="preserve">s </w:t>
        </w:r>
      </w:ins>
      <w:ins w:id="893" w:author="Iris Zhang" w:date="2023-01-02T14:54:00Z">
        <w:r w:rsidR="00C4596D">
          <w:t>through a difference-in-differences analysis of</w:t>
        </w:r>
      </w:ins>
      <w:ins w:id="894" w:author="Iris Zhang" w:date="2023-01-02T14:52:00Z">
        <w:r w:rsidR="00C4596D">
          <w:t xml:space="preserve"> trends before and after </w:t>
        </w:r>
        <w:r w:rsidR="00C4596D" w:rsidRPr="00C4596D">
          <w:rPr>
            <w:i/>
            <w:iCs/>
            <w:rPrChange w:id="895" w:author="Iris Zhang" w:date="2023-01-02T14:53:00Z">
              <w:rPr/>
            </w:rPrChange>
          </w:rPr>
          <w:t>Shelby</w:t>
        </w:r>
        <w:r w:rsidR="00C4596D">
          <w:t>, June 25</w:t>
        </w:r>
        <w:r w:rsidR="00C4596D" w:rsidRPr="00C4596D">
          <w:rPr>
            <w:vertAlign w:val="superscript"/>
            <w:rPrChange w:id="896" w:author="Iris Zhang" w:date="2023-01-02T14:52:00Z">
              <w:rPr/>
            </w:rPrChange>
          </w:rPr>
          <w:t>th</w:t>
        </w:r>
        <w:r w:rsidR="00C4596D">
          <w:t>, 2013.</w:t>
        </w:r>
        <w:r w:rsidR="00C4596D">
          <w:t xml:space="preserve"> </w:t>
        </w:r>
      </w:ins>
      <w:ins w:id="897" w:author="Iris Zhang" w:date="2023-01-02T14:54:00Z">
        <w:r w:rsidR="00C4596D">
          <w:t>My findings are contrary to expect</w:t>
        </w:r>
      </w:ins>
      <w:ins w:id="898" w:author="Iris Zhang" w:date="2023-01-02T14:55:00Z">
        <w:r w:rsidR="00C4596D">
          <w:t xml:space="preserve">ations generated from prior research: </w:t>
        </w:r>
      </w:ins>
      <w:ins w:id="899" w:author="Iris Zhang" w:date="2023-01-02T14:52:00Z">
        <w:r w:rsidR="00C4596D">
          <w:t xml:space="preserve">First, places that were previously covered by Section 5 are significantly </w:t>
        </w:r>
        <w:r w:rsidR="00C4596D" w:rsidRPr="00A16C23">
          <w:rPr>
            <w:i/>
            <w:iCs/>
          </w:rPr>
          <w:t>less</w:t>
        </w:r>
        <w:r w:rsidR="00C4596D">
          <w:t xml:space="preserve"> likely to conduct annexations after </w:t>
        </w:r>
        <w:r w:rsidR="00C4596D" w:rsidRPr="00A16C23">
          <w:rPr>
            <w:i/>
            <w:iCs/>
          </w:rPr>
          <w:t>Shelby</w:t>
        </w:r>
        <w:r w:rsidR="00C4596D">
          <w:t xml:space="preserve">. Second, I find that prior to </w:t>
        </w:r>
        <w:r w:rsidR="00C4596D" w:rsidRPr="00320CA7">
          <w:rPr>
            <w:i/>
            <w:iCs/>
          </w:rPr>
          <w:t>Shelby</w:t>
        </w:r>
        <w:r w:rsidR="00C4596D">
          <w:t xml:space="preserve">, annexation in Section 5 places was associated with a significantly lower Black population share at the end of an annexation period, but not after </w:t>
        </w:r>
        <w:r w:rsidR="00C4596D" w:rsidRPr="00097038">
          <w:rPr>
            <w:i/>
            <w:iCs/>
          </w:rPr>
          <w:t>Shelby</w:t>
        </w:r>
        <w:r w:rsidR="00C4596D">
          <w:t>. Third, I find that annexations exhibited evidence of Black exceptionalism for Section 5 places pre-</w:t>
        </w:r>
        <w:r w:rsidR="00C4596D" w:rsidRPr="00DC3C44">
          <w:rPr>
            <w:i/>
            <w:iCs/>
          </w:rPr>
          <w:t>Shelby</w:t>
        </w:r>
        <w:r w:rsidR="00C4596D">
          <w:t xml:space="preserve"> and for non-Section 5 places after.</w:t>
        </w:r>
      </w:ins>
      <w:del w:id="900" w:author="Iris Zhang" w:date="2023-01-02T14:52:00Z">
        <w:r w:rsidDel="00C4596D">
          <w:delText>s,</w:delText>
        </w:r>
      </w:del>
      <w:del w:id="901" w:author="Iris Zhang" w:date="2023-01-02T14:56:00Z">
        <w:r w:rsidDel="00C4596D">
          <w:delText xml:space="preserve"> the enduring strength of Black exceptionalism, and the limits of federal oversight in reining in racial exclusion</w:delText>
        </w:r>
      </w:del>
      <w:del w:id="902" w:author="Iris Zhang" w:date="2023-01-02T14:52:00Z">
        <w:r w:rsidDel="00C4596D">
          <w:delText>. First, I find that places that were previously covered by Section 5</w:delText>
        </w:r>
      </w:del>
      <w:del w:id="903" w:author="Iris Zhang" w:date="2022-12-27T21:16:00Z">
        <w:r w:rsidDel="00BD3518">
          <w:delText>,</w:delText>
        </w:r>
      </w:del>
      <w:del w:id="904" w:author="Iris Zhang" w:date="2023-01-02T14:52:00Z">
        <w:r w:rsidDel="00C4596D">
          <w:delText xml:space="preserve"> are significantly </w:delText>
        </w:r>
        <w:r w:rsidRPr="00A16C23" w:rsidDel="00C4596D">
          <w:rPr>
            <w:i/>
            <w:iCs/>
          </w:rPr>
          <w:delText>less</w:delText>
        </w:r>
        <w:r w:rsidDel="00C4596D">
          <w:delText xml:space="preserve"> likely to conduct annexations after the requirement was invalidated in </w:delText>
        </w:r>
        <w:r w:rsidRPr="00A16C23" w:rsidDel="00C4596D">
          <w:rPr>
            <w:i/>
            <w:iCs/>
          </w:rPr>
          <w:delText>Shelby</w:delText>
        </w:r>
        <w:r w:rsidDel="00C4596D">
          <w:delText xml:space="preserve">, from 2014-2020 compared to 2007-2013. Second, I find that prior to </w:delText>
        </w:r>
        <w:r w:rsidRPr="00320CA7" w:rsidDel="00C4596D">
          <w:rPr>
            <w:i/>
            <w:iCs/>
          </w:rPr>
          <w:delText>Shelby</w:delText>
        </w:r>
        <w:r w:rsidDel="00C4596D">
          <w:delText xml:space="preserve">, annexation in Section 5 places was associated with a significantly lower Black population share at the end of an annexation period, but not after </w:delText>
        </w:r>
        <w:r w:rsidRPr="00097038" w:rsidDel="00C4596D">
          <w:rPr>
            <w:i/>
            <w:iCs/>
          </w:rPr>
          <w:delText>Shelby</w:delText>
        </w:r>
        <w:r w:rsidDel="00C4596D">
          <w:delText xml:space="preserve">. Third, I find that </w:delText>
        </w:r>
      </w:del>
      <w:del w:id="905" w:author="Iris Zhang" w:date="2022-12-27T21:29:00Z">
        <w:r w:rsidDel="000234D3">
          <w:delText>pre-</w:delText>
        </w:r>
        <w:r w:rsidRPr="00F2775F" w:rsidDel="000234D3">
          <w:rPr>
            <w:i/>
            <w:iCs/>
          </w:rPr>
          <w:delText>Shelby</w:delText>
        </w:r>
        <w:r w:rsidDel="000234D3">
          <w:delText xml:space="preserve"> </w:delText>
        </w:r>
      </w:del>
      <w:del w:id="906" w:author="Iris Zhang" w:date="2023-01-02T14:52:00Z">
        <w:r w:rsidDel="00C4596D">
          <w:delText xml:space="preserve">annexations </w:delText>
        </w:r>
      </w:del>
      <w:del w:id="907" w:author="Iris Zhang" w:date="2022-12-27T21:29:00Z">
        <w:r w:rsidDel="000234D3">
          <w:delText xml:space="preserve">in Section 5 places </w:delText>
        </w:r>
      </w:del>
      <w:del w:id="908" w:author="Iris Zhang" w:date="2023-01-02T14:52:00Z">
        <w:r w:rsidDel="00C4596D">
          <w:delText xml:space="preserve">exhibited evidence of Black exceptionalism </w:delText>
        </w:r>
      </w:del>
      <w:del w:id="909" w:author="Iris Zhang" w:date="2022-12-27T21:29:00Z">
        <w:r w:rsidDel="000234D3">
          <w:delText>because impacts were stronger for Black populations than for non-Black minority ones.</w:delText>
        </w:r>
      </w:del>
    </w:p>
    <w:p w14:paraId="3C3931C3" w14:textId="00265D0E" w:rsidR="008D3F8E" w:rsidRDefault="00BC29EC" w:rsidP="00CF7C95">
      <w:pPr>
        <w:spacing w:line="480" w:lineRule="auto"/>
        <w:ind w:firstLine="720"/>
        <w:pPrChange w:id="910" w:author="Iris Zhang" w:date="2023-01-03T11:01:00Z">
          <w:pPr>
            <w:spacing w:line="360" w:lineRule="auto"/>
            <w:ind w:firstLine="720"/>
          </w:pPr>
        </w:pPrChange>
      </w:pPr>
      <w:ins w:id="911" w:author="Iris Zhang" w:date="2023-01-02T16:22:00Z">
        <w:r>
          <w:t>The first finding</w:t>
        </w:r>
      </w:ins>
      <w:del w:id="912" w:author="Iris Zhang" w:date="2023-01-02T16:22:00Z">
        <w:r w:rsidR="008D3F8E" w:rsidDel="00BC29EC">
          <w:delText>My</w:delText>
        </w:r>
      </w:del>
      <w:r w:rsidR="008D3F8E">
        <w:t xml:space="preserve"> </w:t>
      </w:r>
      <w:del w:id="913" w:author="Iris Zhang" w:date="2023-01-02T16:22:00Z">
        <w:r w:rsidR="008D3F8E" w:rsidDel="00BC29EC">
          <w:delText xml:space="preserve">findings </w:delText>
        </w:r>
      </w:del>
      <w:r w:rsidR="008D3F8E">
        <w:t>highlight</w:t>
      </w:r>
      <w:ins w:id="914" w:author="Iris Zhang" w:date="2023-01-02T16:23:00Z">
        <w:r>
          <w:t>s</w:t>
        </w:r>
      </w:ins>
      <w:r w:rsidR="008D3F8E">
        <w:t xml:space="preserve"> the </w:t>
      </w:r>
      <w:ins w:id="915" w:author="Iris Zhang" w:date="2023-01-02T16:06:00Z">
        <w:r w:rsidR="0011269F">
          <w:t xml:space="preserve">ongoing gap in knowledge about </w:t>
        </w:r>
      </w:ins>
      <w:del w:id="916" w:author="Iris Zhang" w:date="2023-01-02T16:06:00Z">
        <w:r w:rsidR="008D3F8E" w:rsidDel="0011269F">
          <w:delText>complexities of what happens when</w:delText>
        </w:r>
      </w:del>
      <w:ins w:id="917" w:author="Iris Zhang" w:date="2023-01-02T16:07:00Z">
        <w:r w:rsidR="0011269F">
          <w:t>the consequences of removing</w:t>
        </w:r>
      </w:ins>
      <w:r w:rsidR="008D3F8E">
        <w:t xml:space="preserve"> anti-exclusion regulation</w:t>
      </w:r>
      <w:del w:id="918" w:author="Iris Zhang" w:date="2023-01-02T14:56:00Z">
        <w:r w:rsidR="008D3F8E" w:rsidDel="00C4596D">
          <w:delText>s</w:delText>
        </w:r>
      </w:del>
      <w:r w:rsidR="008D3F8E">
        <w:t xml:space="preserve"> </w:t>
      </w:r>
      <w:del w:id="919" w:author="Iris Zhang" w:date="2023-01-02T14:56:00Z">
        <w:r w:rsidR="008D3F8E" w:rsidDel="00C4596D">
          <w:delText>are</w:delText>
        </w:r>
      </w:del>
      <w:del w:id="920" w:author="Iris Zhang" w:date="2023-01-02T16:07:00Z">
        <w:r w:rsidR="008D3F8E" w:rsidDel="0011269F">
          <w:delText xml:space="preserve"> removed</w:delText>
        </w:r>
      </w:del>
      <w:ins w:id="921" w:author="Iris Zhang" w:date="2023-01-02T14:57:00Z">
        <w:r w:rsidR="006C7747">
          <w:t xml:space="preserve">and the need for more </w:t>
        </w:r>
      </w:ins>
      <w:ins w:id="922" w:author="Iris Zhang" w:date="2023-01-02T16:07:00Z">
        <w:r w:rsidR="0011269F">
          <w:t>theory</w:t>
        </w:r>
      </w:ins>
      <w:ins w:id="923" w:author="Iris Zhang" w:date="2023-01-02T14:58:00Z">
        <w:r w:rsidR="006C7747">
          <w:t xml:space="preserve"> to help explain these findings</w:t>
        </w:r>
      </w:ins>
      <w:r w:rsidR="008D3F8E">
        <w:t xml:space="preserve">. </w:t>
      </w:r>
      <w:ins w:id="924" w:author="Iris Zhang" w:date="2023-01-02T14:57:00Z">
        <w:r w:rsidR="006C7747">
          <w:t>S</w:t>
        </w:r>
      </w:ins>
      <w:ins w:id="925" w:author="Iris Zhang" w:date="2023-01-02T14:56:00Z">
        <w:r w:rsidR="00C4596D">
          <w:t>ome forms of v</w:t>
        </w:r>
      </w:ins>
      <w:ins w:id="926" w:author="Iris Zhang" w:date="2023-01-02T14:57:00Z">
        <w:r w:rsidR="00C4596D">
          <w:t xml:space="preserve">oter suppression intensified </w:t>
        </w:r>
        <w:r w:rsidR="006C7747">
          <w:t xml:space="preserve">after </w:t>
        </w:r>
        <w:r w:rsidR="006C7747" w:rsidRPr="006C7747">
          <w:rPr>
            <w:i/>
            <w:iCs/>
            <w:rPrChange w:id="927" w:author="Iris Zhang" w:date="2023-01-02T14:57:00Z">
              <w:rPr/>
            </w:rPrChange>
          </w:rPr>
          <w:t>Shelby</w:t>
        </w:r>
      </w:ins>
      <w:ins w:id="928" w:author="Iris Zhang" w:date="2023-01-02T14:58:00Z">
        <w:r w:rsidR="006B5413">
          <w:rPr>
            <w:i/>
            <w:iCs/>
          </w:rPr>
          <w:t xml:space="preserve"> </w:t>
        </w:r>
      </w:ins>
      <w:r w:rsidR="00125118" w:rsidRPr="000715A7">
        <w:rPr>
          <w:rPrChange w:id="929" w:author="Iris Zhang" w:date="2023-01-02T18:09:00Z">
            <w:rPr>
              <w:i/>
              <w:iCs/>
            </w:rPr>
          </w:rPrChange>
        </w:rPr>
        <w:fldChar w:fldCharType="begin"/>
      </w:r>
      <w:r w:rsidR="00125118" w:rsidRPr="000715A7">
        <w:rPr>
          <w:rPrChange w:id="930" w:author="Iris Zhang" w:date="2023-01-02T18:09:00Z">
            <w:rPr>
              <w:i/>
              <w:iCs/>
            </w:rPr>
          </w:rPrChange>
        </w:rPr>
        <w:instrText xml:space="preserve"> ADDIN ZOTERO_ITEM CSL_CITATION {"citationID":"nAT3tuTL","properties":{"formattedCitation":"(Feder and Miller 2020; Hardy 2020; Herron and Smith 2015; D. S. King and Smith 2016)","plainCitation":"(Feder and Miller 2020; Hardy 2020; Herron and Smith 2015; D. S. King and Smith 2016)","noteIndex":0},"citationItems":[{"id":964,"uris":["http://zotero.org/users/9022956/items/ITUU267Z"],"itemData":{"id":964,"type":"article-journal","abstract":"In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A."}],"issued":{"date-parts":[["2015"]],"season":"2016"}}},{"id":1196,"uris":["http://zotero.org/users/9022956/items/L5NCFMI5"],"itemData":{"id":1196,"type":"article-journal","abstract":"In 2013, the United States Supreme Court decided Shelby County v. Holder, which invalidated Section 4(b) of the Voting Rights Act of 1965. The ruling is part of longstanding efforts to maintain American institutions that have provided wide-ranging benefits to White citizens, including disproportionate political power. Over time, such efforts are likely to fail to prevent significant increases in political gains for African Americans, Latinos, and other minority citizens. But they threaten to foster severe conflicts in American politics for years to come.","container-title":"Du Bois Review: Social Science Research on Race","DOI":"10.1017/S1742058X1500017X","ISSN":"1742-058X, 1742-0598","issue":"1","language":"en","note":"publisher: Cambridge University Press","page":"25-44","source":"Cambridge University Press","title":"THE LAST STAND?: Shelby County v. Holder, White Political Power, and America’s Racial Policy Alliances","title-short":"THE LAST STAND?","volume":"13","author":[{"family":"King","given":"Desmond S."},{"family":"Smith","given":"Rogers M."}],"issued":{"date-parts":[["2016"]],"season":"ed"}}}],"schema":"https://github.com/citation-style-language/schema/raw/master/csl-citation.json"} </w:instrText>
      </w:r>
      <w:r w:rsidR="00125118" w:rsidRPr="000715A7">
        <w:rPr>
          <w:rPrChange w:id="931" w:author="Iris Zhang" w:date="2023-01-02T18:09:00Z">
            <w:rPr>
              <w:i/>
              <w:iCs/>
            </w:rPr>
          </w:rPrChange>
        </w:rPr>
        <w:fldChar w:fldCharType="separate"/>
      </w:r>
      <w:r w:rsidR="00125118" w:rsidRPr="000715A7">
        <w:rPr>
          <w:noProof/>
          <w:rPrChange w:id="932" w:author="Iris Zhang" w:date="2023-01-02T18:09:00Z">
            <w:rPr>
              <w:i/>
              <w:iCs/>
              <w:noProof/>
            </w:rPr>
          </w:rPrChange>
        </w:rPr>
        <w:t>(Feder and Miller 2020; Hardy 2020; Herron and Smith 2015; D. S. King and Smith 2016)</w:t>
      </w:r>
      <w:r w:rsidR="00125118" w:rsidRPr="000715A7">
        <w:rPr>
          <w:rPrChange w:id="933" w:author="Iris Zhang" w:date="2023-01-02T18:09:00Z">
            <w:rPr>
              <w:i/>
              <w:iCs/>
            </w:rPr>
          </w:rPrChange>
        </w:rPr>
        <w:fldChar w:fldCharType="end"/>
      </w:r>
      <w:ins w:id="934" w:author="Iris Zhang" w:date="2023-01-02T14:57:00Z">
        <w:r w:rsidR="006C7747">
          <w:t xml:space="preserve">, providing </w:t>
        </w:r>
      </w:ins>
      <w:del w:id="935" w:author="Iris Zhang" w:date="2022-12-27T22:03:00Z">
        <w:r w:rsidR="008D3F8E" w:rsidDel="00A74385">
          <w:delText>Previous studies show mixed findings: a</w:delText>
        </w:r>
      </w:del>
      <w:del w:id="936" w:author="Iris Zhang" w:date="2022-12-27T22:04:00Z">
        <w:r w:rsidR="008D3F8E" w:rsidDel="00A74385">
          <w:delText xml:space="preserve">fter school desegregation orders were lifted, the pattern of segregation re-emerged </w:delText>
        </w:r>
        <w:r w:rsidR="008D3F8E" w:rsidDel="00A74385">
          <w:fldChar w:fldCharType="begin"/>
        </w:r>
        <w:r w:rsidR="008D3F8E" w:rsidDel="00A74385">
          <w:delInstrText xml:space="preserve"> ADDIN ZOTERO_ITEM CSL_CITATION {"citationID":"dAsbN4hd","properties":{"formattedCitation":"(Reardon et al. 2012)","plainCitation":"(Reardon et al. 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Tej"},{"family":"Kalogrides","given":"Demetra"},{"family":"Greenberg","given":"Erica"}],"issued":{"date-parts":[["2012"]]}}}],"schema":"https://github.com/citation-style-language/schema/raw/master/csl-citation.json"} </w:delInstrText>
        </w:r>
        <w:r w:rsidR="008D3F8E" w:rsidDel="00A74385">
          <w:fldChar w:fldCharType="separate"/>
        </w:r>
        <w:r w:rsidR="008D3F8E" w:rsidDel="00A74385">
          <w:rPr>
            <w:noProof/>
          </w:rPr>
          <w:delText>(Reardon et al. 2012)</w:delText>
        </w:r>
        <w:r w:rsidR="008D3F8E" w:rsidDel="00A74385">
          <w:fldChar w:fldCharType="end"/>
        </w:r>
        <w:r w:rsidR="008D3F8E" w:rsidDel="00A74385">
          <w:delText xml:space="preserve">. However, from the context of anti-gender discrimination laws in employment, Hirsch </w:delText>
        </w:r>
        <w:r w:rsidR="008D3F8E" w:rsidDel="00A74385">
          <w:fldChar w:fldCharType="begin"/>
        </w:r>
        <w:r w:rsidR="008D3F8E" w:rsidDel="00A74385">
          <w:delInstrText xml:space="preserve"> ADDIN ZOTERO_ITEM CSL_CITATION {"citationID":"4V54lKAU","properties":{"formattedCitation":"(2009)","plainCitation":"(2009)","noteIndex":0},"citationItems":[{"id":873,"uris":["http://zotero.org/users/9022956/items/MY49BHF6"],"itemData":{"id":873,"type":"article-journal","abstract":"Much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Elizabeth"}],"issued":{"date-parts":[["2009",4,1]]}},"label":"page","suppress-author":true}],"schema":"https://github.com/citation-style-language/schema/raw/master/csl-citation.json"} </w:delInstrText>
        </w:r>
        <w:r w:rsidR="008D3F8E" w:rsidDel="00A74385">
          <w:fldChar w:fldCharType="separate"/>
        </w:r>
        <w:r w:rsidR="008D3F8E" w:rsidDel="00A74385">
          <w:rPr>
            <w:noProof/>
          </w:rPr>
          <w:delText>(2009)</w:delText>
        </w:r>
        <w:r w:rsidR="008D3F8E" w:rsidDel="00A74385">
          <w:fldChar w:fldCharType="end"/>
        </w:r>
        <w:r w:rsidR="008D3F8E" w:rsidDel="00A74385">
          <w:delText xml:space="preserve"> suggests that regulations can became ingrained norms, such that compliance may persist even in the absence of enforcement if there is normative alignment with the principles of the regulation. </w:delText>
        </w:r>
      </w:del>
      <w:del w:id="937" w:author="Iris Zhang" w:date="2023-01-02T14:57:00Z">
        <w:r w:rsidR="008D3F8E" w:rsidDel="006C7747">
          <w:delText>There is insufficient evidence that</w:delText>
        </w:r>
      </w:del>
      <w:ins w:id="938" w:author="Iris Zhang" w:date="2023-01-02T14:57:00Z">
        <w:r w:rsidR="006C7747">
          <w:t>a rebuttal against the argument that</w:t>
        </w:r>
      </w:ins>
      <w:r w:rsidR="008D3F8E">
        <w:t xml:space="preserve"> problematic annexation activity decreased after </w:t>
      </w:r>
      <w:r w:rsidR="008D3F8E" w:rsidRPr="004C5562">
        <w:rPr>
          <w:i/>
          <w:iCs/>
        </w:rPr>
        <w:t>Shelby</w:t>
      </w:r>
      <w:r w:rsidR="008D3F8E">
        <w:t xml:space="preserve"> due to a diffusion of voter protection norms. </w:t>
      </w:r>
      <w:del w:id="939" w:author="Iris Zhang" w:date="2023-01-02T14:58:00Z">
        <w:r w:rsidR="008D3F8E" w:rsidDel="006B5413">
          <w:delText xml:space="preserve">Rather, sharp increases in other forms of voter suppression tactics after </w:delText>
        </w:r>
        <w:r w:rsidR="008D3F8E" w:rsidRPr="004C563F" w:rsidDel="006B5413">
          <w:rPr>
            <w:i/>
            <w:iCs/>
          </w:rPr>
          <w:delText>Shelby</w:delText>
        </w:r>
        <w:r w:rsidR="008D3F8E" w:rsidDel="006B5413">
          <w:delText xml:space="preserve"> </w:delText>
        </w:r>
        <w:r w:rsidR="008D3F8E" w:rsidDel="006B5413">
          <w:fldChar w:fldCharType="begin"/>
        </w:r>
        <w:r w:rsidR="00F466C2" w:rsidDel="006B5413">
          <w:delInstrText xml:space="preserve"> ADDIN ZOTERO_ITEM CSL_CITATION {"citationID":"nAT3tuTL","properties":{"formattedCitation":"(Feder and Miller 2020; Hardy 2020; Herron and Smith 2015; King and Smith 2016)","plainCitation":"(Feder and Miller 2020; Hardy 2020; Herron and Smith 2015; King and Smith 2016)","noteIndex":0},"citationItems":[{"id":964,"uris":["http://zotero.org/users/9022956/items/ITUU267Z"],"itemData":{"id":964,"type":"article-journal","abstract":"In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A."}],"issued":{"date-parts":[["2015"]],"season":"2016"}}},{"id":1196,"uris":["http://zotero.org/users/9022956/items/L5NCFMI5"],"itemData":{"id":1196,"type":"article-journal","abstract":"In 2013, the United States Supreme Court decided Shelby County v. Holder, which invalidated Section 4(b) of the Voting Rights Act of 1965. The ruling is part of longstanding efforts to maintain American institutions that have provided wide-ranging benefits to White citizens, including disproportionate political power. Over time, such efforts are likely to fail to prevent significant increases in political gains for African Americans, Latinos, and other minority citizens. But they threaten to foster severe conflicts in American politics for years to come.","container-title":"Du Bois Review: Social Science Research on Race","DOI":"10.1017/S1742058X1500017X","ISSN":"1742-058X, 1742-0598","issue":"1","language":"en","note":"publisher: Cambridge University Press","page":"25-44","source":"Cambridge University Press","title":"THE LAST STAND?: Shelby County v. Holder, White Political Power, and America’s Racial Policy Alliances","title-short":"THE LAST STAND?","volume":"13","author":[{"family":"King","given":"Desmond S."},{"family":"Smith","given":"Rogers M."}],"issued":{"date-parts":[["2016"]],"season":"ed"}}}],"schema":"https://github.com/citation-style-language/schema/raw/master/csl-citation.json"} </w:delInstrText>
        </w:r>
        <w:r w:rsidR="008D3F8E" w:rsidDel="006B5413">
          <w:fldChar w:fldCharType="separate"/>
        </w:r>
        <w:r w:rsidR="00F466C2" w:rsidDel="006B5413">
          <w:rPr>
            <w:noProof/>
          </w:rPr>
          <w:delText>(Feder and Miller 2020; Hardy 2020; Herron and Smith 2015; King and Smith 2016)</w:delText>
        </w:r>
        <w:r w:rsidR="008D3F8E" w:rsidDel="006B5413">
          <w:fldChar w:fldCharType="end"/>
        </w:r>
        <w:r w:rsidR="008D3F8E" w:rsidDel="006B5413">
          <w:delText xml:space="preserve"> raise the possibility that</w:delText>
        </w:r>
      </w:del>
      <w:ins w:id="940" w:author="Iris Zhang" w:date="2023-01-02T15:54:00Z">
        <w:r w:rsidR="001E1609">
          <w:t>One possibility is that</w:t>
        </w:r>
      </w:ins>
      <w:r w:rsidR="008D3F8E">
        <w:t xml:space="preserve"> different forms of voter suppression tactics are compensatory—decreases in one type can be accompanied by increases in another type and vice versa. Though voter ID laws and voter purges were less frequent in Section 5 places prior to </w:t>
      </w:r>
      <w:r w:rsidR="008D3F8E" w:rsidRPr="00AA7781">
        <w:rPr>
          <w:i/>
          <w:iCs/>
        </w:rPr>
        <w:t>Shelby</w:t>
      </w:r>
      <w:r w:rsidR="008D3F8E">
        <w:t xml:space="preserve">, places were nevertheless still able to conduct annexations significantly associated with Black population share reductions. After </w:t>
      </w:r>
      <w:r w:rsidR="008D3F8E" w:rsidRPr="00AA7781">
        <w:rPr>
          <w:i/>
          <w:iCs/>
        </w:rPr>
        <w:t>Shelby</w:t>
      </w:r>
      <w:r w:rsidR="008D3F8E">
        <w:t xml:space="preserve">, </w:t>
      </w:r>
      <w:del w:id="941" w:author="Iris Zhang" w:date="2022-12-27T22:04:00Z">
        <w:r w:rsidR="008D3F8E" w:rsidDel="00F42D70">
          <w:delText>these types of</w:delText>
        </w:r>
      </w:del>
      <w:ins w:id="942" w:author="Iris Zhang" w:date="2022-12-27T22:04:00Z">
        <w:r w:rsidR="00F42D70">
          <w:t>minority-diluting</w:t>
        </w:r>
      </w:ins>
      <w:r w:rsidR="008D3F8E">
        <w:t xml:space="preserve"> annexations are significantly less likely to happen</w:t>
      </w:r>
      <w:ins w:id="943" w:author="Iris Zhang" w:date="2022-12-27T22:04:00Z">
        <w:r w:rsidR="00F42D70">
          <w:t xml:space="preserve"> </w:t>
        </w:r>
      </w:ins>
      <w:del w:id="944" w:author="Iris Zhang" w:date="2022-12-27T22:04:00Z">
        <w:r w:rsidR="008D3F8E" w:rsidDel="00F42D70">
          <w:delText xml:space="preserve">, </w:delText>
        </w:r>
      </w:del>
      <w:r w:rsidR="008D3F8E">
        <w:t xml:space="preserve">but the other types of </w:t>
      </w:r>
      <w:ins w:id="945" w:author="Iris Zhang" w:date="2022-12-27T22:04:00Z">
        <w:r w:rsidR="00F42D70">
          <w:t xml:space="preserve">voter suppression </w:t>
        </w:r>
      </w:ins>
      <w:r w:rsidR="008D3F8E">
        <w:t>practices increased</w:t>
      </w:r>
      <w:del w:id="946" w:author="Iris Zhang" w:date="2022-12-27T22:05:00Z">
        <w:r w:rsidR="008D3F8E" w:rsidDel="00D923A6">
          <w:delText xml:space="preserve"> </w:delText>
        </w:r>
      </w:del>
      <w:del w:id="947" w:author="Iris Zhang" w:date="2022-12-27T22:04:00Z">
        <w:r w:rsidR="008D3F8E" w:rsidDel="00FB7D17">
          <w:delText>instead</w:delText>
        </w:r>
      </w:del>
      <w:r w:rsidR="008D3F8E">
        <w:t xml:space="preserve">. Future research should further investigate interactions between various types of voter suppression tactics. </w:t>
      </w:r>
    </w:p>
    <w:p w14:paraId="6F082C75" w14:textId="56C05581" w:rsidR="008D3F8E" w:rsidRDefault="008D3F8E" w:rsidP="00CF7C95">
      <w:pPr>
        <w:spacing w:line="480" w:lineRule="auto"/>
        <w:ind w:firstLine="720"/>
        <w:pPrChange w:id="948" w:author="Iris Zhang" w:date="2023-01-03T11:01:00Z">
          <w:pPr>
            <w:spacing w:line="360" w:lineRule="auto"/>
            <w:ind w:firstLine="720"/>
          </w:pPr>
        </w:pPrChange>
      </w:pPr>
      <w:del w:id="949" w:author="Iris Zhang" w:date="2023-01-02T16:23:00Z">
        <w:r w:rsidDel="00BC29EC">
          <w:delText>My findings also</w:delText>
        </w:r>
      </w:del>
      <w:ins w:id="950" w:author="Iris Zhang" w:date="2023-01-02T16:23:00Z">
        <w:r w:rsidR="00BC29EC">
          <w:t>The second finding</w:t>
        </w:r>
      </w:ins>
      <w:r>
        <w:t xml:space="preserve"> </w:t>
      </w:r>
      <w:ins w:id="951" w:author="Iris Zhang" w:date="2023-01-02T16:07:00Z">
        <w:r w:rsidR="0011269F">
          <w:t>contribute</w:t>
        </w:r>
      </w:ins>
      <w:ins w:id="952" w:author="Iris Zhang" w:date="2023-01-02T16:23:00Z">
        <w:r w:rsidR="00BC29EC">
          <w:t>s</w:t>
        </w:r>
      </w:ins>
      <w:ins w:id="953" w:author="Iris Zhang" w:date="2023-01-02T16:07:00Z">
        <w:r w:rsidR="0011269F">
          <w:t xml:space="preserve"> novel </w:t>
        </w:r>
      </w:ins>
      <w:ins w:id="954" w:author="Iris Zhang" w:date="2023-01-02T16:23:00Z">
        <w:r w:rsidR="00BC29EC">
          <w:t>quantitative</w:t>
        </w:r>
      </w:ins>
      <w:ins w:id="955" w:author="Iris Zhang" w:date="2023-01-02T16:07:00Z">
        <w:r w:rsidR="0011269F">
          <w:t xml:space="preserve"> evidence to </w:t>
        </w:r>
      </w:ins>
      <w:del w:id="956" w:author="Iris Zhang" w:date="2023-01-02T16:07:00Z">
        <w:r w:rsidDel="0011269F">
          <w:delText xml:space="preserve">inform </w:delText>
        </w:r>
      </w:del>
      <w:r>
        <w:t xml:space="preserve">discussions about racial exclusion in municipal annexations. Prior research on this area </w:t>
      </w:r>
      <w:del w:id="957" w:author="Iris Zhang" w:date="2022-12-27T22:05:00Z">
        <w:r w:rsidDel="007C6C1A">
          <w:delText>primarily focuses</w:delText>
        </w:r>
      </w:del>
      <w:ins w:id="958" w:author="Iris Zhang" w:date="2022-12-27T22:05:00Z">
        <w:r w:rsidR="007C6C1A">
          <w:t xml:space="preserve">has </w:t>
        </w:r>
      </w:ins>
      <w:ins w:id="959" w:author="Iris Zhang" w:date="2023-01-02T16:51:00Z">
        <w:r w:rsidR="003C5E37">
          <w:t>primari</w:t>
        </w:r>
      </w:ins>
      <w:ins w:id="960" w:author="Iris Zhang" w:date="2023-01-02T16:52:00Z">
        <w:r w:rsidR="003C5E37">
          <w:t xml:space="preserve">ly </w:t>
        </w:r>
      </w:ins>
      <w:ins w:id="961" w:author="Iris Zhang" w:date="2022-12-27T22:05:00Z">
        <w:r w:rsidR="007C6C1A">
          <w:t xml:space="preserve">focused on municipal </w:t>
        </w:r>
        <w:proofErr w:type="spellStart"/>
        <w:r w:rsidR="007C6C1A">
          <w:t>underbounding</w:t>
        </w:r>
        <w:proofErr w:type="spellEnd"/>
        <w:r w:rsidR="007C6C1A">
          <w:t xml:space="preserve"> and its consequences for</w:t>
        </w:r>
      </w:ins>
      <w:r>
        <w:t xml:space="preserve"> </w:t>
      </w:r>
      <w:del w:id="962" w:author="Iris Zhang" w:date="2022-12-27T22:05:00Z">
        <w:r w:rsidDel="007C6C1A">
          <w:delText xml:space="preserve">on whether places discriminate against </w:delText>
        </w:r>
      </w:del>
      <w:r>
        <w:t xml:space="preserve">Black and Hispanic communities at the fringe </w:t>
      </w:r>
      <w:del w:id="963" w:author="Iris Zhang" w:date="2022-12-27T22:05:00Z">
        <w:r w:rsidDel="007C6C1A">
          <w:lastRenderedPageBreak/>
          <w:delText xml:space="preserve">when conducting annexations </w:delText>
        </w:r>
      </w:del>
      <w:r w:rsidR="00125118">
        <w:fldChar w:fldCharType="begin"/>
      </w:r>
      <w:r w:rsidR="00125118">
        <w:instrText xml:space="preserve"> ADDIN ZOTERO_ITEM CSL_CITATION {"citationID":"OQlvghAD","properties":{"formattedCitation":"(Aiken 1987; Durst 2019; Johnson et al. 2004; Lichter et al. 2007; Wilson and Edwards 2014)","plainCitation":"(Aiken 1987; Durst 2019; Johnson et al. 2004; Lichter et al. 2007; Wilson and Edwards 2014)","noteIndex":0},"citationItems":[{"id":745,"uris":["http://zotero.org/users/9022956/items/8UZG6Z6Y"],"itemData":{"id":745,"type":"article-journal","abstract":"A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(Aiken 1987; Durst 2019; Johnson et al. 2004; Lichter et al. 2007; Wilson and Edwards 2014)</w:t>
      </w:r>
      <w:r w:rsidR="00125118">
        <w:fldChar w:fldCharType="end"/>
      </w:r>
      <w:r>
        <w:t>.</w:t>
      </w:r>
      <w:del w:id="964" w:author="Iris Zhang" w:date="2022-12-27T22:05:00Z">
        <w:r w:rsidDel="00FE0CFA">
          <w:delText xml:space="preserve"> But</w:delText>
        </w:r>
      </w:del>
      <w:r>
        <w:t xml:space="preserve"> I show that annexations </w:t>
      </w:r>
      <w:ins w:id="965" w:author="Iris Zhang" w:date="2023-01-02T16:53:00Z">
        <w:r w:rsidR="003C5E37">
          <w:t xml:space="preserve">across the country </w:t>
        </w:r>
      </w:ins>
      <w:del w:id="966" w:author="Iris Zhang" w:date="2023-01-02T16:07:00Z">
        <w:r w:rsidDel="0011269F">
          <w:delText>are also important to understand for their</w:delText>
        </w:r>
      </w:del>
      <w:ins w:id="967" w:author="Iris Zhang" w:date="2023-01-02T16:07:00Z">
        <w:r w:rsidR="0011269F">
          <w:t>also have</w:t>
        </w:r>
      </w:ins>
      <w:r>
        <w:t xml:space="preserve"> impacts on </w:t>
      </w:r>
      <w:del w:id="968" w:author="Iris Zhang" w:date="2022-12-27T22:05:00Z">
        <w:r w:rsidDel="007E0D64">
          <w:delText xml:space="preserve">Black and </w:delText>
        </w:r>
      </w:del>
      <w:r>
        <w:t xml:space="preserve">minority populations already living within the place. </w:t>
      </w:r>
      <w:del w:id="969" w:author="Iris Zhang" w:date="2022-12-27T22:05:00Z">
        <w:r w:rsidDel="007E0D64">
          <w:delText>I</w:delText>
        </w:r>
        <w:r w:rsidRPr="00FA6675" w:rsidDel="007E0D64">
          <w:delText xml:space="preserve"> argue that the p</w:delText>
        </w:r>
      </w:del>
      <w:ins w:id="970" w:author="Iris Zhang" w:date="2022-12-27T22:05:00Z">
        <w:r w:rsidR="007E0D64">
          <w:t>P</w:t>
        </w:r>
      </w:ins>
      <w:r w:rsidRPr="00FA6675">
        <w:t>re-</w:t>
      </w:r>
      <w:r w:rsidRPr="00FA6675">
        <w:rPr>
          <w:i/>
          <w:iCs/>
        </w:rPr>
        <w:t>Shelby</w:t>
      </w:r>
      <w:r w:rsidRPr="00FA6675">
        <w:t xml:space="preserve"> trends in the relationship between annexations and </w:t>
      </w:r>
      <w:r>
        <w:t xml:space="preserve">municipal </w:t>
      </w:r>
      <w:r w:rsidRPr="00FA6675">
        <w:t xml:space="preserve">racial composition highlight the limited effectiveness of the preclearance requirement when it was in place to prevent the use of annexations to suppress </w:t>
      </w:r>
      <w:ins w:id="971" w:author="Iris Zhang" w:date="2023-01-02T16:08:00Z">
        <w:r w:rsidR="0011269F">
          <w:t xml:space="preserve">Black and </w:t>
        </w:r>
      </w:ins>
      <w:r w:rsidRPr="00FA6675">
        <w:t xml:space="preserve">minority </w:t>
      </w:r>
      <w:ins w:id="972" w:author="Iris Zhang" w:date="2023-01-02T16:08:00Z">
        <w:r w:rsidR="0011269F">
          <w:t>population shares in covered and uncovered places respectively</w:t>
        </w:r>
      </w:ins>
      <w:del w:id="973" w:author="Iris Zhang" w:date="2023-01-02T16:08:00Z">
        <w:r w:rsidRPr="00FA6675" w:rsidDel="0011269F">
          <w:delText>representation</w:delText>
        </w:r>
      </w:del>
      <w:r w:rsidRPr="00FA6675">
        <w:t xml:space="preserve">. </w:t>
      </w:r>
      <w:del w:id="974" w:author="Iris Zhang" w:date="2022-12-27T22:07:00Z">
        <w:r w:rsidDel="008C5B9A">
          <w:delText>Even if Section 5 may have been effective at curbing other voter suppression behaviors, u</w:delText>
        </w:r>
      </w:del>
      <w:ins w:id="975" w:author="Iris Zhang" w:date="2022-12-27T22:07:00Z">
        <w:r w:rsidR="008C5B9A">
          <w:t>U</w:t>
        </w:r>
      </w:ins>
      <w:r>
        <w:t xml:space="preserve">nderstanding why </w:t>
      </w:r>
      <w:del w:id="976" w:author="Iris Zhang" w:date="2022-12-27T22:07:00Z">
        <w:r w:rsidDel="008C5B9A">
          <w:delText>it was</w:delText>
        </w:r>
      </w:del>
      <w:ins w:id="977" w:author="Iris Zhang" w:date="2022-12-27T22:07:00Z">
        <w:r w:rsidR="008C5B9A">
          <w:t xml:space="preserve">Sections 4 and 5 </w:t>
        </w:r>
        <w:r w:rsidR="002C28F0">
          <w:t xml:space="preserve">did not prevent minority-diluting annexations and why these annexations </w:t>
        </w:r>
      </w:ins>
      <w:ins w:id="978" w:author="Iris Zhang" w:date="2023-01-02T16:08:00Z">
        <w:r w:rsidR="0011269F">
          <w:t xml:space="preserve">in fact </w:t>
        </w:r>
      </w:ins>
      <w:ins w:id="979" w:author="Iris Zhang" w:date="2022-12-27T22:07:00Z">
        <w:r w:rsidR="002C28F0">
          <w:t>decreased af</w:t>
        </w:r>
      </w:ins>
      <w:ins w:id="980" w:author="Iris Zhang" w:date="2022-12-27T22:08:00Z">
        <w:r w:rsidR="002C28F0">
          <w:t xml:space="preserve">ter </w:t>
        </w:r>
        <w:r w:rsidR="002C28F0" w:rsidRPr="002C28F0">
          <w:rPr>
            <w:i/>
            <w:iCs/>
            <w:rPrChange w:id="981" w:author="Iris Zhang" w:date="2022-12-27T22:08:00Z">
              <w:rPr/>
            </w:rPrChange>
          </w:rPr>
          <w:t>Shelby</w:t>
        </w:r>
      </w:ins>
      <w:ins w:id="982" w:author="Iris Zhang" w:date="2023-01-02T16:54:00Z">
        <w:r w:rsidR="003C5E37" w:rsidRPr="003C5E37">
          <w:rPr>
            <w:rPrChange w:id="983" w:author="Iris Zhang" w:date="2023-01-02T16:54:00Z">
              <w:rPr>
                <w:i/>
                <w:iCs/>
              </w:rPr>
            </w:rPrChange>
          </w:rPr>
          <w:t xml:space="preserve">—for </w:t>
        </w:r>
      </w:ins>
      <w:ins w:id="984" w:author="Iris Zhang" w:date="2023-01-02T16:53:00Z">
        <w:r w:rsidR="003C5E37" w:rsidRPr="003C5E37">
          <w:rPr>
            <w:rPrChange w:id="985" w:author="Iris Zhang" w:date="2023-01-02T16:54:00Z">
              <w:rPr>
                <w:i/>
                <w:iCs/>
              </w:rPr>
            </w:rPrChange>
          </w:rPr>
          <w:t>all  places</w:t>
        </w:r>
      </w:ins>
      <w:ins w:id="986" w:author="Iris Zhang" w:date="2023-01-02T16:54:00Z">
        <w:r w:rsidR="003C5E37" w:rsidRPr="003C5E37">
          <w:rPr>
            <w:rPrChange w:id="987" w:author="Iris Zhang" w:date="2023-01-02T16:54:00Z">
              <w:rPr>
                <w:i/>
                <w:iCs/>
              </w:rPr>
            </w:rPrChange>
          </w:rPr>
          <w:t>,</w:t>
        </w:r>
      </w:ins>
      <w:ins w:id="988" w:author="Iris Zhang" w:date="2023-01-02T16:53:00Z">
        <w:r w:rsidR="003C5E37" w:rsidRPr="003C5E37">
          <w:rPr>
            <w:rPrChange w:id="989" w:author="Iris Zhang" w:date="2023-01-02T16:54:00Z">
              <w:rPr>
                <w:i/>
                <w:iCs/>
              </w:rPr>
            </w:rPrChange>
          </w:rPr>
          <w:t xml:space="preserve"> whether covered or not</w:t>
        </w:r>
      </w:ins>
      <w:ins w:id="990" w:author="Iris Zhang" w:date="2023-01-02T16:54:00Z">
        <w:r w:rsidR="003C5E37" w:rsidRPr="003C5E37">
          <w:rPr>
            <w:rPrChange w:id="991" w:author="Iris Zhang" w:date="2023-01-02T16:54:00Z">
              <w:rPr>
                <w:i/>
                <w:iCs/>
              </w:rPr>
            </w:rPrChange>
          </w:rPr>
          <w:t>—allows</w:t>
        </w:r>
        <w:r w:rsidR="003C5E37">
          <w:rPr>
            <w:i/>
            <w:iCs/>
          </w:rPr>
          <w:t xml:space="preserve"> </w:t>
        </w:r>
      </w:ins>
      <w:del w:id="992" w:author="Iris Zhang" w:date="2022-12-27T22:07:00Z">
        <w:r w:rsidDel="002C28F0">
          <w:delText xml:space="preserve"> ineffective in the case of annexations</w:delText>
        </w:r>
      </w:del>
      <w:del w:id="993" w:author="Iris Zhang" w:date="2023-01-02T16:54:00Z">
        <w:r w:rsidDel="003C5E37">
          <w:delText xml:space="preserve"> </w:delText>
        </w:r>
        <w:r w:rsidRPr="00FA6675" w:rsidDel="003C5E37">
          <w:delText xml:space="preserve">allows </w:delText>
        </w:r>
      </w:del>
      <w:r w:rsidRPr="00FA6675">
        <w:t>us to be more vigilant about the precise strengths and weakness</w:t>
      </w:r>
      <w:ins w:id="994" w:author="Iris Zhang" w:date="2023-01-02T16:24:00Z">
        <w:r w:rsidR="00BC29EC">
          <w:t>es</w:t>
        </w:r>
      </w:ins>
      <w:ins w:id="995" w:author="Iris Zhang" w:date="2022-12-27T22:08:00Z">
        <w:r w:rsidR="00BE03E6">
          <w:t xml:space="preserve"> of</w:t>
        </w:r>
      </w:ins>
      <w:r w:rsidRPr="00FA6675">
        <w:t xml:space="preserve"> </w:t>
      </w:r>
      <w:del w:id="996" w:author="Iris Zhang" w:date="2023-01-02T16:08:00Z">
        <w:r w:rsidRPr="00FA6675" w:rsidDel="0011269F">
          <w:delText>the Voting Rights Act</w:delText>
        </w:r>
      </w:del>
      <w:ins w:id="997" w:author="Iris Zhang" w:date="2023-01-02T16:08:00Z">
        <w:r w:rsidR="0011269F">
          <w:t>legislation</w:t>
        </w:r>
      </w:ins>
      <w:r w:rsidRPr="00FA6675">
        <w:t xml:space="preserve"> to prevent racial exclusion</w:t>
      </w:r>
      <w:ins w:id="998" w:author="Iris Zhang" w:date="2022-12-27T22:08:00Z">
        <w:r w:rsidR="005D6DFA">
          <w:t xml:space="preserve"> in municipal annexations</w:t>
        </w:r>
      </w:ins>
      <w:r w:rsidRPr="00FA6675">
        <w:t xml:space="preserve">. </w:t>
      </w:r>
    </w:p>
    <w:p w14:paraId="650E0678" w14:textId="4ED34AEB" w:rsidR="00FA6675" w:rsidRDefault="008D3F8E" w:rsidP="00CF7C95">
      <w:pPr>
        <w:spacing w:line="480" w:lineRule="auto"/>
        <w:ind w:firstLine="720"/>
        <w:pPrChange w:id="999" w:author="Iris Zhang" w:date="2023-01-03T11:01:00Z">
          <w:pPr>
            <w:spacing w:line="360" w:lineRule="auto"/>
            <w:ind w:firstLine="720"/>
          </w:pPr>
        </w:pPrChange>
      </w:pPr>
      <w:r w:rsidRPr="00FA6675">
        <w:t xml:space="preserve">This is of particular concern because Congress is currently considering legislation modeled after </w:t>
      </w:r>
      <w:ins w:id="1000" w:author="Iris Zhang" w:date="2023-01-02T16:08:00Z">
        <w:r w:rsidR="00FA4ED4">
          <w:t>Sections 4 a</w:t>
        </w:r>
      </w:ins>
      <w:ins w:id="1001" w:author="Iris Zhang" w:date="2023-01-02T16:09:00Z">
        <w:r w:rsidR="00FA4ED4">
          <w:t xml:space="preserve">nd </w:t>
        </w:r>
      </w:ins>
      <w:del w:id="1002" w:author="Iris Zhang" w:date="2023-01-02T16:09:00Z">
        <w:r w:rsidRPr="00FA6675" w:rsidDel="00FA4ED4">
          <w:delText xml:space="preserve">Section </w:delText>
        </w:r>
      </w:del>
      <w:r w:rsidRPr="00FA6675">
        <w:t>5</w:t>
      </w:r>
      <w:ins w:id="1003" w:author="Iris Zhang" w:date="2023-01-02T16:09:00Z">
        <w:r w:rsidR="00FA4ED4">
          <w:t xml:space="preserve"> of the 1965 VRA</w:t>
        </w:r>
      </w:ins>
      <w:r>
        <w:t xml:space="preserve">. </w:t>
      </w:r>
      <w:r w:rsidRPr="00FA6675">
        <w:t>Called the John Lewis Voting Rights Advancement Act (</w:t>
      </w:r>
      <w:del w:id="1004" w:author="Iris Zhang" w:date="2023-01-02T16:09:00Z">
        <w:r w:rsidRPr="00FA6675" w:rsidDel="00FA4ED4">
          <w:delText>“</w:delText>
        </w:r>
      </w:del>
      <w:r w:rsidRPr="00FA6675">
        <w:t>JLVRAA</w:t>
      </w:r>
      <w:del w:id="1005" w:author="Iris Zhang" w:date="2023-01-02T16:09:00Z">
        <w:r w:rsidRPr="00FA6675" w:rsidDel="00FA4ED4">
          <w:delText>”</w:delText>
        </w:r>
      </w:del>
      <w:r w:rsidRPr="00FA6675">
        <w:t xml:space="preserve">), </w:t>
      </w:r>
      <w:r>
        <w:t>t</w:t>
      </w:r>
      <w:r w:rsidRPr="00FA6675">
        <w:t xml:space="preserve">he proposed legislation </w:t>
      </w:r>
      <w:del w:id="1006" w:author="Iris Zhang" w:date="2023-01-02T16:09:00Z">
        <w:r w:rsidRPr="00FA6675" w:rsidDel="00FA4ED4">
          <w:delText>has a very</w:delText>
        </w:r>
      </w:del>
      <w:ins w:id="1007" w:author="Iris Zhang" w:date="2023-01-02T16:09:00Z">
        <w:r w:rsidR="00FA4ED4">
          <w:t>takes after Section 4 and sets a</w:t>
        </w:r>
      </w:ins>
      <w:r w:rsidRPr="00FA6675">
        <w:t xml:space="preserve"> specific formula for determining </w:t>
      </w:r>
      <w:del w:id="1008" w:author="Iris Zhang" w:date="2023-01-02T16:09:00Z">
        <w:r w:rsidRPr="00FA6675" w:rsidDel="00FA4ED4">
          <w:delText xml:space="preserve">a </w:delText>
        </w:r>
      </w:del>
      <w:r w:rsidRPr="00FA6675">
        <w:t>preclearance</w:t>
      </w:r>
      <w:del w:id="1009" w:author="Iris Zhang" w:date="2023-01-02T16:09:00Z">
        <w:r w:rsidRPr="00FA6675" w:rsidDel="00FA4ED4">
          <w:delText xml:space="preserve"> standard</w:delText>
        </w:r>
      </w:del>
      <w:del w:id="1010" w:author="Iris Zhang" w:date="2022-12-27T22:08:00Z">
        <w:r w:rsidRPr="00FA6675" w:rsidDel="00F33451">
          <w:delText xml:space="preserve"> inspired by Section</w:delText>
        </w:r>
        <w:r w:rsidDel="00F33451">
          <w:delText>s 4 and</w:delText>
        </w:r>
        <w:r w:rsidRPr="00FA6675" w:rsidDel="00F33451">
          <w:delText xml:space="preserve"> 5</w:delText>
        </w:r>
      </w:del>
      <w:r w:rsidRPr="00FA6675">
        <w:t>.</w:t>
      </w:r>
      <w:r>
        <w:t xml:space="preserve"> </w:t>
      </w:r>
      <w:del w:id="1011" w:author="Iris Zhang" w:date="2023-01-02T16:09:00Z">
        <w:r w:rsidRPr="00FA6675" w:rsidDel="00FA4ED4">
          <w:delText>According to</w:delText>
        </w:r>
      </w:del>
      <w:ins w:id="1012" w:author="Iris Zhang" w:date="2023-01-02T16:09:00Z">
        <w:r w:rsidR="00FA4ED4">
          <w:t>Under</w:t>
        </w:r>
      </w:ins>
      <w:r w:rsidRPr="00FA6675">
        <w:t xml:space="preserve"> the JLVRAA, a</w:t>
      </w:r>
      <w:ins w:id="1013" w:author="Iris Zhang" w:date="2023-01-02T16:09:00Z">
        <w:r w:rsidR="00FA4ED4">
          <w:t xml:space="preserve"> </w:t>
        </w:r>
      </w:ins>
      <w:del w:id="1014" w:author="Iris Zhang" w:date="2023-01-02T16:10:00Z">
        <w:r w:rsidRPr="00FA6675" w:rsidDel="00FA4ED4">
          <w:delText xml:space="preserve"> </w:delText>
        </w:r>
      </w:del>
      <w:r>
        <w:t>municipality</w:t>
      </w:r>
      <w:r w:rsidRPr="00FA6675">
        <w:t xml:space="preserve"> conducting an annexation would be subject to preclearance </w:t>
      </w:r>
      <w:del w:id="1015" w:author="Iris Zhang" w:date="2023-01-02T16:10:00Z">
        <w:r w:rsidRPr="00FA6675" w:rsidDel="00FA4ED4">
          <w:delText xml:space="preserve">prior to being allowed to annex </w:delText>
        </w:r>
      </w:del>
      <w:r w:rsidRPr="00FA6675">
        <w:t xml:space="preserve">if 1) the voting age population share of a given minority group would decrease by more than 3% as a result of the annexation and 2) at least two separate minority groups in the jurisdiction </w:t>
      </w:r>
      <w:r w:rsidRPr="00F05ACB">
        <w:t>each</w:t>
      </w:r>
      <w:r w:rsidRPr="00FA6675">
        <w:t xml:space="preserve"> comprises at least 20% of the voting age population.</w:t>
      </w:r>
      <w:r>
        <w:t xml:space="preserve"> Only 0.87</w:t>
      </w:r>
      <w:r w:rsidRPr="00FA6675">
        <w:t>% of the place-period observations</w:t>
      </w:r>
      <w:r>
        <w:t xml:space="preserve"> </w:t>
      </w:r>
      <w:ins w:id="1016" w:author="Iris Zhang" w:date="2022-12-27T22:08:00Z">
        <w:r w:rsidR="00F33451">
          <w:t>in my analytical s</w:t>
        </w:r>
        <w:r w:rsidR="0098157A">
          <w:t xml:space="preserve">ample </w:t>
        </w:r>
      </w:ins>
      <w:r w:rsidRPr="00FA6675">
        <w:t>fulfill the latter criteria</w:t>
      </w:r>
      <w:del w:id="1017" w:author="Iris Zhang" w:date="2023-01-02T16:10:00Z">
        <w:r w:rsidDel="00FA4ED4">
          <w:delText>, while</w:delText>
        </w:r>
      </w:del>
      <w:ins w:id="1018" w:author="Iris Zhang" w:date="2023-01-02T16:10:00Z">
        <w:r w:rsidR="00FA4ED4">
          <w:t xml:space="preserve"> and</w:t>
        </w:r>
      </w:ins>
      <w:r>
        <w:t xml:space="preserve"> only 1 out of 4,444 observed annexations would fall under this preclearance requirement.</w:t>
      </w:r>
      <w:r>
        <w:rPr>
          <w:rStyle w:val="EndnoteReference"/>
        </w:rPr>
        <w:endnoteReference w:id="25"/>
      </w:r>
      <w:r>
        <w:t xml:space="preserve"> </w:t>
      </w:r>
      <w:r w:rsidR="00D140CA">
        <w:t xml:space="preserve">In addition to only applying to a very small handful of </w:t>
      </w:r>
      <w:r w:rsidR="007C5787">
        <w:t>jurisdictions</w:t>
      </w:r>
      <w:r w:rsidR="00542ABC">
        <w:t xml:space="preserve">, </w:t>
      </w:r>
      <w:r w:rsidR="009B3AC0">
        <w:t xml:space="preserve">evidence from </w:t>
      </w:r>
      <w:ins w:id="1019" w:author="Iris Zhang" w:date="2023-01-02T16:10:00Z">
        <w:r w:rsidR="00FA4ED4">
          <w:t>my</w:t>
        </w:r>
      </w:ins>
      <w:del w:id="1020" w:author="Iris Zhang" w:date="2023-01-02T16:10:00Z">
        <w:r w:rsidR="00A751F0" w:rsidDel="00FA4ED4">
          <w:delText>this</w:delText>
        </w:r>
      </w:del>
      <w:r w:rsidR="00A751F0">
        <w:t xml:space="preserve"> study</w:t>
      </w:r>
      <w:r w:rsidR="009B3AC0">
        <w:t xml:space="preserve"> </w:t>
      </w:r>
      <w:r w:rsidR="00377D6F">
        <w:t xml:space="preserve">suggests </w:t>
      </w:r>
      <w:r w:rsidR="00B5366D">
        <w:t xml:space="preserve">future </w:t>
      </w:r>
      <w:r w:rsidR="00322B6D">
        <w:t xml:space="preserve">requirements modeled after Section 5 in the 1965 VRA </w:t>
      </w:r>
      <w:r w:rsidR="00C47554">
        <w:t xml:space="preserve">are unlikely to prevent </w:t>
      </w:r>
      <w:r w:rsidR="006B6310">
        <w:t xml:space="preserve">questionable </w:t>
      </w:r>
      <w:r w:rsidR="009F01CD">
        <w:t xml:space="preserve">municipal </w:t>
      </w:r>
      <w:r w:rsidR="006B6310">
        <w:t xml:space="preserve">annexations from occurring. </w:t>
      </w:r>
    </w:p>
    <w:p w14:paraId="3804A91E" w14:textId="6A2CDA7E" w:rsidR="00FA22CA" w:rsidRDefault="0095526F" w:rsidP="00CF7C95">
      <w:pPr>
        <w:spacing w:line="480" w:lineRule="auto"/>
        <w:ind w:firstLine="720"/>
        <w:pPrChange w:id="1021" w:author="Iris Zhang" w:date="2023-01-03T11:01:00Z">
          <w:pPr>
            <w:spacing w:line="360" w:lineRule="auto"/>
            <w:ind w:firstLine="720"/>
          </w:pPr>
        </w:pPrChange>
      </w:pPr>
      <w:r>
        <w:t xml:space="preserve">Finally, I find </w:t>
      </w:r>
      <w:r w:rsidR="006E3367">
        <w:t>some</w:t>
      </w:r>
      <w:r>
        <w:t xml:space="preserve"> evidence for different annexation trends between Black and non-Black minority re</w:t>
      </w:r>
      <w:r w:rsidR="00AC39BA">
        <w:t>sidents</w:t>
      </w:r>
      <w:ins w:id="1022" w:author="Iris Zhang" w:date="2023-01-02T16:57:00Z">
        <w:r w:rsidR="00715900">
          <w:t xml:space="preserve">, but the findings do not align exactly with expectations from </w:t>
        </w:r>
      </w:ins>
      <w:del w:id="1023" w:author="Iris Zhang" w:date="2023-01-02T16:57:00Z">
        <w:r w:rsidR="006E3367" w:rsidDel="00715900">
          <w:delText xml:space="preserve"> and contribute to </w:delText>
        </w:r>
      </w:del>
      <w:r w:rsidR="006E3367">
        <w:t xml:space="preserve">the </w:t>
      </w:r>
      <w:r w:rsidR="006E3367">
        <w:lastRenderedPageBreak/>
        <w:t>literature on Black exceptionalism</w:t>
      </w:r>
      <w:del w:id="1024" w:author="Iris Zhang" w:date="2023-01-02T16:57:00Z">
        <w:r w:rsidR="006E3367" w:rsidDel="00715900">
          <w:delText xml:space="preserve"> in municipal </w:delText>
        </w:r>
      </w:del>
      <w:del w:id="1025" w:author="Iris Zhang" w:date="2023-01-02T16:56:00Z">
        <w:r w:rsidR="006E3367" w:rsidDel="00715900">
          <w:delText>racial exclusion</w:delText>
        </w:r>
      </w:del>
      <w:r w:rsidR="00AC39BA">
        <w:t>. In Section 5 cities</w:t>
      </w:r>
      <w:r w:rsidR="00267EA4">
        <w:t xml:space="preserve">, annexations prior to </w:t>
      </w:r>
      <w:r w:rsidR="00267EA4" w:rsidRPr="00B765AF">
        <w:rPr>
          <w:i/>
          <w:iCs/>
        </w:rPr>
        <w:t>Shelby</w:t>
      </w:r>
      <w:r w:rsidR="00267EA4">
        <w:t xml:space="preserve"> are associated with significantly lower Black population share but has no statistically significant associations with non-Black minority population shares</w:t>
      </w:r>
      <w:r w:rsidR="004F0D76">
        <w:t xml:space="preserve">. This is consistent with </w:t>
      </w:r>
      <w:r w:rsidR="009363BC">
        <w:t xml:space="preserve">expectations informed by </w:t>
      </w:r>
      <w:r w:rsidR="004F0D76">
        <w:t xml:space="preserve">the Black exceptionalism hypothesis, which posits that </w:t>
      </w:r>
      <w:r w:rsidR="007558BE">
        <w:t>even as the country has moved from Black/</w:t>
      </w:r>
      <w:r w:rsidR="0058159F">
        <w:t>White</w:t>
      </w:r>
      <w:r w:rsidR="007558BE">
        <w:t xml:space="preserve"> to </w:t>
      </w:r>
      <w:r w:rsidR="00C3046D">
        <w:t>be</w:t>
      </w:r>
      <w:r w:rsidR="009363BC">
        <w:t>come</w:t>
      </w:r>
      <w:r w:rsidR="00C3046D">
        <w:t xml:space="preserve"> more multiracial, there is still a bright Black/non-Black boundary</w:t>
      </w:r>
      <w:r w:rsidR="009363BC">
        <w:t xml:space="preserve"> </w:t>
      </w:r>
      <w:r w:rsidR="004413C7">
        <w:t>that significantly dis</w:t>
      </w:r>
      <w:r w:rsidR="003A7E7D">
        <w:t xml:space="preserve">tinguishes Black residents from </w:t>
      </w:r>
      <w:r w:rsidR="00F20B85">
        <w:t xml:space="preserve">other racial minority groups </w:t>
      </w:r>
      <w:r w:rsidR="00DD11BF">
        <w:t xml:space="preserve">and disadvantages them </w:t>
      </w:r>
      <w:r w:rsidR="00125118">
        <w:fldChar w:fldCharType="begin"/>
      </w:r>
      <w:r w:rsidR="00125118">
        <w:instrText xml:space="preserve"> ADDIN ZOTERO_ITEM CSL_CITATION {"citationID":"NqcZnInG","properties":{"formattedCitation":"(Fox and Guglielmo 2012; Lee and Bean 2004; Parisi, Lichter, and Taquino 2011)","plainCitation":"(Fox and Guglielmo 2012; Lee and Bean 2004; Parisi, Lichter, and Taquino 2011)","noteIndex":0},"citationItems":[{"id":925,"uris":["http://zotero.org/users/9022956/items/89PBPGHH"],"itemData":{"id":925,"type":"article-journal","abstract":"Contemporary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(Fox and Guglielmo 2012; Lee and Bean 2004; Parisi, Lichter, and Taquino 2011)</w:t>
      </w:r>
      <w:r w:rsidR="00125118">
        <w:fldChar w:fldCharType="end"/>
      </w:r>
      <w:r w:rsidR="00C3046D">
        <w:t xml:space="preserve">. </w:t>
      </w:r>
      <w:r w:rsidR="00D43476">
        <w:t xml:space="preserve">However, </w:t>
      </w:r>
      <w:del w:id="1026" w:author="Iris Zhang" w:date="2022-12-27T22:09:00Z">
        <w:r w:rsidR="006E3367" w:rsidDel="0098157A">
          <w:delText xml:space="preserve">this trend is not evident </w:delText>
        </w:r>
        <w:r w:rsidR="00D43476" w:rsidDel="0098157A">
          <w:delText>in non-Section 5 cities</w:delText>
        </w:r>
        <w:r w:rsidR="00B659F1" w:rsidDel="0098157A">
          <w:delText xml:space="preserve"> prior to </w:delText>
        </w:r>
        <w:r w:rsidR="00B659F1" w:rsidRPr="00B659F1" w:rsidDel="0098157A">
          <w:rPr>
            <w:i/>
            <w:iCs/>
          </w:rPr>
          <w:delText>Shelby</w:delText>
        </w:r>
      </w:del>
      <w:ins w:id="1027" w:author="Iris Zhang" w:date="2022-12-27T22:09:00Z">
        <w:r w:rsidR="0098157A">
          <w:t>the results fro</w:t>
        </w:r>
      </w:ins>
      <w:ins w:id="1028" w:author="Iris Zhang" w:date="2022-12-27T22:10:00Z">
        <w:r w:rsidR="0098157A">
          <w:t xml:space="preserve">m non-Section 5 places are </w:t>
        </w:r>
      </w:ins>
      <w:ins w:id="1029" w:author="Iris Zhang" w:date="2023-01-02T16:57:00Z">
        <w:r w:rsidR="00715900">
          <w:t xml:space="preserve">more </w:t>
        </w:r>
      </w:ins>
      <w:ins w:id="1030" w:author="Iris Zhang" w:date="2022-12-27T22:10:00Z">
        <w:r w:rsidR="0098157A">
          <w:t>perplexing</w:t>
        </w:r>
      </w:ins>
      <w:ins w:id="1031" w:author="Iris Zhang" w:date="2022-12-27T22:09:00Z">
        <w:r w:rsidR="0098157A">
          <w:t>.</w:t>
        </w:r>
      </w:ins>
      <w:ins w:id="1032" w:author="Iris Zhang" w:date="2022-12-27T22:10:00Z">
        <w:r w:rsidR="0098157A">
          <w:t xml:space="preserve"> Pre-</w:t>
        </w:r>
        <w:r w:rsidR="0098157A" w:rsidRPr="00214118">
          <w:rPr>
            <w:i/>
            <w:iCs/>
            <w:rPrChange w:id="1033" w:author="Iris Zhang" w:date="2022-12-27T22:11:00Z">
              <w:rPr/>
            </w:rPrChange>
          </w:rPr>
          <w:t>Shelby</w:t>
        </w:r>
        <w:r w:rsidR="0098157A">
          <w:t xml:space="preserve">, annexations </w:t>
        </w:r>
      </w:ins>
      <w:ins w:id="1034" w:author="Iris Zhang" w:date="2023-01-02T16:58:00Z">
        <w:r w:rsidR="005B327D">
          <w:t>a</w:t>
        </w:r>
      </w:ins>
      <w:ins w:id="1035" w:author="Iris Zhang" w:date="2022-12-27T22:10:00Z">
        <w:r w:rsidR="0098157A">
          <w:t xml:space="preserve">re more unfavorable towards non-Black minority residents than </w:t>
        </w:r>
      </w:ins>
      <w:ins w:id="1036" w:author="Iris Zhang" w:date="2022-12-27T22:11:00Z">
        <w:r w:rsidR="0098157A">
          <w:t>towards Black residents</w:t>
        </w:r>
      </w:ins>
      <w:ins w:id="1037" w:author="Iris Zhang" w:date="2022-12-27T22:10:00Z">
        <w:r w:rsidR="0098157A">
          <w:t>,</w:t>
        </w:r>
      </w:ins>
      <w:ins w:id="1038" w:author="Iris Zhang" w:date="2023-01-02T16:58:00Z">
        <w:r w:rsidR="00C70065">
          <w:t xml:space="preserve"> which could theoretically be explained by lower levels of anti-Blackness in these places</w:t>
        </w:r>
      </w:ins>
      <w:ins w:id="1039" w:author="Iris Zhang" w:date="2023-01-02T18:18:00Z">
        <w:r w:rsidR="00FB1639">
          <w:t xml:space="preserve"> that did not</w:t>
        </w:r>
      </w:ins>
      <w:ins w:id="1040" w:author="Iris Zhang" w:date="2023-01-02T16:58:00Z">
        <w:r w:rsidR="00C70065">
          <w:t xml:space="preserve"> meet</w:t>
        </w:r>
      </w:ins>
      <w:ins w:id="1041" w:author="Iris Zhang" w:date="2023-01-02T18:18:00Z">
        <w:r w:rsidR="00FB1639">
          <w:t xml:space="preserve"> </w:t>
        </w:r>
      </w:ins>
      <w:ins w:id="1042" w:author="Iris Zhang" w:date="2023-01-02T16:59:00Z">
        <w:r w:rsidR="00C70065">
          <w:t>the criteria for Section 5 coverage</w:t>
        </w:r>
      </w:ins>
      <w:ins w:id="1043" w:author="Iris Zhang" w:date="2023-01-02T16:58:00Z">
        <w:r w:rsidR="00C70065">
          <w:t>.</w:t>
        </w:r>
      </w:ins>
      <w:ins w:id="1044" w:author="Iris Zhang" w:date="2023-01-02T16:59:00Z">
        <w:r w:rsidR="00C70065">
          <w:t xml:space="preserve"> </w:t>
        </w:r>
        <w:r w:rsidR="008B7908">
          <w:t xml:space="preserve">However, </w:t>
        </w:r>
        <w:r w:rsidR="00C53128">
          <w:t xml:space="preserve">given </w:t>
        </w:r>
      </w:ins>
      <w:ins w:id="1045" w:author="Iris Zhang" w:date="2023-01-02T17:00:00Z">
        <w:r w:rsidR="00C53128">
          <w:t xml:space="preserve">other research suggesting that anti-minority resentment tends to be directed towards Black people </w:t>
        </w:r>
      </w:ins>
      <w:r w:rsidR="00125118">
        <w:fldChar w:fldCharType="begin"/>
      </w:r>
      <w:r w:rsidR="00125118">
        <w:instrText xml:space="preserve"> ADDIN ZOTERO_ITEM CSL_CITATION {"citationID":"zUnNyCu2","properties":{"formattedCitation":"(Abascal 2022)","plainCitation":"(Abascal 2022)","noteIndex":0},"citationItems":[{"id":1195,"uris":["http://zotero.org/users/9022956/items/UWW4AXF3"],"itemData":{"id":1195,"type":"article-journal","abstract":"The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Resentment","author":[{"family":"Abascal","given":"Maria"}],"issued":{"date-parts":[["2022",6,21]]}}}],"schema":"https://github.com/citation-style-language/schema/raw/master/csl-citation.json"} </w:instrText>
      </w:r>
      <w:r w:rsidR="00125118">
        <w:fldChar w:fldCharType="separate"/>
      </w:r>
      <w:r w:rsidR="00125118">
        <w:rPr>
          <w:noProof/>
        </w:rPr>
        <w:t>(Abascal 2022)</w:t>
      </w:r>
      <w:r w:rsidR="00125118">
        <w:fldChar w:fldCharType="end"/>
      </w:r>
      <w:ins w:id="1046" w:author="Iris Zhang" w:date="2023-01-02T18:17:00Z">
        <w:r w:rsidR="00AC75C2">
          <w:t xml:space="preserve">, </w:t>
        </w:r>
        <w:r w:rsidR="00AC75C2">
          <w:t xml:space="preserve">it is less clear why trends would therefore be </w:t>
        </w:r>
        <w:r w:rsidR="00FB1639">
          <w:t xml:space="preserve">more </w:t>
        </w:r>
        <w:r w:rsidR="00AC75C2">
          <w:t>unfavorable towards other non-Black minority residents</w:t>
        </w:r>
      </w:ins>
      <w:ins w:id="1047" w:author="Iris Zhang" w:date="2023-01-02T17:00:00Z">
        <w:r w:rsidR="00C53128">
          <w:t>.</w:t>
        </w:r>
        <w:r w:rsidR="00A03AD5">
          <w:t xml:space="preserve"> Then, </w:t>
        </w:r>
      </w:ins>
      <w:ins w:id="1048" w:author="Iris Zhang" w:date="2023-01-02T18:18:00Z">
        <w:r w:rsidR="00FB1639">
          <w:t xml:space="preserve">in a reversal, </w:t>
        </w:r>
      </w:ins>
      <w:ins w:id="1049" w:author="Iris Zhang" w:date="2022-12-27T22:10:00Z">
        <w:r w:rsidR="0098157A">
          <w:t>post-</w:t>
        </w:r>
        <w:r w:rsidR="0098157A" w:rsidRPr="00214118">
          <w:rPr>
            <w:i/>
            <w:iCs/>
            <w:rPrChange w:id="1050" w:author="Iris Zhang" w:date="2022-12-27T22:11:00Z">
              <w:rPr/>
            </w:rPrChange>
          </w:rPr>
          <w:t>Shelby</w:t>
        </w:r>
        <w:r w:rsidR="0098157A">
          <w:t xml:space="preserve"> annexations </w:t>
        </w:r>
      </w:ins>
      <w:ins w:id="1051" w:author="Iris Zhang" w:date="2023-01-02T16:58:00Z">
        <w:r w:rsidR="005B327D">
          <w:t>a</w:t>
        </w:r>
      </w:ins>
      <w:ins w:id="1052" w:author="Iris Zhang" w:date="2022-12-27T22:10:00Z">
        <w:r w:rsidR="0098157A">
          <w:t>re more favor</w:t>
        </w:r>
      </w:ins>
      <w:ins w:id="1053" w:author="Iris Zhang" w:date="2022-12-27T22:11:00Z">
        <w:r w:rsidR="0098157A">
          <w:t>able towards non-Black minority residents</w:t>
        </w:r>
      </w:ins>
      <w:ins w:id="1054" w:author="Iris Zhang" w:date="2023-01-02T17:02:00Z">
        <w:r w:rsidR="0060396F">
          <w:t xml:space="preserve"> in these places</w:t>
        </w:r>
      </w:ins>
      <w:ins w:id="1055" w:author="Iris Zhang" w:date="2023-01-02T16:58:00Z">
        <w:r w:rsidR="00540E9A">
          <w:t>.</w:t>
        </w:r>
      </w:ins>
      <w:del w:id="1056" w:author="Iris Zhang" w:date="2022-12-27T22:09:00Z">
        <w:r w:rsidR="001A10C0" w:rsidDel="0098157A">
          <w:delText>.</w:delText>
        </w:r>
      </w:del>
      <w:r w:rsidR="001A10C0">
        <w:t xml:space="preserve"> Further research should disentangle factors that contribute to bright Black/non-Black </w:t>
      </w:r>
      <w:r w:rsidR="00A60939">
        <w:t xml:space="preserve">racial </w:t>
      </w:r>
      <w:r w:rsidR="001A10C0">
        <w:t xml:space="preserve">boundaries versus </w:t>
      </w:r>
      <w:r w:rsidR="0058159F">
        <w:t>White</w:t>
      </w:r>
      <w:r w:rsidR="001A10C0">
        <w:t>/non-</w:t>
      </w:r>
      <w:r w:rsidR="0058159F">
        <w:t>White</w:t>
      </w:r>
      <w:r w:rsidR="001A10C0">
        <w:t xml:space="preserve"> ones</w:t>
      </w:r>
      <w:r w:rsidR="009F01CD">
        <w:t xml:space="preserve"> in annexation</w:t>
      </w:r>
      <w:ins w:id="1057" w:author="Iris Zhang" w:date="2022-12-27T22:11:00Z">
        <w:r w:rsidR="00214118">
          <w:t xml:space="preserve"> and explain </w:t>
        </w:r>
        <w:r w:rsidR="007F6AE9">
          <w:t xml:space="preserve">these </w:t>
        </w:r>
        <w:r w:rsidR="00214118">
          <w:t xml:space="preserve">differences between Section 5 and non-Section 5 places. </w:t>
        </w:r>
      </w:ins>
      <w:del w:id="1058" w:author="Iris Zhang" w:date="2022-12-27T22:11:00Z">
        <w:r w:rsidR="001A10C0" w:rsidDel="00214118">
          <w:delText xml:space="preserve">. </w:delText>
        </w:r>
        <w:r w:rsidR="00D341B3" w:rsidDel="00214118">
          <w:delText xml:space="preserve"> </w:delText>
        </w:r>
      </w:del>
    </w:p>
    <w:p w14:paraId="069D2CBF" w14:textId="66CD6ADA" w:rsidR="002616DB" w:rsidRDefault="008E5DE4" w:rsidP="00CF7C95">
      <w:pPr>
        <w:spacing w:line="480" w:lineRule="auto"/>
        <w:ind w:firstLine="720"/>
        <w:pPrChange w:id="1059" w:author="Iris Zhang" w:date="2023-01-03T11:01:00Z">
          <w:pPr>
            <w:spacing w:line="360" w:lineRule="auto"/>
            <w:ind w:firstLine="720"/>
          </w:pPr>
        </w:pPrChange>
      </w:pPr>
      <w:r>
        <w:t xml:space="preserve">There are a few important limitations </w:t>
      </w:r>
      <w:del w:id="1060" w:author="Iris Zhang" w:date="2023-01-02T18:18:00Z">
        <w:r w:rsidDel="00FB1639">
          <w:delText>to these results</w:delText>
        </w:r>
        <w:r w:rsidR="008071F7" w:rsidDel="00FB1639">
          <w:delText xml:space="preserve"> </w:delText>
        </w:r>
      </w:del>
      <w:r w:rsidR="008071F7">
        <w:t>that provide fruitful avenues for further research</w:t>
      </w:r>
      <w:r>
        <w:t xml:space="preserve">. First, </w:t>
      </w:r>
      <w:del w:id="1061" w:author="Iris Zhang" w:date="2023-01-02T17:04:00Z">
        <w:r w:rsidR="001843D7" w:rsidDel="00016CE0">
          <w:delText xml:space="preserve">even though </w:delText>
        </w:r>
        <w:r w:rsidR="001D614B" w:rsidDel="00016CE0">
          <w:delText xml:space="preserve">validation against an official source of boundary changes </w:delText>
        </w:r>
        <w:r w:rsidR="00AD08A4" w:rsidDel="00016CE0">
          <w:delText>suggests that I</w:delText>
        </w:r>
        <w:r w:rsidR="00705881" w:rsidDel="00016CE0">
          <w:delText xml:space="preserve"> accurate</w:delText>
        </w:r>
        <w:r w:rsidR="00AD08A4" w:rsidDel="00016CE0">
          <w:delText>ly</w:delText>
        </w:r>
        <w:r w:rsidR="00705881" w:rsidDel="00016CE0">
          <w:delText xml:space="preserve"> identifi</w:delText>
        </w:r>
        <w:r w:rsidR="00AD08A4" w:rsidDel="00016CE0">
          <w:delText>ed</w:delText>
        </w:r>
        <w:r w:rsidR="00705881" w:rsidDel="00016CE0">
          <w:delText xml:space="preserve"> annexations, </w:delText>
        </w:r>
      </w:del>
      <w:r w:rsidR="000819F7">
        <w:t xml:space="preserve">there could </w:t>
      </w:r>
      <w:del w:id="1062" w:author="Iris Zhang" w:date="2023-01-02T17:04:00Z">
        <w:r w:rsidR="000819F7" w:rsidDel="00016CE0">
          <w:delText xml:space="preserve">nevertheless </w:delText>
        </w:r>
      </w:del>
      <w:r w:rsidR="000819F7">
        <w:t>be measurement error</w:t>
      </w:r>
      <w:r w:rsidR="00780EB7">
        <w:t xml:space="preserve"> at both the </w:t>
      </w:r>
      <w:r w:rsidR="001272D1">
        <w:t>municipal</w:t>
      </w:r>
      <w:r w:rsidR="00780EB7">
        <w:t>- and block-levels</w:t>
      </w:r>
      <w:r w:rsidR="000819F7">
        <w:t>. For the 2007-2013 and 2014-2020 periods</w:t>
      </w:r>
      <w:r w:rsidR="00CF0329">
        <w:t xml:space="preserve"> in particular</w:t>
      </w:r>
      <w:r w:rsidR="000819F7">
        <w:t xml:space="preserve">, the low rate of validation against the BAS </w:t>
      </w:r>
      <w:r w:rsidR="00CD69AF">
        <w:t xml:space="preserve">could either be due to the demonstrated lag in </w:t>
      </w:r>
      <w:r w:rsidR="00725D61">
        <w:t xml:space="preserve">official records of annexation or </w:t>
      </w:r>
      <w:r w:rsidR="004C78A4">
        <w:t xml:space="preserve">due to </w:t>
      </w:r>
      <w:r w:rsidR="00187A4A">
        <w:t xml:space="preserve">measurement error. </w:t>
      </w:r>
      <w:r w:rsidR="00174D2C">
        <w:t xml:space="preserve">While my results are </w:t>
      </w:r>
      <w:r w:rsidR="001D6B18">
        <w:t xml:space="preserve">still </w:t>
      </w:r>
      <w:r w:rsidR="00174D2C">
        <w:t xml:space="preserve">robust to the subset of annexations validated against the BAS, </w:t>
      </w:r>
      <w:r w:rsidR="00413400">
        <w:t xml:space="preserve">another study using a different method of identifying annexations may find different trends. </w:t>
      </w:r>
      <w:r w:rsidR="00D47414">
        <w:t xml:space="preserve">Second, I </w:t>
      </w:r>
      <w:r w:rsidR="00D47414">
        <w:lastRenderedPageBreak/>
        <w:t>compared pre- and post-</w:t>
      </w:r>
      <w:r w:rsidR="00D47414" w:rsidRPr="00D47414">
        <w:rPr>
          <w:i/>
          <w:iCs/>
        </w:rPr>
        <w:t>Shelby</w:t>
      </w:r>
      <w:r w:rsidR="00D47414">
        <w:t xml:space="preserve"> annexations using 6-year periods, but </w:t>
      </w:r>
      <w:r w:rsidR="00BF284D">
        <w:t>this approach lacks fine</w:t>
      </w:r>
      <w:r w:rsidR="00B94904">
        <w:t>-</w:t>
      </w:r>
      <w:r w:rsidR="00BF284D">
        <w:t>grained temporal detail</w:t>
      </w:r>
      <w:r w:rsidR="00B94904">
        <w:t xml:space="preserve"> to </w:t>
      </w:r>
      <w:r w:rsidR="00CA3C3C">
        <w:t>determine</w:t>
      </w:r>
      <w:r w:rsidR="008E7797">
        <w:t xml:space="preserve"> </w:t>
      </w:r>
      <w:r w:rsidR="00CA3C3C">
        <w:t xml:space="preserve">whether </w:t>
      </w:r>
      <w:r w:rsidR="0055170B">
        <w:t>municipal</w:t>
      </w:r>
      <w:r w:rsidR="00CA3C3C">
        <w:t xml:space="preserve">ities that annexed did so through one annexation or multiple, </w:t>
      </w:r>
      <w:r w:rsidR="00570251">
        <w:t>additive annexations</w:t>
      </w:r>
      <w:r w:rsidR="00C866CF">
        <w:t>. Studying each annexation event individually</w:t>
      </w:r>
      <w:r w:rsidR="00DB4397">
        <w:t xml:space="preserve"> could</w:t>
      </w:r>
      <w:r w:rsidR="0064592D">
        <w:t xml:space="preserve"> yield richer information on </w:t>
      </w:r>
      <w:r w:rsidR="00793786">
        <w:t xml:space="preserve">the relationship between annexation and </w:t>
      </w:r>
      <w:r w:rsidR="009660E8">
        <w:t xml:space="preserve">racial composition, and </w:t>
      </w:r>
      <w:r w:rsidR="008E0811">
        <w:t xml:space="preserve">future research </w:t>
      </w:r>
      <w:r w:rsidR="00956F9A">
        <w:t>w</w:t>
      </w:r>
      <w:r w:rsidR="008E0811">
        <w:t xml:space="preserve">ould benefit from </w:t>
      </w:r>
      <w:r w:rsidR="0039554C">
        <w:t xml:space="preserve">identifying sources of data to conduct this analysis. </w:t>
      </w:r>
      <w:r w:rsidR="0033078B">
        <w:t>These two limitations highlight the need for more timely</w:t>
      </w:r>
      <w:r w:rsidR="000B71CE">
        <w:t xml:space="preserve">, complete, and </w:t>
      </w:r>
      <w:r w:rsidR="0033078B">
        <w:t>o</w:t>
      </w:r>
      <w:r w:rsidR="00653509">
        <w:t xml:space="preserve">fficial recordkeeping </w:t>
      </w:r>
      <w:r w:rsidR="002D4002">
        <w:t xml:space="preserve">on annexations </w:t>
      </w:r>
      <w:r w:rsidR="000B71CE">
        <w:t>with enough</w:t>
      </w:r>
      <w:r w:rsidR="002D4002">
        <w:t xml:space="preserve"> block-level</w:t>
      </w:r>
      <w:r w:rsidR="00EC3D0F">
        <w:t xml:space="preserve"> </w:t>
      </w:r>
      <w:r w:rsidR="000B71CE">
        <w:t>detail</w:t>
      </w:r>
      <w:r w:rsidR="00E00B13">
        <w:t xml:space="preserve">, which would not only help with further research, but also with enforcement </w:t>
      </w:r>
      <w:r w:rsidR="00D848F3">
        <w:t>of federal laws</w:t>
      </w:r>
      <w:r w:rsidR="00CB5002">
        <w:t xml:space="preserve">. </w:t>
      </w:r>
      <w:r w:rsidR="00F02EC3">
        <w:t>It is also possible that effects have not yet emerged</w:t>
      </w:r>
      <w:r w:rsidR="000341E5">
        <w:t>, such that future research using a longer time span</w:t>
      </w:r>
      <w:r w:rsidR="00957B0F">
        <w:t xml:space="preserve"> after </w:t>
      </w:r>
      <w:r w:rsidR="00957B0F" w:rsidRPr="00957B0F">
        <w:rPr>
          <w:i/>
          <w:iCs/>
        </w:rPr>
        <w:t>Shelby</w:t>
      </w:r>
      <w:r w:rsidR="000341E5">
        <w:t xml:space="preserve"> </w:t>
      </w:r>
      <w:r w:rsidR="00157416">
        <w:t xml:space="preserve">would yield different results. </w:t>
      </w:r>
      <w:r w:rsidR="0005389C">
        <w:t xml:space="preserve"> </w:t>
      </w:r>
    </w:p>
    <w:p w14:paraId="7B3F1E5C" w14:textId="2A862E0F" w:rsidR="000D0991" w:rsidDel="00FF7869" w:rsidRDefault="000D0991" w:rsidP="00CF7C95">
      <w:pPr>
        <w:spacing w:line="480" w:lineRule="auto"/>
        <w:ind w:firstLine="720"/>
        <w:rPr>
          <w:del w:id="1063" w:author="Iris Zhang" w:date="2023-01-02T17:51:00Z"/>
        </w:rPr>
        <w:pPrChange w:id="1064" w:author="Iris Zhang" w:date="2023-01-03T11:01:00Z">
          <w:pPr>
            <w:spacing w:line="360" w:lineRule="auto"/>
            <w:ind w:firstLine="720"/>
          </w:pPr>
        </w:pPrChange>
      </w:pPr>
      <w:r>
        <w:t>Third, my analysis does not incorporate information on other boundary changes like incorporations and mergers, which also f</w:t>
      </w:r>
      <w:r w:rsidR="00816E3B">
        <w:t>e</w:t>
      </w:r>
      <w:r>
        <w:t xml:space="preserve">ll under the purview of Section 5. </w:t>
      </w:r>
      <w:r w:rsidR="00912148">
        <w:t xml:space="preserve">Unincorporated, predominantly </w:t>
      </w:r>
      <w:r w:rsidR="0058159F">
        <w:t>White</w:t>
      </w:r>
      <w:r w:rsidR="00912148">
        <w:t xml:space="preserve"> communities can use incorporation to avoid being annexed into a more racially diverse neighboring city </w:t>
      </w:r>
      <w:r w:rsidR="00125118">
        <w:fldChar w:fldCharType="begin"/>
      </w:r>
      <w:r w:rsidR="00125118">
        <w:instrText xml:space="preserve"> ADDIN ZOTERO_ITEM CSL_CITATION {"citationID":"CCp9CSdA","properties":{"formattedCitation":"(Miller 1981)","plainCitation":"(Miller 1981)","noteIndex":0},"citationItems":[{"id":976,"uris":["http://zotero.org/users/9022956/items/QQC88YGB"],"itemData":{"id":976,"type":"book","call-number":"CB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(Miller 1981)</w:t>
      </w:r>
      <w:r w:rsidR="00125118">
        <w:fldChar w:fldCharType="end"/>
      </w:r>
      <w:r w:rsidR="00912148">
        <w:t xml:space="preserve">, or if they are already part of the city, secede </w:t>
      </w:r>
      <w:r w:rsidR="00125118">
        <w:fldChar w:fldCharType="begin"/>
      </w:r>
      <w:r w:rsidR="00125118">
        <w:instrText xml:space="preserve"> ADDIN ZOTERO_ITEM CSL_CITATION {"citationID":"9YCM2Tt7","properties":{"formattedCitation":"(M. L. Owens and Gillespie 2018)","plainCitation":"(M. L. Owens and Gillespie 2018)","noteIndex":0},"citationItems":[{"id":978,"uris":["http://zotero.org/users/9022956/items/BSKMYZBB"],"itemData":{"id":978,"type":"article-journal","abstract":"New cities reflect and manifest what Burns (1994) describes as “private values in public institutions.” Communities of interest advocate for and create new cities all the time, particularly for protection and defense of political preferences and influence over municipal land use and taxation (Rice, Waldner, and Smith 2014). Race and class, along with other factors, contribute, too, to the creation of new cities in the United States.Generally, new cities in the United States result from the incorporation of unincorporated areas of counties, creating few issues for existing cities proximate to them. Sometimes, calls for some new cities symbolize and substantiate municipal secession movements (e.g., Haselhoff 2002) or “defections” from county control (Waldner and Smith 2015). Typically, residents of an existing city seek to partition it, allowing themselves to leave behind their old cities to be solely governed by the counties where they reside (Waldner and Smith 2015) or they call for the creation of a new city via the normal approach of incorporating and annexing unincorporated county land (Leon-Moreta 2015). However, some calls for new cities advocate partitioning an existing city by “deannexation”; they propose taking portions of the existing city for the creation of a new city. Their objective is to create a city where public institutions may better reflect their private values and interests, and in many instances where the existing city is majority-nonwhite the campaigns claim to be “color-blind,” even as the distributive politics of cityhood certainly would not be (Connor 2014a). We study the recent “color-blind” campaign for the new city of Eagles Landing, a failed campaign led mainly by a coalition of white property owners that proposed, advocated for, and secured a 2018 referendum to create a new city from portions of the existing majority-black city of Stockbridge, Georgia, located in metropolitan Atlanta, where cityhood movements have been common for the last two decades (Connor 2014b). Specifically, the proposal and referendum called for the creation of a new city of Eagles Landing by the politically, fiscally, and racially problematic policy of “deannexation” of resource-rich portions of the majority-black city, a city that is also a strong black municipal empowerment city (i.e., black mayor and majority-black city council). We draw on public opinion data about the proposed city, precinct-level returns from the referendum, and content analysis of campaign materials and media coverage to discern the racial dimensions and degree to which race, particularly racial resentment and Black backlash, explain the rise and fall of this deviant case of a cityhood campaign.ReferencesNancy Burns, The Formation of American Local Governments: Private Values in Public Institutions (Oxford, 1994).Micahn Connor, “These Communities Have the Most to Gain from Valley Cityhood” Color-Blind Rhetoric of Urban Secession in Los Angeles, 1996–2002,” Journal of Urban History (2014a), pp. 48-64Micahn Connor, “Metropolitan Secession and the Space of Color-Blind Racism In Atlanta,” Journal of Urban Affairs (2014b), pp. 436-461Kim DeFronzo Haselhoff, “Motivations for the San Fernando Valley Secession Movement: The Political Dynamics of Secession,” (2002), pp. 425-436.Agustin Leon-Moreta, “Municipal incorporation in the United States,” Urban Studies (2015), pp. 3160-3180.Kathryn Rice, Leora Waldner, and Russell Smith, “Why New Cities Form: An Examination into Municipal Incorporation in the United States 1950-2010,” Journal of Planning Literature (2014), pp. 140-151.Leora Waldner and Russel Smith, “The Great Defection: How New City Clusters Form to Escape County Governance,” Public Administration Quarterly (2015), pp. 170-219","container-title":"SSRN","language":"en","source":"Social Science Research Network","title":"Cityhood by “Deannexation”: Race and the Referendum on Eagles Landing","title-short":"Cityhood by “Deannexation”","URL":"https://papers.ssrn.com/abstract=3290787","author":[{"family":"Owens","given":"Michael Leo"},{"family":"Gillespie","given":"Andra N."}],"accessed":{"date-parts":[["2022",8,24]]},"issued":{"date-parts":[["2018",11,26]]}}}],"schema":"https://github.com/citation-style-language/schema/raw/master/csl-citation.json"} </w:instrText>
      </w:r>
      <w:r w:rsidR="00125118">
        <w:fldChar w:fldCharType="separate"/>
      </w:r>
      <w:r w:rsidR="00125118">
        <w:rPr>
          <w:noProof/>
        </w:rPr>
        <w:t>(M. L. Owens and Gillespie 2018)</w:t>
      </w:r>
      <w:r w:rsidR="00125118">
        <w:fldChar w:fldCharType="end"/>
      </w:r>
      <w:r w:rsidR="00912148">
        <w:t xml:space="preserve">. My analysis does not account for these </w:t>
      </w:r>
      <w:r w:rsidR="00DA4F3B">
        <w:t xml:space="preserve">boundary changes, as the vast </w:t>
      </w:r>
      <w:r w:rsidR="009F3098">
        <w:t xml:space="preserve">majority of </w:t>
      </w:r>
      <w:r w:rsidR="00354BD5">
        <w:t xml:space="preserve">officially </w:t>
      </w:r>
      <w:r w:rsidR="009F3098">
        <w:t>recorded boundary changes</w:t>
      </w:r>
      <w:r w:rsidR="00DA4F3B">
        <w:t xml:space="preserve"> are annexations</w:t>
      </w:r>
      <w:r w:rsidR="00AA7781">
        <w:t>.</w:t>
      </w:r>
      <w:ins w:id="1065" w:author="Iris Zhang" w:date="2023-01-02T17:50:00Z">
        <w:r w:rsidR="00521F71">
          <w:rPr>
            <w:rStyle w:val="EndnoteReference"/>
          </w:rPr>
          <w:endnoteReference w:id="26"/>
        </w:r>
      </w:ins>
      <w:r w:rsidR="00AA7781">
        <w:t xml:space="preserve"> </w:t>
      </w:r>
      <w:del w:id="1070" w:author="Iris Zhang" w:date="2023-01-02T17:50:00Z">
        <w:r w:rsidR="00AA7781" w:rsidDel="00521F71">
          <w:delText>T</w:delText>
        </w:r>
        <w:r w:rsidR="00DA4F3B" w:rsidDel="00521F71">
          <w:delText xml:space="preserve">he </w:delText>
        </w:r>
        <w:r w:rsidR="009F3098" w:rsidDel="00521F71">
          <w:delText xml:space="preserve">actual </w:delText>
        </w:r>
        <w:r w:rsidR="00354BD5" w:rsidDel="00521F71">
          <w:delText xml:space="preserve">number </w:delText>
        </w:r>
        <w:r w:rsidR="00985B59" w:rsidDel="00521F71">
          <w:delText xml:space="preserve">may </w:delText>
        </w:r>
      </w:del>
      <w:del w:id="1071" w:author="Iris Zhang" w:date="2023-01-02T17:49:00Z">
        <w:r w:rsidR="00985B59" w:rsidDel="00521F71">
          <w:delText>be very different</w:delText>
        </w:r>
      </w:del>
      <w:del w:id="1072" w:author="Iris Zhang" w:date="2023-01-02T17:50:00Z">
        <w:r w:rsidR="00AA7781" w:rsidDel="00521F71">
          <w:delText>, but to the extent that underreporting is evenly distributed across types of boundary changes, my estimation that new incorporations and successions are a small proportion of all boundary changes should nevertheless be accurate</w:delText>
        </w:r>
        <w:r w:rsidR="00985B59" w:rsidDel="00521F71">
          <w:delText xml:space="preserve">. </w:delText>
        </w:r>
      </w:del>
      <w:r w:rsidR="008E7797">
        <w:t xml:space="preserve">Relatedly, my analysis does not address whether </w:t>
      </w:r>
      <w:del w:id="1073" w:author="Iris Zhang" w:date="2023-01-02T17:50:00Z">
        <w:r w:rsidR="008E7797" w:rsidDel="00521F71">
          <w:delText>unincorporated communities</w:delText>
        </w:r>
      </w:del>
      <w:ins w:id="1074" w:author="Iris Zhang" w:date="2023-01-02T17:50:00Z">
        <w:r w:rsidR="00521F71">
          <w:t>residents</w:t>
        </w:r>
      </w:ins>
      <w:r w:rsidR="008E7797">
        <w:t xml:space="preserve"> at </w:t>
      </w:r>
      <w:ins w:id="1075" w:author="Iris Zhang" w:date="2023-01-02T17:50:00Z">
        <w:r w:rsidR="00521F71">
          <w:t xml:space="preserve">municipal </w:t>
        </w:r>
      </w:ins>
      <w:del w:id="1076" w:author="Iris Zhang" w:date="2023-01-02T17:50:00Z">
        <w:r w:rsidR="008E7797" w:rsidDel="00521F71">
          <w:delText xml:space="preserve">the </w:delText>
        </w:r>
      </w:del>
      <w:r w:rsidR="008E7797">
        <w:t xml:space="preserve">fringes </w:t>
      </w:r>
      <w:del w:id="1077" w:author="Iris Zhang" w:date="2023-01-02T17:50:00Z">
        <w:r w:rsidR="008E7797" w:rsidDel="00521F71">
          <w:delText xml:space="preserve">of </w:delText>
        </w:r>
        <w:r w:rsidR="0055170B" w:rsidDel="00521F71">
          <w:delText>municipal</w:delText>
        </w:r>
        <w:r w:rsidR="008E7797" w:rsidDel="00521F71">
          <w:delText xml:space="preserve">ities </w:delText>
        </w:r>
      </w:del>
      <w:r w:rsidR="008E7797">
        <w:t xml:space="preserve">wish to be annexed or </w:t>
      </w:r>
      <w:del w:id="1078" w:author="Iris Zhang" w:date="2023-01-02T17:51:00Z">
        <w:r w:rsidR="008E7797" w:rsidDel="00521F71">
          <w:delText xml:space="preserve">whether they </w:delText>
        </w:r>
      </w:del>
      <w:r w:rsidR="008E7797">
        <w:t>resist it</w:t>
      </w:r>
      <w:r w:rsidR="002F6A2B">
        <w:t xml:space="preserve"> </w:t>
      </w:r>
      <w:r w:rsidR="00125118">
        <w:fldChar w:fldCharType="begin"/>
      </w:r>
      <w:r w:rsidR="00125118">
        <w:instrText xml:space="preserve"> ADDIN ZOTERO_ITEM CSL_CITATION {"citationID":"yXXY1dDk","properties":{"formattedCitation":"(Durst 2018; Miller 1981)","plainCitation":"(Durst 2018; Miller 1981)","noteIndex":0},"citationItems":[{"id":288,"uris":["http://zotero.org/users/9022956/items/3BUAAWTL"],"itemData":{"id":288,"type":"article-journal","abstract":"As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(Durst 2018; Miller 1981)</w:t>
      </w:r>
      <w:r w:rsidR="00125118">
        <w:fldChar w:fldCharType="end"/>
      </w:r>
      <w:r w:rsidR="007F30DA">
        <w:t>, and similarly</w:t>
      </w:r>
      <w:r w:rsidR="00793D38">
        <w:t xml:space="preserve"> I do </w:t>
      </w:r>
      <w:r w:rsidR="007F30DA">
        <w:t xml:space="preserve">not address whether minority communities in </w:t>
      </w:r>
      <w:r w:rsidR="0055170B">
        <w:t>municipal</w:t>
      </w:r>
      <w:r w:rsidR="007F30DA">
        <w:t xml:space="preserve">ities encourage or resist the </w:t>
      </w:r>
      <w:r w:rsidR="0055170B">
        <w:t>municipal</w:t>
      </w:r>
      <w:r w:rsidR="007F30DA">
        <w:t>ity’s annexation plans</w:t>
      </w:r>
      <w:r w:rsidR="008E7797">
        <w:t xml:space="preserve">. </w:t>
      </w:r>
      <w:r w:rsidR="007F30DA">
        <w:t xml:space="preserve">Including this data </w:t>
      </w:r>
      <w:r w:rsidR="001872B0">
        <w:t xml:space="preserve">may provide a </w:t>
      </w:r>
      <w:r w:rsidR="00AC33A7">
        <w:t>more complete</w:t>
      </w:r>
      <w:r w:rsidR="001872B0">
        <w:t xml:space="preserve"> picture of </w:t>
      </w:r>
      <w:r w:rsidR="006C361B">
        <w:t>the experiences of</w:t>
      </w:r>
      <w:r w:rsidR="00AC33A7">
        <w:t xml:space="preserve"> affected communities</w:t>
      </w:r>
      <w:r w:rsidR="001F5FA6">
        <w:t xml:space="preserve">, and it is an important qualitative aspect beyond the scope of the present study. </w:t>
      </w:r>
    </w:p>
    <w:p w14:paraId="108F63F4" w14:textId="111F84F6" w:rsidR="008E5DE4" w:rsidRDefault="006C72CD" w:rsidP="00CF7C95">
      <w:pPr>
        <w:spacing w:line="480" w:lineRule="auto"/>
        <w:ind w:firstLine="720"/>
        <w:pPrChange w:id="1079" w:author="Iris Zhang" w:date="2023-01-03T11:01:00Z">
          <w:pPr>
            <w:spacing w:line="360" w:lineRule="auto"/>
            <w:ind w:firstLine="720"/>
          </w:pPr>
        </w:pPrChange>
      </w:pPr>
      <w:r>
        <w:t>Lastly, while racial composition is one way of</w:t>
      </w:r>
      <w:r w:rsidR="00F43226">
        <w:t xml:space="preserve"> understanding the consequences of annexation for minority groups, </w:t>
      </w:r>
      <w:del w:id="1080" w:author="Iris Zhang" w:date="2023-01-02T17:51:00Z">
        <w:r w:rsidR="00F43226" w:rsidDel="00FF7869">
          <w:delText>it is an incomplete picture.</w:delText>
        </w:r>
        <w:r w:rsidR="00E20EDC" w:rsidDel="00FF7869">
          <w:delText xml:space="preserve"> What are the implications of reduced Black population share or increased </w:delText>
        </w:r>
        <w:r w:rsidR="0058159F" w:rsidDel="00FF7869">
          <w:delText>White</w:delText>
        </w:r>
        <w:r w:rsidR="00E20EDC" w:rsidDel="00FF7869">
          <w:delText xml:space="preserve"> population share? </w:delText>
        </w:r>
      </w:del>
      <w:r w:rsidR="00E20EDC">
        <w:t xml:space="preserve">I </w:t>
      </w:r>
      <w:r w:rsidR="00021383">
        <w:t xml:space="preserve">am not able to analyze </w:t>
      </w:r>
      <w:r w:rsidR="00E20EDC">
        <w:t>local electoral outcomes</w:t>
      </w:r>
      <w:ins w:id="1081" w:author="Iris Zhang" w:date="2022-12-27T22:13:00Z">
        <w:r w:rsidR="00ED0376">
          <w:t xml:space="preserve"> for all 15,000 places represented in this study</w:t>
        </w:r>
      </w:ins>
      <w:r w:rsidR="00E20EDC">
        <w:t xml:space="preserve"> to assess whether </w:t>
      </w:r>
      <w:ins w:id="1082" w:author="Iris Zhang" w:date="2022-12-27T22:13:00Z">
        <w:r w:rsidR="00ED0376">
          <w:t xml:space="preserve">the </w:t>
        </w:r>
      </w:ins>
      <w:r w:rsidR="00021383">
        <w:t xml:space="preserve">population composition </w:t>
      </w:r>
      <w:ins w:id="1083" w:author="Iris Zhang" w:date="2022-12-27T22:13:00Z">
        <w:r w:rsidR="00ED0376">
          <w:t xml:space="preserve">trends I identified </w:t>
        </w:r>
      </w:ins>
      <w:r w:rsidR="00021383">
        <w:t>translate</w:t>
      </w:r>
      <w:del w:id="1084" w:author="Iris Zhang" w:date="2022-12-27T22:13:00Z">
        <w:r w:rsidR="00021383" w:rsidDel="00ED0376">
          <w:delText>s</w:delText>
        </w:r>
      </w:del>
      <w:r w:rsidR="00021383">
        <w:t xml:space="preserve"> into tangible political </w:t>
      </w:r>
      <w:r w:rsidR="00021383">
        <w:lastRenderedPageBreak/>
        <w:t>consequences</w:t>
      </w:r>
      <w:r w:rsidR="00BB4685">
        <w:t xml:space="preserve">. While my findings highlight the importance of paying attention to how </w:t>
      </w:r>
      <w:r w:rsidR="00385181">
        <w:t>plac</w:t>
      </w:r>
      <w:r w:rsidR="00BB4685">
        <w:t xml:space="preserve">es </w:t>
      </w:r>
      <w:r w:rsidR="00952514">
        <w:t>can leverage boundaries to shape racial composition</w:t>
      </w:r>
      <w:r w:rsidR="006E7F97">
        <w:t xml:space="preserve">, future research could shed light on </w:t>
      </w:r>
      <w:r w:rsidR="00AA7781">
        <w:t>concrete political outcomes</w:t>
      </w:r>
      <w:r w:rsidR="006E7F97">
        <w:t xml:space="preserve"> at stake </w:t>
      </w:r>
      <w:r w:rsidR="00860769">
        <w:t xml:space="preserve">for </w:t>
      </w:r>
      <w:r w:rsidR="00D703FD">
        <w:t xml:space="preserve">individuals and communities belonging to these racial groups. </w:t>
      </w:r>
    </w:p>
    <w:p w14:paraId="7C3D8ED1" w14:textId="3BC8597B" w:rsidR="00D548AF" w:rsidRDefault="009F1DF4" w:rsidP="00CF7C95">
      <w:pPr>
        <w:spacing w:line="480" w:lineRule="auto"/>
        <w:contextualSpacing/>
        <w:rPr>
          <w:ins w:id="1085" w:author="Iris Zhang" w:date="2023-01-03T11:25:00Z"/>
        </w:rPr>
      </w:pPr>
      <w:r>
        <w:tab/>
        <w:t xml:space="preserve">In conclusion, </w:t>
      </w:r>
      <w:r w:rsidR="00995436">
        <w:t>t</w:t>
      </w:r>
      <w:r w:rsidR="009A3BC9">
        <w:t>hese findings</w:t>
      </w:r>
      <w:r w:rsidR="00DF461C">
        <w:t xml:space="preserve"> center </w:t>
      </w:r>
      <w:r w:rsidR="002E4CC1">
        <w:t>places of all sizes</w:t>
      </w:r>
      <w:r w:rsidR="00DF461C">
        <w:t xml:space="preserve"> </w:t>
      </w:r>
      <w:r w:rsidR="00633CE4">
        <w:t xml:space="preserve">as important </w:t>
      </w:r>
      <w:r w:rsidR="00EA3E3D">
        <w:t>units of analysis for racial inequality</w:t>
      </w:r>
      <w:r w:rsidR="00182435">
        <w:t>. Building on recent work highlighting municipal practices that exclude racial minority groups</w:t>
      </w:r>
      <w:r w:rsidR="00B90CC6">
        <w:t xml:space="preserve"> </w:t>
      </w:r>
      <w:r w:rsidR="00125118">
        <w:fldChar w:fldCharType="begin"/>
      </w:r>
      <w:r w:rsidR="00125118">
        <w:instrText xml:space="preserve"> ADDIN ZOTERO_ITEM CSL_CITATION {"citationID":"A74UddFd","properties":{"formattedCitation":"(Beck 2019; n.d.; Douds 2021; Pacewicz and Robinson 2021; Vargas et al. 2021)","plainCitation":"(Beck 2019; n.d.; Douds 2021; Pacewicz and Robinson 2021; Vargas et al.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id":956,"uris":["http://zotero.org/users/9022956/items/P2NSADBJ"],"itemData":{"id":956,"type":"article-journal","collection-title":"(forthcoming)","container-title":"Russell Sage Journal","title":"Police Killings and Municipal Reliance on Fine-and-Fee Revenue","author":[{"family":"Beck","given":"Brenden"}]},"label":"page"},{"id":983,"uris":["http://zotero.org/users/9022956/items/AMGMQYPP"],"itemData":{"id":983,"type":"article-journal","abstract":"Although theorists argue that ideology and material conditions emerge in relation to one another, the connection between racial ideology and place is undertheorized. Analyzing in-depth interviews (\n</w:instrText>
      </w:r>
      <w:r w:rsidR="00125118">
        <w:rPr>
          <w:rFonts w:ascii="Cambria Math" w:hAnsi="Cambria Math" w:cs="Cambria Math"/>
        </w:rPr>
        <w:instrText>𝑁</w:instrText>
      </w:r>
      <w:r w:rsidR="00125118">
        <w:instrText>=109\nN=109\n) with residents of a racially diverse suburb—Fort Bend County, Texas—the author uncovers a local racial ideology that they term the diversity contract. In contrast to colorblindness, which requires avoidance of race talk, residents exhibit selective engagement: race is recognized for certain purposes—including to celebrate diversity—but recognition of racial inequality in the community is disallowed. Through the diversity contract, residents co-construct the appearance of racial harmony. The author theorizes that this ideology emerges in highly selective, socioeconomically homogeneous diverse suburbs and finds preliminary support for this theory through comparative interviews in Queens County, New York (\n</w:instrText>
      </w:r>
      <w:r w:rsidR="00125118">
        <w:rPr>
          <w:rFonts w:ascii="Cambria Math" w:hAnsi="Cambria Math" w:cs="Cambria Math"/>
        </w:rPr>
        <w:instrText>𝑁</w:instrText>
      </w:r>
      <w:r w:rsidR="00125118">
        <w:instrText xml:space="preserve">=20\nN=20\n). Overall, findings suggest that place should be centralized in analyses of racial ideology and illustrate how racial inequality is upheld through different ideologies across varying local contexts.","container-title":"American Journal of Sociology","DOI":"10.1086/714499","ISSN":"0002-9602","issue":"6","note":"publisher: The University of Chicago Press","page":"1347-1388","source":"www-journals-uchicago-edu.stanford.idm.oclc.org (Atypon)","title":"The Diversity Contract: Constructing Racial Harmony in a Diverse American Suburb","title-short":"The Diversity Contract","volume":"126","author":[{"family":"Douds","given":"Kiara Wyndham"}],"issued":{"date-parts":[["2021",5]]}}},{"id":541,"uris":["http://zotero.org/users/9022956/items/8JW8MLV3"],"itemData":{"id":541,"type":"article-journal","abstract":"This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(Beck 2019; n.d.; Douds 2021; Pacewicz and Robinson 2021; Vargas et al. 2021)</w:t>
      </w:r>
      <w:r w:rsidR="00125118">
        <w:fldChar w:fldCharType="end"/>
      </w:r>
      <w:r w:rsidR="00182435">
        <w:t xml:space="preserve">, </w:t>
      </w:r>
      <w:r w:rsidR="002247C5">
        <w:t>I show how</w:t>
      </w:r>
      <w:r w:rsidR="000B59F0">
        <w:t xml:space="preserve"> annexations </w:t>
      </w:r>
      <w:r w:rsidR="002247C5">
        <w:t>is yet another way</w:t>
      </w:r>
      <w:r w:rsidR="000B59F0">
        <w:t xml:space="preserve"> </w:t>
      </w:r>
      <w:r w:rsidR="00410954">
        <w:t xml:space="preserve">municipalities </w:t>
      </w:r>
      <w:r w:rsidR="00F53755">
        <w:t>can exert racial control.</w:t>
      </w:r>
      <w:r w:rsidR="001D206C">
        <w:t xml:space="preserve"> </w:t>
      </w:r>
      <w:r w:rsidR="00995436">
        <w:t>T</w:t>
      </w:r>
      <w:r w:rsidR="00410954">
        <w:t xml:space="preserve">hese findings </w:t>
      </w:r>
      <w:r w:rsidR="009A3BC9">
        <w:t>also provide</w:t>
      </w:r>
      <w:r w:rsidR="004D2AD5">
        <w:t xml:space="preserve"> </w:t>
      </w:r>
      <w:r w:rsidR="009A3BC9">
        <w:t>avenue</w:t>
      </w:r>
      <w:r w:rsidR="004D2AD5">
        <w:t>s</w:t>
      </w:r>
      <w:r w:rsidR="009A3BC9">
        <w:t xml:space="preserve"> for further research into how to </w:t>
      </w:r>
      <w:r w:rsidR="004D2AD5">
        <w:t xml:space="preserve">better craft federal </w:t>
      </w:r>
      <w:r w:rsidR="00DF673E">
        <w:t>legislation</w:t>
      </w:r>
      <w:r w:rsidR="004D2AD5">
        <w:t xml:space="preserve"> to</w:t>
      </w:r>
      <w:r w:rsidR="009A3BC9">
        <w:t xml:space="preserve"> guard against racially exclusionary behavior. Since </w:t>
      </w:r>
      <w:r w:rsidR="00410954">
        <w:t xml:space="preserve">municipalities </w:t>
      </w:r>
      <w:r w:rsidR="00DF673E">
        <w:t>may con</w:t>
      </w:r>
      <w:r w:rsidR="00AA7781">
        <w:t>tinue</w:t>
      </w:r>
      <w:r w:rsidR="00DF673E">
        <w:t xml:space="preserve"> to conduct annexations</w:t>
      </w:r>
      <w:r w:rsidR="009A3BC9">
        <w:t xml:space="preserve">, </w:t>
      </w:r>
      <w:del w:id="1086" w:author="Iris Zhang" w:date="2023-01-02T17:54:00Z">
        <w:r w:rsidR="009A3BC9" w:rsidDel="00FF7869">
          <w:delText xml:space="preserve">scholars </w:delText>
        </w:r>
      </w:del>
      <w:ins w:id="1087" w:author="Iris Zhang" w:date="2023-01-02T17:54:00Z">
        <w:r w:rsidR="00FF7869">
          <w:t>we</w:t>
        </w:r>
        <w:r w:rsidR="00FF7869">
          <w:t xml:space="preserve"> </w:t>
        </w:r>
      </w:ins>
      <w:r w:rsidR="009A3BC9">
        <w:t xml:space="preserve">should nevertheless continue to monitor </w:t>
      </w:r>
      <w:r w:rsidR="00410954">
        <w:t>municipal</w:t>
      </w:r>
      <w:r w:rsidR="00A35D68">
        <w:t xml:space="preserve"> boundary changes </w:t>
      </w:r>
      <w:r w:rsidR="009A3BC9">
        <w:t xml:space="preserve">after the </w:t>
      </w:r>
      <w:r w:rsidR="009A3BC9" w:rsidRPr="00A67004">
        <w:rPr>
          <w:i/>
          <w:iCs/>
        </w:rPr>
        <w:t>Shelby v. Holder</w:t>
      </w:r>
      <w:r w:rsidR="009A3BC9">
        <w:t xml:space="preserve"> decision. While much attention is placed on the gerrymandering of higher-level boundaries like congressional districts, </w:t>
      </w:r>
      <w:r w:rsidR="00AE00C2">
        <w:t xml:space="preserve">gerrymandering of </w:t>
      </w:r>
      <w:r w:rsidR="00385181">
        <w:t>municipal</w:t>
      </w:r>
      <w:r w:rsidR="00A35D68">
        <w:t xml:space="preserve"> boundaries </w:t>
      </w:r>
      <w:r w:rsidR="00AE00C2">
        <w:t>also matter and have important implications for</w:t>
      </w:r>
      <w:r w:rsidR="00A563FB">
        <w:t xml:space="preserve"> macro-segregation</w:t>
      </w:r>
      <w:r w:rsidR="00AE00C2">
        <w:t xml:space="preserve"> </w:t>
      </w:r>
      <w:r w:rsidR="007544CD">
        <w:t>and minority political representation</w:t>
      </w:r>
      <w:r w:rsidR="004E4DF3">
        <w:t xml:space="preserve"> </w:t>
      </w:r>
      <w:r w:rsidR="00125118">
        <w:fldChar w:fldCharType="begin"/>
      </w:r>
      <w:r w:rsidR="00125118">
        <w:instrText xml:space="preserve"> ADDIN ZOTERO_ITEM CSL_CITATION {"citationID":"hAFW9mdY","properties":{"formattedCitation":"(Anderson 2010; Durst 2018; Durst et al. 2021; Lichter, Parisi, and Taquino 2015)","plainCitation":"(Anderson 2010; Durst 2018; Durst et al. 2021; Lichter, Parisi, and Taquino 2015)","noteIndex":0},"citationItems":[{"id":798,"uris":["http://zotero.org/users/9022956/items/Y4FMQISM"],"itemData":{"id":798,"type":"article-journal","container-title":"Stanford Law Review","issue":"4","language":"en","page":"931-1004","source":"Zotero","title":"Mapped Out of Local Democracy","volume":"62","author":[{"family":"Anderson","given":"Michelle Wilde"}],"issued":{"date-parts":[["2010"]]}}},{"id":288,"uris":["http://zotero.org/users/9022956/items/3BUAAWTL"],"itemData":{"id":288,"type":"article-journal","abstract":"As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(Anderson 2010; Durst 2018; Durst et al. 2021; Lichter, Parisi, and Taquino 2015)</w:t>
      </w:r>
      <w:r w:rsidR="00125118">
        <w:fldChar w:fldCharType="end"/>
      </w:r>
      <w:r w:rsidR="009A3BC9">
        <w:t xml:space="preserve">. </w:t>
      </w:r>
      <w:r w:rsidR="00B0733B">
        <w:t xml:space="preserve">Future research on </w:t>
      </w:r>
      <w:r w:rsidR="00385181">
        <w:t>municipal</w:t>
      </w:r>
      <w:r w:rsidR="00B0733B">
        <w:t xml:space="preserve"> boundaries would benefit from</w:t>
      </w:r>
      <w:r w:rsidR="009A3BC9">
        <w:t xml:space="preserve"> more transparency in the annexation process, </w:t>
      </w:r>
      <w:r w:rsidR="00336F5F">
        <w:t xml:space="preserve">including </w:t>
      </w:r>
      <w:r w:rsidR="009A3BC9">
        <w:t xml:space="preserve">better and more </w:t>
      </w:r>
      <w:r w:rsidR="00382E42">
        <w:t>timely</w:t>
      </w:r>
      <w:r w:rsidR="009A3BC9">
        <w:t xml:space="preserve"> data</w:t>
      </w:r>
      <w:r w:rsidR="0006266A">
        <w:t xml:space="preserve"> on annexations</w:t>
      </w:r>
      <w:r w:rsidR="00382E42">
        <w:t xml:space="preserve"> </w:t>
      </w:r>
      <w:r w:rsidR="009A3BC9">
        <w:t>at the appropriate geographic level</w:t>
      </w:r>
      <w:r w:rsidR="00B0733B">
        <w:t>s</w:t>
      </w:r>
      <w:r w:rsidR="00382E42">
        <w:t xml:space="preserve">. </w:t>
      </w:r>
      <w:r w:rsidR="00B0733B">
        <w:t xml:space="preserve"> </w:t>
      </w:r>
    </w:p>
    <w:p w14:paraId="101D97AE" w14:textId="77777777" w:rsidR="00A81B0E" w:rsidRDefault="00A81B0E" w:rsidP="00CF7C95">
      <w:pPr>
        <w:spacing w:line="480" w:lineRule="auto"/>
        <w:contextualSpacing/>
        <w:rPr>
          <w:ins w:id="1088" w:author="Iris Zhang" w:date="2023-01-03T10:56:00Z"/>
        </w:rPr>
        <w:pPrChange w:id="1089" w:author="Iris Zhang" w:date="2023-01-03T11:01:00Z">
          <w:pPr>
            <w:spacing w:line="360" w:lineRule="auto"/>
            <w:contextualSpacing/>
          </w:pPr>
        </w:pPrChange>
      </w:pPr>
    </w:p>
    <w:p w14:paraId="66CF1A0E" w14:textId="3157BF0D" w:rsidR="00D548AF" w:rsidRPr="00D548AF" w:rsidRDefault="000C0710" w:rsidP="00CF7C95">
      <w:pPr>
        <w:spacing w:line="480" w:lineRule="auto"/>
        <w:contextualSpacing/>
        <w:rPr>
          <w:ins w:id="1090" w:author="Iris Zhang" w:date="2023-01-02T17:54:00Z"/>
          <w:b/>
          <w:bCs/>
          <w:rPrChange w:id="1091" w:author="Iris Zhang" w:date="2023-01-03T10:56:00Z">
            <w:rPr>
              <w:ins w:id="1092" w:author="Iris Zhang" w:date="2023-01-02T17:54:00Z"/>
            </w:rPr>
          </w:rPrChange>
        </w:rPr>
        <w:pPrChange w:id="1093" w:author="Iris Zhang" w:date="2023-01-03T11:01:00Z">
          <w:pPr>
            <w:spacing w:line="360" w:lineRule="auto"/>
            <w:contextualSpacing/>
          </w:pPr>
        </w:pPrChange>
      </w:pPr>
      <w:ins w:id="1094" w:author="Iris Zhang" w:date="2023-01-03T11:08:00Z">
        <w:r w:rsidRPr="000C0710">
          <w:rPr>
            <w:b/>
            <w:bCs/>
            <w:i/>
            <w:iCs/>
            <w:rPrChange w:id="1095" w:author="Iris Zhang" w:date="2023-01-03T11:08:00Z">
              <w:rPr>
                <w:b/>
                <w:bCs/>
              </w:rPr>
            </w:rPrChange>
          </w:rPr>
          <w:t>Corresponding author:</w:t>
        </w:r>
        <w:r>
          <w:rPr>
            <w:b/>
            <w:bCs/>
          </w:rPr>
          <w:t xml:space="preserve"> </w:t>
        </w:r>
      </w:ins>
      <w:ins w:id="1096" w:author="Iris Zhang" w:date="2023-01-03T10:56:00Z">
        <w:r w:rsidR="00D548AF" w:rsidRPr="001228EE">
          <w:t xml:space="preserve">Iris H. Zhang, Department of Sociology, 450 Jane Stanford Way, Bldg. 120, Stanford, CA 94305; e-mail: </w:t>
        </w:r>
        <w:r w:rsidR="00D548AF" w:rsidRPr="00DC3C44">
          <w:fldChar w:fldCharType="begin"/>
        </w:r>
        <w:r w:rsidR="00D548AF" w:rsidRPr="00DC3C44">
          <w:instrText>HYPERLINK "mailto:ihzhang@stanford.edu"</w:instrText>
        </w:r>
        <w:r w:rsidR="00D548AF" w:rsidRPr="00DC3C44">
          <w:fldChar w:fldCharType="separate"/>
        </w:r>
        <w:r w:rsidR="00D548AF" w:rsidRPr="001228EE">
          <w:rPr>
            <w:rStyle w:val="Hyperlink"/>
          </w:rPr>
          <w:t>ihzhang@sta</w:t>
        </w:r>
        <w:r w:rsidR="00D548AF" w:rsidRPr="001228EE">
          <w:rPr>
            <w:rStyle w:val="Hyperlink"/>
          </w:rPr>
          <w:t>n</w:t>
        </w:r>
        <w:r w:rsidR="00D548AF" w:rsidRPr="001228EE">
          <w:rPr>
            <w:rStyle w:val="Hyperlink"/>
          </w:rPr>
          <w:t>ford.edu</w:t>
        </w:r>
        <w:r w:rsidR="00D548AF" w:rsidRPr="001228EE">
          <w:rPr>
            <w:rStyle w:val="Hyperlink"/>
          </w:rPr>
          <w:fldChar w:fldCharType="end"/>
        </w:r>
      </w:ins>
      <w:ins w:id="1097" w:author="Iris Zhang" w:date="2023-01-03T10:57:00Z">
        <w:r w:rsidR="00710024">
          <w:t xml:space="preserve">. </w:t>
        </w:r>
      </w:ins>
    </w:p>
    <w:p w14:paraId="5E015008" w14:textId="77777777" w:rsidR="00E8766D" w:rsidRDefault="00E8766D" w:rsidP="0055170B">
      <w:pPr>
        <w:spacing w:line="360" w:lineRule="auto"/>
        <w:contextualSpacing/>
        <w:rPr>
          <w:ins w:id="1098" w:author="Iris Zhang" w:date="2022-12-19T21:11:00Z"/>
        </w:rPr>
      </w:pPr>
    </w:p>
    <w:p w14:paraId="59B8E731" w14:textId="5432607C" w:rsidR="00696250" w:rsidDel="00A81B0E" w:rsidRDefault="00696250" w:rsidP="0055170B">
      <w:pPr>
        <w:spacing w:line="360" w:lineRule="auto"/>
        <w:contextualSpacing/>
        <w:rPr>
          <w:del w:id="1099" w:author="Iris Zhang" w:date="2022-12-27T21:17:00Z"/>
        </w:rPr>
      </w:pPr>
      <w:moveToRangeStart w:id="1100" w:author="Iris Zhang" w:date="2022-12-19T21:11:00Z" w:name="move122376687"/>
      <w:moveTo w:id="1101" w:author="Iris Zhang" w:date="2022-12-19T21:11:00Z">
        <w:del w:id="1102" w:author="Iris Zhang" w:date="2022-12-27T21:17:00Z">
          <w:r w:rsidDel="00BD3518">
            <w:delText xml:space="preserve">First, I highlight the importance of an understudied method through which municipalities can shape their racial composition, which has implications for macro-segregation </w:delText>
          </w:r>
          <w:r w:rsidDel="00BD3518">
            <w:fldChar w:fldCharType="begin"/>
          </w:r>
          <w:r w:rsidDel="00BD3518">
            <w:delInstrText xml:space="preserve"> ADDIN ZOTERO_ITEM CSL_CITATION {"citationID":"j0qFaZW4","properties":{"formattedCitation":"(Lichter et al. 2015)","plainCitation":"(Lichter et al.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delInstrText>
          </w:r>
          <w:r w:rsidDel="00BD3518">
            <w:fldChar w:fldCharType="separate"/>
          </w:r>
          <w:r w:rsidDel="00BD3518">
            <w:rPr>
              <w:noProof/>
            </w:rPr>
            <w:delText>(Lichter et al. 2015)</w:delText>
          </w:r>
          <w:r w:rsidDel="00BD3518">
            <w:fldChar w:fldCharType="end"/>
          </w:r>
          <w:r w:rsidDel="00BD3518">
            <w:delText xml:space="preserve">. I echo other research showing that place matters and the importance of centering municipal practices in understanding racial inequality </w:delText>
          </w:r>
          <w:r w:rsidDel="00BD3518">
            <w:fldChar w:fldCharType="begin"/>
          </w:r>
          <w:r w:rsidDel="00BD3518">
            <w:delInstrText xml:space="preserve"> ADDIN ZOTERO_ITEM CSL_CITATION {"citationID":"ht25W8Id","properties":{"formattedCitation":"(Judd 2005; Lichter et al. 2015; Trounstine 2009)","plainCitation":"(Judd 2005; Lichter et al. 2015; Trounstine 2009)","noteIndex":0},"citationItems":[{"id":721,"uris":["http://zotero.org/users/9022956/items/H6993MJN"],"itemData":{"id":721,"type":"article-journal","abstract":"For some time urban scholars in political science have been estranged from the mainstream scholarship of their discipline. In this article I offer three explanations for this phenomenon. First, in the 1960s urban scholarship became wedded to the political project of savings the cities—an ideological commitment that still colors urban research. Second, urban scholarship continues to reflect the reform traditions inherited from the Progressive Period. Third, urban scholars have been prone to excessive rhetoric when describing the urban condition. These three tendencies have combined to make the study of cities a somewhat insular enterprise.","container-title":"Urban Affairs Review","DOI":"10.1177/1078087405280197","ISSN":"1078-0874","issue":"2","journalAbbreviation":"Urban Affairs Review","language":"en","note":"publisher: SAGE Publications Inc","page":"119-131","source":"SAGE Journals","title":"Everything is Always Going to Hell: Urban Scholars as End-Times Prophets","title-short":"Everything is Always Going to Hell","volume":"41","author":[{"family":"Judd","given":"Dennis R."}],"issued":{"date-parts":[["2005",11,1]]}}},{"id":304,"uris":["http://zotero.org/users/9022956/items/S7JQ3RW7"],"itemData":{"id":304,"type":"article-journal","abstract":"This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delInstrText>
          </w:r>
          <w:r w:rsidDel="00BD3518">
            <w:fldChar w:fldCharType="separate"/>
          </w:r>
          <w:r w:rsidDel="00BD3518">
            <w:rPr>
              <w:noProof/>
            </w:rPr>
            <w:delText>(Judd 2005; Lichter et al. 2015; Trounstine 2009)</w:delText>
          </w:r>
          <w:r w:rsidDel="00BD3518">
            <w:fldChar w:fldCharType="end"/>
          </w:r>
          <w:r w:rsidDel="00BD3518">
            <w:delText xml:space="preserve">. Second, I provide empirical evidence that Section 5 was limited in effectiveness against strategic annexations used to dilute minority voting power across the country. Finally, I show significant differences in outcomes for Black versus non-Black racial minority groups in the process of annexation that signal persistent Black exceptionalism in residential racial discrimination </w:delText>
          </w:r>
          <w:r w:rsidDel="00BD3518">
            <w:fldChar w:fldCharType="begin"/>
          </w:r>
        </w:del>
      </w:moveTo>
      <w:del w:id="1103" w:author="Iris Zhang" w:date="2022-12-27T21:17:00Z">
        <w:r w:rsidR="004F2E19" w:rsidDel="00BD3518">
          <w:delInstrText xml:space="preserve"> ADDIN ZOTERO_ITEM CSL_CITATION {"citationID":"fZquzqBW","properties":{"formattedCitation":"(Parisi et al. 2011)","plainCitation":"(Parisi et al.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delInstrText>
        </w:r>
      </w:del>
      <w:moveTo w:id="1104" w:author="Iris Zhang" w:date="2022-12-19T21:11:00Z">
        <w:del w:id="1105" w:author="Iris Zhang" w:date="2022-12-27T21:17:00Z">
          <w:r w:rsidDel="00BD3518">
            <w:fldChar w:fldCharType="separate"/>
          </w:r>
        </w:del>
      </w:moveTo>
      <w:del w:id="1106" w:author="Iris Zhang" w:date="2022-12-27T21:17:00Z">
        <w:r w:rsidR="004F2E19" w:rsidDel="00BD3518">
          <w:rPr>
            <w:noProof/>
          </w:rPr>
          <w:delText>(Parisi et al. 2011)</w:delText>
        </w:r>
      </w:del>
      <w:moveTo w:id="1107" w:author="Iris Zhang" w:date="2022-12-19T21:11:00Z">
        <w:del w:id="1108" w:author="Iris Zhang" w:date="2022-12-27T21:17:00Z">
          <w:r w:rsidDel="00BD3518">
            <w:fldChar w:fldCharType="end"/>
          </w:r>
          <w:r w:rsidDel="00BD3518">
            <w:delText xml:space="preserve">. </w:delText>
          </w:r>
        </w:del>
      </w:moveTo>
    </w:p>
    <w:p w14:paraId="2BAC6478" w14:textId="5D180030" w:rsidR="00A81B0E" w:rsidRDefault="00A81B0E" w:rsidP="00696250">
      <w:pPr>
        <w:spacing w:line="360" w:lineRule="auto"/>
        <w:ind w:firstLine="720"/>
        <w:rPr>
          <w:ins w:id="1109" w:author="Iris Zhang" w:date="2023-01-03T11:25:00Z"/>
        </w:rPr>
      </w:pPr>
    </w:p>
    <w:p w14:paraId="7CCC0CFF" w14:textId="421716D7" w:rsidR="00A81B0E" w:rsidRDefault="00A81B0E" w:rsidP="00696250">
      <w:pPr>
        <w:spacing w:line="360" w:lineRule="auto"/>
        <w:ind w:firstLine="720"/>
        <w:rPr>
          <w:ins w:id="1110" w:author="Iris Zhang" w:date="2023-01-03T11:25:00Z"/>
        </w:rPr>
      </w:pPr>
    </w:p>
    <w:p w14:paraId="0AD40AEE" w14:textId="77777777" w:rsidR="00A81B0E" w:rsidRDefault="00A81B0E" w:rsidP="00696250">
      <w:pPr>
        <w:spacing w:line="360" w:lineRule="auto"/>
        <w:ind w:firstLine="720"/>
        <w:rPr>
          <w:ins w:id="1111" w:author="Iris Zhang" w:date="2023-01-03T11:25:00Z"/>
          <w:moveTo w:id="1112" w:author="Iris Zhang" w:date="2022-12-19T21:11:00Z"/>
        </w:rPr>
      </w:pPr>
    </w:p>
    <w:moveToRangeEnd w:id="1100"/>
    <w:p w14:paraId="51224B87" w14:textId="10BB3B6B" w:rsidR="00696250" w:rsidRPr="009C1F42" w:rsidRDefault="009C1F42" w:rsidP="0055170B">
      <w:pPr>
        <w:spacing w:line="360" w:lineRule="auto"/>
        <w:contextualSpacing/>
        <w:rPr>
          <w:ins w:id="1113" w:author="Iris Zhang" w:date="2022-12-27T18:59:00Z"/>
          <w:b/>
          <w:bCs/>
          <w:rPrChange w:id="1114" w:author="Iris Zhang" w:date="2022-12-27T19:01:00Z">
            <w:rPr>
              <w:ins w:id="1115" w:author="Iris Zhang" w:date="2022-12-27T18:59:00Z"/>
            </w:rPr>
          </w:rPrChange>
        </w:rPr>
      </w:pPr>
      <w:ins w:id="1116" w:author="Iris Zhang" w:date="2022-12-27T19:01:00Z">
        <w:r w:rsidRPr="009C1F42">
          <w:rPr>
            <w:b/>
            <w:bCs/>
            <w:rPrChange w:id="1117" w:author="Iris Zhang" w:date="2022-12-27T19:01:00Z">
              <w:rPr/>
            </w:rPrChange>
          </w:rPr>
          <w:lastRenderedPageBreak/>
          <w:t>TABLES</w:t>
        </w:r>
      </w:ins>
    </w:p>
    <w:p w14:paraId="1F4F6576" w14:textId="77777777" w:rsidR="00834430" w:rsidRDefault="00834430" w:rsidP="00834430">
      <w:pPr>
        <w:spacing w:line="360" w:lineRule="auto"/>
        <w:rPr>
          <w:ins w:id="1118" w:author="Iris Zhang" w:date="2022-12-27T18:59:00Z"/>
          <w:b/>
          <w:bCs/>
        </w:rPr>
      </w:pPr>
    </w:p>
    <w:p w14:paraId="42E1CE5A" w14:textId="2CDC6D07" w:rsidR="00834430" w:rsidRDefault="00834430" w:rsidP="00834430">
      <w:pPr>
        <w:spacing w:line="360" w:lineRule="auto"/>
        <w:rPr>
          <w:moveTo w:id="1119" w:author="Iris Zhang" w:date="2022-12-27T18:59:00Z"/>
          <w:b/>
          <w:bCs/>
        </w:rPr>
      </w:pPr>
      <w:moveToRangeStart w:id="1120" w:author="Iris Zhang" w:date="2022-12-27T18:59:00Z" w:name="move123059979"/>
      <w:moveTo w:id="1121" w:author="Iris Zhang" w:date="2022-12-27T18:59:00Z">
        <w:r w:rsidRPr="00B128FC">
          <w:rPr>
            <w:b/>
            <w:bCs/>
          </w:rPr>
          <w:t>Table 1. Comparison of Author’s Identification of Annexations and Official Records in the 2000-2021 Boundary and Annexation Surveys (BAS)</w:t>
        </w:r>
      </w:moveTo>
    </w:p>
    <w:p w14:paraId="6BB62F14" w14:textId="77777777" w:rsidR="00834430" w:rsidRPr="00B128FC" w:rsidRDefault="00834430" w:rsidP="00834430">
      <w:pPr>
        <w:spacing w:line="360" w:lineRule="auto"/>
        <w:rPr>
          <w:moveTo w:id="1122" w:author="Iris Zhang" w:date="2022-12-27T18:59:00Z"/>
          <w:b/>
          <w:bCs/>
        </w:rPr>
      </w:pPr>
    </w:p>
    <w:p w14:paraId="40C1222A" w14:textId="77777777" w:rsidR="00497BC5" w:rsidRDefault="00834430" w:rsidP="00834430">
      <w:pPr>
        <w:spacing w:line="360" w:lineRule="auto"/>
        <w:rPr>
          <w:ins w:id="1123" w:author="Iris Zhang" w:date="2022-12-27T19:06:00Z"/>
        </w:rPr>
        <w:sectPr w:rsidR="00497BC5">
          <w:footerReference w:type="even" r:id="rId22"/>
          <w:footerReference w:type="default" r:id="rId23"/>
          <w:footnotePr>
            <w:numRestart w:val="eachSect"/>
          </w:footnotePr>
          <w:endnotePr>
            <w:numFmt w:val="decimal"/>
          </w:endnotePr>
          <w:pgSz w:w="12240" w:h="15840"/>
          <w:pgMar w:top="1440" w:right="1440" w:bottom="1440" w:left="1440" w:header="720" w:footer="720" w:gutter="0"/>
          <w:cols w:space="720"/>
          <w:docGrid w:linePitch="360"/>
        </w:sectPr>
      </w:pPr>
      <w:moveTo w:id="1124" w:author="Iris Zhang" w:date="2022-12-27T18:59:00Z">
        <w:r w:rsidRPr="00B128FC">
          <w:rPr>
            <w:noProof/>
          </w:rPr>
          <w:drawing>
            <wp:inline distT="0" distB="0" distL="0" distR="0" wp14:anchorId="734FB9B8" wp14:editId="5494C92B">
              <wp:extent cx="43434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2870200"/>
                      </a:xfrm>
                      <a:prstGeom prst="rect">
                        <a:avLst/>
                      </a:prstGeom>
                    </pic:spPr>
                  </pic:pic>
                </a:graphicData>
              </a:graphic>
            </wp:inline>
          </w:drawing>
        </w:r>
      </w:moveTo>
    </w:p>
    <w:p w14:paraId="095A67FF" w14:textId="77777777" w:rsidR="00497BC5" w:rsidRDefault="00497BC5" w:rsidP="00497BC5">
      <w:pPr>
        <w:spacing w:line="360" w:lineRule="auto"/>
        <w:rPr>
          <w:ins w:id="1125" w:author="Iris Zhang" w:date="2022-12-27T19:06:00Z"/>
          <w:b/>
          <w:bCs/>
        </w:rPr>
      </w:pPr>
      <w:ins w:id="1126" w:author="Iris Zhang" w:date="2022-12-27T19:06:00Z">
        <w:r w:rsidRPr="00382234">
          <w:rPr>
            <w:b/>
            <w:bCs/>
          </w:rPr>
          <w:lastRenderedPageBreak/>
          <w:t>Table 2. Descriptive Statistics for Analytical Sample</w:t>
        </w:r>
      </w:ins>
    </w:p>
    <w:p w14:paraId="6C546465" w14:textId="77777777" w:rsidR="00497BC5" w:rsidRDefault="00497BC5" w:rsidP="00497BC5">
      <w:pPr>
        <w:spacing w:line="360" w:lineRule="auto"/>
        <w:rPr>
          <w:ins w:id="1127" w:author="Iris Zhang" w:date="2022-12-27T19:06:00Z"/>
          <w:b/>
          <w:bCs/>
        </w:rPr>
      </w:pPr>
    </w:p>
    <w:p w14:paraId="7C9C70D2" w14:textId="77777777" w:rsidR="00497BC5" w:rsidRDefault="00497BC5" w:rsidP="00497BC5">
      <w:pPr>
        <w:spacing w:line="360" w:lineRule="auto"/>
        <w:rPr>
          <w:ins w:id="1128" w:author="Iris Zhang" w:date="2022-12-27T19:06:00Z"/>
          <w:i/>
          <w:iCs/>
        </w:rPr>
      </w:pPr>
      <w:ins w:id="1129" w:author="Iris Zhang" w:date="2022-12-27T19:06:00Z">
        <w:r w:rsidRPr="00C61018">
          <w:rPr>
            <w:i/>
            <w:iCs/>
            <w:noProof/>
          </w:rPr>
          <w:drawing>
            <wp:inline distT="0" distB="0" distL="0" distR="0" wp14:anchorId="18A12B7E" wp14:editId="7A0E3658">
              <wp:extent cx="5943600" cy="5741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41670"/>
                      </a:xfrm>
                      <a:prstGeom prst="rect">
                        <a:avLst/>
                      </a:prstGeom>
                    </pic:spPr>
                  </pic:pic>
                </a:graphicData>
              </a:graphic>
            </wp:inline>
          </w:drawing>
        </w:r>
      </w:ins>
    </w:p>
    <w:p w14:paraId="5C750196" w14:textId="77777777" w:rsidR="00497BC5" w:rsidRDefault="00497BC5" w:rsidP="00834430">
      <w:pPr>
        <w:spacing w:line="360" w:lineRule="auto"/>
        <w:rPr>
          <w:ins w:id="1130" w:author="Iris Zhang" w:date="2022-12-27T19:07:00Z"/>
        </w:rPr>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1BFE9F2F" w14:textId="46B1D8F7" w:rsidR="00497BC5" w:rsidRDefault="00497BC5" w:rsidP="00497BC5">
      <w:pPr>
        <w:spacing w:line="360" w:lineRule="auto"/>
        <w:rPr>
          <w:ins w:id="1131" w:author="Iris Zhang" w:date="2023-01-02T17:55:00Z"/>
          <w:b/>
          <w:bCs/>
        </w:rPr>
      </w:pPr>
      <w:ins w:id="1132" w:author="Iris Zhang" w:date="2022-12-27T19:07:00Z">
        <w:r w:rsidRPr="00CE2E88">
          <w:rPr>
            <w:b/>
            <w:bCs/>
          </w:rPr>
          <w:lastRenderedPageBreak/>
          <w:t xml:space="preserve">Table 3. </w:t>
        </w:r>
        <w:r>
          <w:rPr>
            <w:b/>
            <w:bCs/>
          </w:rPr>
          <w:t xml:space="preserve">Average </w:t>
        </w:r>
        <w:r w:rsidRPr="00CE2E88">
          <w:rPr>
            <w:b/>
            <w:bCs/>
          </w:rPr>
          <w:t xml:space="preserve">Racial Composition </w:t>
        </w:r>
        <w:r>
          <w:rPr>
            <w:b/>
            <w:bCs/>
          </w:rPr>
          <w:t xml:space="preserve">Across Period and Geographic Level </w:t>
        </w:r>
        <w:r w:rsidRPr="00CE2E88">
          <w:rPr>
            <w:b/>
            <w:bCs/>
          </w:rPr>
          <w:t xml:space="preserve">for Analytical Sample </w:t>
        </w:r>
      </w:ins>
    </w:p>
    <w:p w14:paraId="2FDD56C5" w14:textId="77777777" w:rsidR="00937BC0" w:rsidRPr="00382234" w:rsidRDefault="00937BC0" w:rsidP="00497BC5">
      <w:pPr>
        <w:spacing w:line="360" w:lineRule="auto"/>
        <w:rPr>
          <w:ins w:id="1133" w:author="Iris Zhang" w:date="2022-12-27T19:07:00Z"/>
          <w:b/>
          <w:bCs/>
        </w:rPr>
      </w:pPr>
    </w:p>
    <w:p w14:paraId="122D96D5" w14:textId="77777777" w:rsidR="00497BC5" w:rsidRDefault="00497BC5" w:rsidP="00497BC5">
      <w:pPr>
        <w:spacing w:line="360" w:lineRule="auto"/>
        <w:rPr>
          <w:ins w:id="1134" w:author="Iris Zhang" w:date="2022-12-27T19:07:00Z"/>
        </w:rPr>
      </w:pPr>
      <w:ins w:id="1135" w:author="Iris Zhang" w:date="2022-12-27T19:07:00Z">
        <w:r w:rsidRPr="00382234">
          <w:rPr>
            <w:noProof/>
          </w:rPr>
          <w:drawing>
            <wp:inline distT="0" distB="0" distL="0" distR="0" wp14:anchorId="7A002B2A" wp14:editId="7384D687">
              <wp:extent cx="5943600" cy="1004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04570"/>
                      </a:xfrm>
                      <a:prstGeom prst="rect">
                        <a:avLst/>
                      </a:prstGeom>
                    </pic:spPr>
                  </pic:pic>
                </a:graphicData>
              </a:graphic>
            </wp:inline>
          </w:drawing>
        </w:r>
      </w:ins>
    </w:p>
    <w:p w14:paraId="71E97E76" w14:textId="77777777" w:rsidR="00497BC5" w:rsidRDefault="00497BC5" w:rsidP="00834430">
      <w:pPr>
        <w:spacing w:line="360" w:lineRule="auto"/>
        <w:rPr>
          <w:ins w:id="1136" w:author="Iris Zhang" w:date="2022-12-27T19:09:00Z"/>
        </w:rPr>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6B49FA32" w14:textId="3D429469" w:rsidR="00497BC5" w:rsidRDefault="00497BC5" w:rsidP="00497BC5">
      <w:pPr>
        <w:spacing w:line="360" w:lineRule="auto"/>
        <w:rPr>
          <w:ins w:id="1137" w:author="Iris Zhang" w:date="2023-01-02T17:55:00Z"/>
          <w:b/>
          <w:color w:val="000000"/>
        </w:rPr>
      </w:pPr>
      <w:ins w:id="1138" w:author="Iris Zhang" w:date="2022-12-27T19:09:00Z">
        <w:r w:rsidRPr="00B3518F">
          <w:rPr>
            <w:b/>
            <w:bCs/>
          </w:rPr>
          <w:lastRenderedPageBreak/>
          <w:t>Table 4</w:t>
        </w:r>
        <w:r w:rsidRPr="00B3518F">
          <w:rPr>
            <w:b/>
            <w:bCs/>
            <w:color w:val="000000"/>
          </w:rPr>
          <w:t xml:space="preserve">. </w:t>
        </w:r>
        <w:r>
          <w:rPr>
            <w:b/>
            <w:color w:val="000000"/>
          </w:rPr>
          <w:t xml:space="preserve">Linear Probability </w:t>
        </w:r>
        <w:r w:rsidRPr="004239EA">
          <w:rPr>
            <w:b/>
            <w:color w:val="000000"/>
          </w:rPr>
          <w:t xml:space="preserve">Regression </w:t>
        </w:r>
        <w:r>
          <w:rPr>
            <w:b/>
            <w:color w:val="000000"/>
          </w:rPr>
          <w:t xml:space="preserve">Results </w:t>
        </w:r>
        <w:r w:rsidRPr="004239EA">
          <w:rPr>
            <w:b/>
            <w:color w:val="000000"/>
          </w:rPr>
          <w:t xml:space="preserve">Predicting </w:t>
        </w:r>
        <w:r>
          <w:rPr>
            <w:b/>
            <w:color w:val="000000"/>
          </w:rPr>
          <w:t xml:space="preserve">Annexation by Section 5 Coverage and </w:t>
        </w:r>
        <w:r w:rsidRPr="00192E06">
          <w:rPr>
            <w:b/>
            <w:color w:val="000000"/>
          </w:rPr>
          <w:t>Period</w:t>
        </w:r>
      </w:ins>
    </w:p>
    <w:p w14:paraId="3E446586" w14:textId="77777777" w:rsidR="00937BC0" w:rsidRDefault="00937BC0" w:rsidP="00497BC5">
      <w:pPr>
        <w:spacing w:line="360" w:lineRule="auto"/>
        <w:rPr>
          <w:ins w:id="1139" w:author="Iris Zhang" w:date="2022-12-27T19:09:00Z"/>
          <w:b/>
          <w:color w:val="000000"/>
        </w:rPr>
      </w:pPr>
    </w:p>
    <w:p w14:paraId="0C4A0D02" w14:textId="2D62151A" w:rsidR="00EA43B5" w:rsidRDefault="00497BC5" w:rsidP="00497BC5">
      <w:pPr>
        <w:spacing w:line="360" w:lineRule="auto"/>
        <w:rPr>
          <w:ins w:id="1140" w:author="Iris Zhang" w:date="2022-12-27T22:17:00Z"/>
          <w:i/>
          <w:iCs/>
        </w:rPr>
        <w:sectPr w:rsidR="00EA43B5">
          <w:footnotePr>
            <w:numRestart w:val="eachSect"/>
          </w:footnotePr>
          <w:endnotePr>
            <w:numFmt w:val="decimal"/>
          </w:endnotePr>
          <w:pgSz w:w="12240" w:h="15840"/>
          <w:pgMar w:top="1440" w:right="1440" w:bottom="1440" w:left="1440" w:header="720" w:footer="720" w:gutter="0"/>
          <w:cols w:space="720"/>
          <w:docGrid w:linePitch="360"/>
        </w:sectPr>
      </w:pPr>
      <w:ins w:id="1141" w:author="Iris Zhang" w:date="2022-12-27T19:09:00Z">
        <w:r w:rsidRPr="002823E4">
          <w:rPr>
            <w:i/>
            <w:iCs/>
            <w:noProof/>
          </w:rPr>
          <w:drawing>
            <wp:inline distT="0" distB="0" distL="0" distR="0" wp14:anchorId="5E1BBE0B" wp14:editId="695686E2">
              <wp:extent cx="4565876" cy="47729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1563" cy="4778912"/>
                      </a:xfrm>
                      <a:prstGeom prst="rect">
                        <a:avLst/>
                      </a:prstGeom>
                    </pic:spPr>
                  </pic:pic>
                </a:graphicData>
              </a:graphic>
            </wp:inline>
          </w:drawing>
        </w:r>
      </w:ins>
    </w:p>
    <w:p w14:paraId="3AA2983B" w14:textId="77777777" w:rsidR="00EA43B5" w:rsidRPr="00A85131" w:rsidRDefault="00EA43B5" w:rsidP="00EA43B5">
      <w:pPr>
        <w:spacing w:line="360" w:lineRule="auto"/>
        <w:rPr>
          <w:ins w:id="1142" w:author="Iris Zhang" w:date="2022-12-27T22:17:00Z"/>
          <w:b/>
          <w:bCs/>
        </w:rPr>
      </w:pPr>
      <w:ins w:id="1143" w:author="Iris Zhang" w:date="2022-12-27T22:17:00Z">
        <w:r w:rsidRPr="00A85131">
          <w:rPr>
            <w:b/>
            <w:bCs/>
          </w:rPr>
          <w:lastRenderedPageBreak/>
          <w:t xml:space="preserve">Table 5. Effect Sizes of Annexation by Section 5 Coverage and Period </w:t>
        </w:r>
      </w:ins>
    </w:p>
    <w:p w14:paraId="0AB6ED19" w14:textId="77777777" w:rsidR="00EA43B5" w:rsidRDefault="00EA43B5" w:rsidP="00EA43B5">
      <w:pPr>
        <w:spacing w:line="360" w:lineRule="auto"/>
        <w:rPr>
          <w:ins w:id="1144" w:author="Iris Zhang" w:date="2022-12-27T22:17:00Z"/>
          <w:i/>
          <w:iCs/>
        </w:rPr>
      </w:pPr>
    </w:p>
    <w:p w14:paraId="6B498A5B" w14:textId="77777777" w:rsidR="00EA43B5" w:rsidRDefault="00EA43B5" w:rsidP="00EA43B5">
      <w:pPr>
        <w:spacing w:line="360" w:lineRule="auto"/>
        <w:rPr>
          <w:ins w:id="1145" w:author="Iris Zhang" w:date="2022-12-27T22:17:00Z"/>
          <w:b/>
          <w:bCs/>
        </w:rPr>
        <w:sectPr w:rsidR="00EA43B5" w:rsidSect="00EA43B5">
          <w:footnotePr>
            <w:numRestart w:val="eachSect"/>
          </w:footnotePr>
          <w:endnotePr>
            <w:numFmt w:val="decimal"/>
          </w:endnotePr>
          <w:pgSz w:w="15840" w:h="12240" w:orient="landscape"/>
          <w:pgMar w:top="720" w:right="720" w:bottom="720" w:left="720" w:header="720" w:footer="720" w:gutter="0"/>
          <w:cols w:space="720"/>
          <w:docGrid w:linePitch="360"/>
        </w:sectPr>
      </w:pPr>
      <w:ins w:id="1146" w:author="Iris Zhang" w:date="2022-12-27T22:17:00Z">
        <w:r w:rsidRPr="00A85131">
          <w:rPr>
            <w:noProof/>
          </w:rPr>
          <w:drawing>
            <wp:inline distT="0" distB="0" distL="0" distR="0" wp14:anchorId="2AEB7B43" wp14:editId="26E4744F">
              <wp:extent cx="7669184" cy="550039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2534" cy="5502794"/>
                      </a:xfrm>
                      <a:prstGeom prst="rect">
                        <a:avLst/>
                      </a:prstGeom>
                    </pic:spPr>
                  </pic:pic>
                </a:graphicData>
              </a:graphic>
            </wp:inline>
          </w:drawing>
        </w:r>
      </w:ins>
    </w:p>
    <w:p w14:paraId="20C0991E" w14:textId="7B873127" w:rsidR="00EA43B5" w:rsidRDefault="00EA43B5" w:rsidP="00EA43B5">
      <w:pPr>
        <w:spacing w:line="360" w:lineRule="auto"/>
        <w:rPr>
          <w:ins w:id="1147" w:author="Iris Zhang" w:date="2023-01-02T17:55:00Z"/>
          <w:b/>
          <w:bCs/>
        </w:rPr>
      </w:pPr>
      <w:ins w:id="1148" w:author="Iris Zhang" w:date="2022-12-27T22:18:00Z">
        <w:r>
          <w:rPr>
            <w:b/>
            <w:bCs/>
          </w:rPr>
          <w:lastRenderedPageBreak/>
          <w:t xml:space="preserve">FIGURES </w:t>
        </w:r>
      </w:ins>
    </w:p>
    <w:p w14:paraId="0C75A4ED" w14:textId="77777777" w:rsidR="00937BC0" w:rsidRDefault="00937BC0" w:rsidP="00EA43B5">
      <w:pPr>
        <w:spacing w:line="360" w:lineRule="auto"/>
        <w:rPr>
          <w:ins w:id="1149" w:author="Iris Zhang" w:date="2022-12-27T22:18:00Z"/>
          <w:b/>
          <w:bCs/>
        </w:rPr>
      </w:pPr>
    </w:p>
    <w:p w14:paraId="17BED098" w14:textId="51B4B1B7" w:rsidR="00EA43B5" w:rsidRDefault="00EA43B5" w:rsidP="00EA43B5">
      <w:pPr>
        <w:spacing w:line="360" w:lineRule="auto"/>
        <w:rPr>
          <w:ins w:id="1150" w:author="Iris Zhang" w:date="2023-01-02T17:55:00Z"/>
          <w:b/>
          <w:bCs/>
        </w:rPr>
      </w:pPr>
      <w:ins w:id="1151" w:author="Iris Zhang" w:date="2022-12-27T22:18:00Z">
        <w:r w:rsidRPr="00AB5D6D">
          <w:rPr>
            <w:b/>
            <w:bCs/>
          </w:rPr>
          <w:t>Figure 1. Annexations in the City of Atlanta, GA, between 2000-2020</w:t>
        </w:r>
      </w:ins>
    </w:p>
    <w:p w14:paraId="1C12AD19" w14:textId="77777777" w:rsidR="00937BC0" w:rsidRPr="00382234" w:rsidRDefault="00937BC0" w:rsidP="00EA43B5">
      <w:pPr>
        <w:spacing w:line="360" w:lineRule="auto"/>
        <w:rPr>
          <w:ins w:id="1152" w:author="Iris Zhang" w:date="2022-12-27T22:18:00Z"/>
          <w:b/>
          <w:bCs/>
        </w:rPr>
      </w:pPr>
    </w:p>
    <w:p w14:paraId="7045D7CC" w14:textId="1584D19B" w:rsidR="00EA43B5" w:rsidRDefault="00EA43B5" w:rsidP="00EA43B5">
      <w:pPr>
        <w:spacing w:line="360" w:lineRule="auto"/>
        <w:rPr>
          <w:ins w:id="1153" w:author="Iris Zhang" w:date="2022-12-27T22:18:00Z"/>
        </w:rPr>
      </w:pPr>
      <w:ins w:id="1154" w:author="Iris Zhang" w:date="2022-12-27T22:18:00Z">
        <w:r>
          <w:rPr>
            <w:noProof/>
          </w:rPr>
          <w:drawing>
            <wp:inline distT="0" distB="0" distL="0" distR="0" wp14:anchorId="4FF18E06" wp14:editId="6744FF2A">
              <wp:extent cx="4836026" cy="362570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1">
                        <a:extLst>
                          <a:ext uri="{28A0092B-C50C-407E-A947-70E740481C1C}">
                            <a14:useLocalDpi xmlns:a14="http://schemas.microsoft.com/office/drawing/2010/main" val="0"/>
                          </a:ext>
                        </a:extLst>
                      </a:blip>
                      <a:srcRect l="3590" r="8205"/>
                      <a:stretch/>
                    </pic:blipFill>
                    <pic:spPr bwMode="auto">
                      <a:xfrm>
                        <a:off x="0" y="0"/>
                        <a:ext cx="4836026" cy="3625703"/>
                      </a:xfrm>
                      <a:prstGeom prst="rect">
                        <a:avLst/>
                      </a:prstGeom>
                      <a:ln>
                        <a:noFill/>
                      </a:ln>
                      <a:extLst>
                        <a:ext uri="{53640926-AAD7-44D8-BBD7-CCE9431645EC}">
                          <a14:shadowObscured xmlns:a14="http://schemas.microsoft.com/office/drawing/2010/main"/>
                        </a:ext>
                      </a:extLst>
                    </pic:spPr>
                  </pic:pic>
                </a:graphicData>
              </a:graphic>
            </wp:inline>
          </w:drawing>
        </w:r>
      </w:ins>
    </w:p>
    <w:p w14:paraId="4274A96A" w14:textId="126C3BC5" w:rsidR="00EA43B5" w:rsidRDefault="00EA43B5" w:rsidP="00EA43B5">
      <w:pPr>
        <w:spacing w:line="360" w:lineRule="auto"/>
        <w:rPr>
          <w:ins w:id="1155" w:author="Iris Zhang" w:date="2023-01-02T17:56:00Z"/>
          <w:b/>
          <w:bCs/>
        </w:rPr>
      </w:pPr>
      <w:ins w:id="1156" w:author="Iris Zhang" w:date="2022-12-27T22:18:00Z">
        <w:r w:rsidRPr="005251B8">
          <w:rPr>
            <w:b/>
            <w:bCs/>
          </w:rPr>
          <w:t>Figure 2.</w:t>
        </w:r>
        <w:r>
          <w:t xml:space="preserve"> </w:t>
        </w:r>
        <w:r w:rsidRPr="00AB5D6D">
          <w:rPr>
            <w:b/>
            <w:bCs/>
          </w:rPr>
          <w:t xml:space="preserve">Annexations in the City of </w:t>
        </w:r>
        <w:r>
          <w:rPr>
            <w:b/>
            <w:bCs/>
          </w:rPr>
          <w:t>Jacksonville, Alabama</w:t>
        </w:r>
        <w:r w:rsidRPr="00AB5D6D">
          <w:rPr>
            <w:b/>
            <w:bCs/>
          </w:rPr>
          <w:t>, between 2000-2020</w:t>
        </w:r>
      </w:ins>
    </w:p>
    <w:p w14:paraId="5D3DAF75" w14:textId="77777777" w:rsidR="009332A0" w:rsidRDefault="009332A0" w:rsidP="00EA43B5">
      <w:pPr>
        <w:spacing w:line="360" w:lineRule="auto"/>
        <w:rPr>
          <w:ins w:id="1157" w:author="Iris Zhang" w:date="2022-12-27T22:18:00Z"/>
          <w:b/>
          <w:bCs/>
        </w:rPr>
      </w:pPr>
    </w:p>
    <w:p w14:paraId="10942E8A" w14:textId="77777777" w:rsidR="00EA43B5" w:rsidRDefault="00EA43B5" w:rsidP="00EA43B5">
      <w:pPr>
        <w:spacing w:line="360" w:lineRule="auto"/>
        <w:rPr>
          <w:ins w:id="1158" w:author="Iris Zhang" w:date="2022-12-27T22:18:00Z"/>
          <w:b/>
          <w:bCs/>
        </w:rPr>
      </w:pPr>
      <w:ins w:id="1159" w:author="Iris Zhang" w:date="2022-12-27T22:18:00Z">
        <w:r>
          <w:rPr>
            <w:noProof/>
          </w:rPr>
          <w:drawing>
            <wp:inline distT="0" distB="0" distL="0" distR="0" wp14:anchorId="08C82FF0" wp14:editId="529B757A">
              <wp:extent cx="4805916" cy="35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2">
                        <a:extLst>
                          <a:ext uri="{28A0092B-C50C-407E-A947-70E740481C1C}">
                            <a14:useLocalDpi xmlns:a14="http://schemas.microsoft.com/office/drawing/2010/main" val="0"/>
                          </a:ext>
                        </a:extLst>
                      </a:blip>
                      <a:srcRect l="1559" r="7773"/>
                      <a:stretch/>
                    </pic:blipFill>
                    <pic:spPr bwMode="auto">
                      <a:xfrm>
                        <a:off x="0" y="0"/>
                        <a:ext cx="4856282" cy="3542137"/>
                      </a:xfrm>
                      <a:prstGeom prst="rect">
                        <a:avLst/>
                      </a:prstGeom>
                      <a:ln>
                        <a:noFill/>
                      </a:ln>
                      <a:extLst>
                        <a:ext uri="{53640926-AAD7-44D8-BBD7-CCE9431645EC}">
                          <a14:shadowObscured xmlns:a14="http://schemas.microsoft.com/office/drawing/2010/main"/>
                        </a:ext>
                      </a:extLst>
                    </pic:spPr>
                  </pic:pic>
                </a:graphicData>
              </a:graphic>
            </wp:inline>
          </w:drawing>
        </w:r>
      </w:ins>
    </w:p>
    <w:p w14:paraId="1FCA0E3F" w14:textId="66D881BA" w:rsidR="00EA43B5" w:rsidRDefault="00EA43B5" w:rsidP="00EA43B5">
      <w:pPr>
        <w:spacing w:line="360" w:lineRule="auto"/>
        <w:rPr>
          <w:ins w:id="1160" w:author="Iris Zhang" w:date="2023-01-02T17:55:00Z"/>
          <w:b/>
          <w:bCs/>
        </w:rPr>
      </w:pPr>
      <w:ins w:id="1161" w:author="Iris Zhang" w:date="2022-12-27T22:18:00Z">
        <w:r w:rsidRPr="00B31C08">
          <w:rPr>
            <w:b/>
            <w:bCs/>
          </w:rPr>
          <w:lastRenderedPageBreak/>
          <w:t xml:space="preserve">Figure 3. (No) Annexations in the City of </w:t>
        </w:r>
        <w:proofErr w:type="spellStart"/>
        <w:r w:rsidRPr="00B31C08">
          <w:rPr>
            <w:b/>
            <w:bCs/>
          </w:rPr>
          <w:t>Waleska</w:t>
        </w:r>
        <w:proofErr w:type="spellEnd"/>
        <w:r w:rsidRPr="00B31C08">
          <w:rPr>
            <w:b/>
            <w:bCs/>
          </w:rPr>
          <w:t>, Georgia, between 2000-2020</w:t>
        </w:r>
      </w:ins>
    </w:p>
    <w:p w14:paraId="1AF59F8E" w14:textId="77777777" w:rsidR="009332A0" w:rsidRPr="00B31C08" w:rsidRDefault="009332A0" w:rsidP="00EA43B5">
      <w:pPr>
        <w:spacing w:line="360" w:lineRule="auto"/>
        <w:rPr>
          <w:ins w:id="1162" w:author="Iris Zhang" w:date="2022-12-27T22:18:00Z"/>
          <w:b/>
          <w:bCs/>
        </w:rPr>
      </w:pPr>
    </w:p>
    <w:p w14:paraId="63DFF362" w14:textId="77777777" w:rsidR="00EA43B5" w:rsidRDefault="00EA43B5" w:rsidP="00EA43B5">
      <w:pPr>
        <w:spacing w:line="360" w:lineRule="auto"/>
        <w:rPr>
          <w:ins w:id="1163" w:author="Iris Zhang" w:date="2022-12-27T22:18:00Z"/>
        </w:rPr>
        <w:sectPr w:rsidR="00EA43B5" w:rsidSect="00EA43B5">
          <w:footnotePr>
            <w:numRestart w:val="eachSect"/>
          </w:footnotePr>
          <w:endnotePr>
            <w:numFmt w:val="decimal"/>
          </w:endnotePr>
          <w:pgSz w:w="12240" w:h="15840"/>
          <w:pgMar w:top="720" w:right="720" w:bottom="720" w:left="720" w:header="720" w:footer="720" w:gutter="0"/>
          <w:cols w:space="720"/>
          <w:docGrid w:linePitch="360"/>
        </w:sectPr>
      </w:pPr>
      <w:ins w:id="1164" w:author="Iris Zhang" w:date="2022-12-27T22:18:00Z">
        <w:r>
          <w:rPr>
            <w:noProof/>
          </w:rPr>
          <w:drawing>
            <wp:inline distT="0" distB="0" distL="0" distR="0" wp14:anchorId="74A84EAC" wp14:editId="77DF0DF6">
              <wp:extent cx="6283960" cy="4389177"/>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3">
                        <a:extLst>
                          <a:ext uri="{28A0092B-C50C-407E-A947-70E740481C1C}">
                            <a14:useLocalDpi xmlns:a14="http://schemas.microsoft.com/office/drawing/2010/main" val="0"/>
                          </a:ext>
                        </a:extLst>
                      </a:blip>
                      <a:srcRect t="3217" r="8369"/>
                      <a:stretch/>
                    </pic:blipFill>
                    <pic:spPr bwMode="auto">
                      <a:xfrm>
                        <a:off x="0" y="0"/>
                        <a:ext cx="6284068" cy="4389252"/>
                      </a:xfrm>
                      <a:prstGeom prst="rect">
                        <a:avLst/>
                      </a:prstGeom>
                      <a:ln>
                        <a:noFill/>
                      </a:ln>
                      <a:extLst>
                        <a:ext uri="{53640926-AAD7-44D8-BBD7-CCE9431645EC}">
                          <a14:shadowObscured xmlns:a14="http://schemas.microsoft.com/office/drawing/2010/main"/>
                        </a:ext>
                      </a:extLst>
                    </pic:spPr>
                  </pic:pic>
                </a:graphicData>
              </a:graphic>
            </wp:inline>
          </w:drawing>
        </w:r>
      </w:ins>
    </w:p>
    <w:p w14:paraId="0264CC75" w14:textId="357BC2FE" w:rsidR="00EA43B5" w:rsidRPr="00F319AB" w:rsidRDefault="00EA43B5" w:rsidP="00EA43B5">
      <w:pPr>
        <w:contextualSpacing/>
        <w:rPr>
          <w:ins w:id="1165" w:author="Iris Zhang" w:date="2022-12-27T22:18:00Z"/>
          <w:b/>
          <w:bCs/>
        </w:rPr>
      </w:pPr>
      <w:ins w:id="1166" w:author="Iris Zhang" w:date="2022-12-27T22:18:00Z">
        <w:r w:rsidRPr="00F319AB">
          <w:rPr>
            <w:b/>
            <w:bCs/>
          </w:rPr>
          <w:lastRenderedPageBreak/>
          <w:t>References</w:t>
        </w:r>
      </w:ins>
    </w:p>
    <w:p w14:paraId="5220793A" w14:textId="77777777" w:rsidR="00FF2ADA" w:rsidRPr="00FF2ADA" w:rsidRDefault="00FF2ADA" w:rsidP="00C34112">
      <w:pPr>
        <w:pStyle w:val="Bibliography"/>
        <w:rPr>
          <w:rFonts w:cs="Times New Roman"/>
        </w:rPr>
      </w:pPr>
      <w:r>
        <w:fldChar w:fldCharType="begin"/>
      </w:r>
      <w:r>
        <w:instrText xml:space="preserve"> ADDIN ZOTERO_BIBL {"uncited":[],"omitted":[],"custom":[]} CSL_BIBLIOGRAPHY </w:instrText>
      </w:r>
      <w:r>
        <w:fldChar w:fldCharType="separate"/>
      </w:r>
      <w:proofErr w:type="spellStart"/>
      <w:r w:rsidRPr="00FF2ADA">
        <w:rPr>
          <w:rFonts w:cs="Times New Roman"/>
        </w:rPr>
        <w:t>Abascal</w:t>
      </w:r>
      <w:proofErr w:type="spellEnd"/>
      <w:r w:rsidRPr="00FF2ADA">
        <w:rPr>
          <w:rFonts w:cs="Times New Roman"/>
        </w:rPr>
        <w:t xml:space="preserve">, Maria. 2022. “Latino Growth and Whites’ Anti-Black Resentment: The Role of Racial Threat and Conservatism.”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w:t>
      </w:r>
      <w:proofErr w:type="gramStart"/>
      <w:r w:rsidRPr="00FF2ADA">
        <w:rPr>
          <w:rFonts w:cs="Times New Roman"/>
        </w:rPr>
        <w:t>June,</w:t>
      </w:r>
      <w:proofErr w:type="gramEnd"/>
      <w:r w:rsidRPr="00FF2ADA">
        <w:rPr>
          <w:rFonts w:cs="Times New Roman"/>
        </w:rPr>
        <w:t xml:space="preserve"> 1–21. https://doi.org/10.1017/S1742058X22000157.</w:t>
      </w:r>
    </w:p>
    <w:p w14:paraId="42D787EE" w14:textId="77777777" w:rsidR="00FF2ADA" w:rsidRPr="00FF2ADA" w:rsidRDefault="00FF2ADA" w:rsidP="00C34112">
      <w:pPr>
        <w:pStyle w:val="Bibliography"/>
        <w:rPr>
          <w:rFonts w:cs="Times New Roman"/>
        </w:rPr>
      </w:pPr>
      <w:r w:rsidRPr="00FF2ADA">
        <w:rPr>
          <w:rFonts w:cs="Times New Roman"/>
        </w:rPr>
        <w:t xml:space="preserve">Ai, </w:t>
      </w:r>
      <w:proofErr w:type="spellStart"/>
      <w:r w:rsidRPr="00FF2ADA">
        <w:rPr>
          <w:rFonts w:cs="Times New Roman"/>
        </w:rPr>
        <w:t>Chunrong</w:t>
      </w:r>
      <w:proofErr w:type="spellEnd"/>
      <w:r w:rsidRPr="00FF2ADA">
        <w:rPr>
          <w:rFonts w:cs="Times New Roman"/>
        </w:rPr>
        <w:t xml:space="preserve">, and Edward C. Norton. 2003. “Interaction Terms in Logit and </w:t>
      </w:r>
      <w:proofErr w:type="spellStart"/>
      <w:r w:rsidRPr="00FF2ADA">
        <w:rPr>
          <w:rFonts w:cs="Times New Roman"/>
        </w:rPr>
        <w:t>Probit</w:t>
      </w:r>
      <w:proofErr w:type="spellEnd"/>
      <w:r w:rsidRPr="00FF2ADA">
        <w:rPr>
          <w:rFonts w:cs="Times New Roman"/>
        </w:rPr>
        <w:t xml:space="preserve"> Models.” </w:t>
      </w:r>
      <w:r w:rsidRPr="00FF2ADA">
        <w:rPr>
          <w:rFonts w:cs="Times New Roman"/>
          <w:i/>
          <w:iCs/>
        </w:rPr>
        <w:t>Economics Letters</w:t>
      </w:r>
      <w:r w:rsidRPr="00FF2ADA">
        <w:rPr>
          <w:rFonts w:cs="Times New Roman"/>
        </w:rPr>
        <w:t xml:space="preserve"> 80 (1): 123–29. https://doi.org/10.1016/S0165-1765(03)00032-6.</w:t>
      </w:r>
    </w:p>
    <w:p w14:paraId="61867CF1" w14:textId="77777777" w:rsidR="00FF2ADA" w:rsidRPr="00FF2ADA" w:rsidRDefault="00FF2ADA" w:rsidP="00C34112">
      <w:pPr>
        <w:pStyle w:val="Bibliography"/>
        <w:rPr>
          <w:rFonts w:cs="Times New Roman"/>
        </w:rPr>
      </w:pPr>
      <w:r w:rsidRPr="00FF2ADA">
        <w:rPr>
          <w:rFonts w:cs="Times New Roman"/>
        </w:rPr>
        <w:t xml:space="preserve">Aiken, Charles S. 1987. “Race as a Factor in Municipal </w:t>
      </w:r>
      <w:proofErr w:type="spellStart"/>
      <w:r w:rsidRPr="00FF2ADA">
        <w:rPr>
          <w:rFonts w:cs="Times New Roman"/>
        </w:rPr>
        <w:t>Underbounding</w:t>
      </w:r>
      <w:proofErr w:type="spellEnd"/>
      <w:r w:rsidRPr="00FF2ADA">
        <w:rPr>
          <w:rFonts w:cs="Times New Roman"/>
        </w:rPr>
        <w:t xml:space="preserve">.” </w:t>
      </w:r>
      <w:r w:rsidRPr="00FF2ADA">
        <w:rPr>
          <w:rFonts w:cs="Times New Roman"/>
          <w:i/>
          <w:iCs/>
        </w:rPr>
        <w:t>Annals of the Association of American Geographers</w:t>
      </w:r>
      <w:r w:rsidRPr="00FF2ADA">
        <w:rPr>
          <w:rFonts w:cs="Times New Roman"/>
        </w:rPr>
        <w:t xml:space="preserve"> 77 (4): 564–79. https://doi.org/10.1111/j.1467-8306.1987.tb00181.x.</w:t>
      </w:r>
    </w:p>
    <w:p w14:paraId="7F740E53" w14:textId="77777777" w:rsidR="00FF2ADA" w:rsidRPr="00FF2ADA" w:rsidRDefault="00FF2ADA" w:rsidP="00C34112">
      <w:pPr>
        <w:pStyle w:val="Bibliography"/>
        <w:rPr>
          <w:rFonts w:cs="Times New Roman"/>
        </w:rPr>
      </w:pPr>
      <w:r w:rsidRPr="00FF2ADA">
        <w:rPr>
          <w:rFonts w:cs="Times New Roman"/>
        </w:rPr>
        <w:t xml:space="preserve">Allison, Paul D., Richard Williams, and Enrique Moral-Benito. 2017. “Maximum Likelihood for Cross-Lagged Panel Models with Fixed Effects.” </w:t>
      </w:r>
      <w:r w:rsidRPr="00FF2ADA">
        <w:rPr>
          <w:rFonts w:cs="Times New Roman"/>
          <w:i/>
          <w:iCs/>
        </w:rPr>
        <w:t>Socius</w:t>
      </w:r>
      <w:r w:rsidRPr="00FF2ADA">
        <w:rPr>
          <w:rFonts w:cs="Times New Roman"/>
        </w:rPr>
        <w:t xml:space="preserve"> 3 (January): 2378023117710578. https://doi.org/10.1177/2378023117710578.</w:t>
      </w:r>
    </w:p>
    <w:p w14:paraId="2256921F" w14:textId="77777777" w:rsidR="00FF2ADA" w:rsidRPr="00FF2ADA" w:rsidRDefault="00FF2ADA" w:rsidP="00C34112">
      <w:pPr>
        <w:pStyle w:val="Bibliography"/>
        <w:rPr>
          <w:rFonts w:cs="Times New Roman"/>
        </w:rPr>
      </w:pPr>
      <w:r w:rsidRPr="00FF2ADA">
        <w:rPr>
          <w:rFonts w:cs="Times New Roman"/>
        </w:rPr>
        <w:t xml:space="preserve">Anderson, Michelle Wilde. 2008. “Cities Inside Out: Race, Poverty, and Exclusion at the Urban Fringe.” </w:t>
      </w:r>
      <w:r w:rsidRPr="00FF2ADA">
        <w:rPr>
          <w:rFonts w:cs="Times New Roman"/>
          <w:i/>
          <w:iCs/>
        </w:rPr>
        <w:t>UCLA Law Review</w:t>
      </w:r>
      <w:r w:rsidRPr="00FF2ADA">
        <w:rPr>
          <w:rFonts w:cs="Times New Roman"/>
        </w:rPr>
        <w:t xml:space="preserve"> 55 (June): 1095–1160.</w:t>
      </w:r>
    </w:p>
    <w:p w14:paraId="6E306E6C" w14:textId="77777777" w:rsidR="00FF2ADA" w:rsidRPr="00FF2ADA" w:rsidRDefault="00FF2ADA" w:rsidP="00C34112">
      <w:pPr>
        <w:pStyle w:val="Bibliography"/>
        <w:rPr>
          <w:rFonts w:cs="Times New Roman"/>
        </w:rPr>
      </w:pPr>
      <w:r w:rsidRPr="00FF2ADA">
        <w:rPr>
          <w:rFonts w:cs="Times New Roman"/>
        </w:rPr>
        <w:t xml:space="preserve">———. 2010. “Mapped Out of Local Democracy.” </w:t>
      </w:r>
      <w:r w:rsidRPr="00FF2ADA">
        <w:rPr>
          <w:rFonts w:cs="Times New Roman"/>
          <w:i/>
          <w:iCs/>
        </w:rPr>
        <w:t>Stanford Law Review</w:t>
      </w:r>
      <w:r w:rsidRPr="00FF2ADA">
        <w:rPr>
          <w:rFonts w:cs="Times New Roman"/>
        </w:rPr>
        <w:t xml:space="preserve"> 62 (4): 931–1004.</w:t>
      </w:r>
    </w:p>
    <w:p w14:paraId="53092A28" w14:textId="77777777" w:rsidR="00FF2ADA" w:rsidRPr="00FF2ADA" w:rsidRDefault="00FF2ADA" w:rsidP="00C34112">
      <w:pPr>
        <w:pStyle w:val="Bibliography"/>
        <w:rPr>
          <w:rFonts w:cs="Times New Roman"/>
        </w:rPr>
      </w:pPr>
      <w:proofErr w:type="spellStart"/>
      <w:r w:rsidRPr="00FF2ADA">
        <w:rPr>
          <w:rFonts w:cs="Times New Roman"/>
        </w:rPr>
        <w:t>Aneja</w:t>
      </w:r>
      <w:proofErr w:type="spellEnd"/>
      <w:r w:rsidRPr="00FF2ADA">
        <w:rPr>
          <w:rFonts w:cs="Times New Roman"/>
        </w:rPr>
        <w:t xml:space="preserve">, Abhay P., and Carlos F. </w:t>
      </w:r>
      <w:proofErr w:type="spellStart"/>
      <w:r w:rsidRPr="00FF2ADA">
        <w:rPr>
          <w:rFonts w:cs="Times New Roman"/>
        </w:rPr>
        <w:t>Avenancio</w:t>
      </w:r>
      <w:proofErr w:type="spellEnd"/>
      <w:r w:rsidRPr="00FF2ADA">
        <w:rPr>
          <w:rFonts w:cs="Times New Roman"/>
        </w:rPr>
        <w:t xml:space="preserve">-León. 2019. “Disenfranchisement and Economic Inequality: Downstream Effects of Shelby County v. Holder.” </w:t>
      </w:r>
      <w:r w:rsidRPr="00FF2ADA">
        <w:rPr>
          <w:rFonts w:cs="Times New Roman"/>
          <w:i/>
          <w:iCs/>
        </w:rPr>
        <w:t>AEA Papers and Proceedings</w:t>
      </w:r>
      <w:r w:rsidRPr="00FF2ADA">
        <w:rPr>
          <w:rFonts w:cs="Times New Roman"/>
        </w:rPr>
        <w:t xml:space="preserve"> 109 (May): 161–65. https://doi.org/10.1257/pandp.20191085.</w:t>
      </w:r>
    </w:p>
    <w:p w14:paraId="21A3235D" w14:textId="77777777" w:rsidR="00FF2ADA" w:rsidRPr="00FF2ADA" w:rsidRDefault="00FF2ADA" w:rsidP="00C34112">
      <w:pPr>
        <w:pStyle w:val="Bibliography"/>
        <w:rPr>
          <w:rFonts w:cs="Times New Roman"/>
        </w:rPr>
      </w:pPr>
      <w:r w:rsidRPr="00FF2ADA">
        <w:rPr>
          <w:rFonts w:cs="Times New Roman"/>
        </w:rPr>
        <w:t xml:space="preserve">Angrist, Joshua David, and </w:t>
      </w:r>
      <w:proofErr w:type="spellStart"/>
      <w:r w:rsidRPr="00FF2ADA">
        <w:rPr>
          <w:rFonts w:cs="Times New Roman"/>
        </w:rPr>
        <w:t>Jörn</w:t>
      </w:r>
      <w:proofErr w:type="spellEnd"/>
      <w:r w:rsidRPr="00FF2ADA">
        <w:rPr>
          <w:rFonts w:cs="Times New Roman"/>
        </w:rPr>
        <w:t xml:space="preserve">-Steffen </w:t>
      </w:r>
      <w:proofErr w:type="spellStart"/>
      <w:r w:rsidRPr="00FF2ADA">
        <w:rPr>
          <w:rFonts w:cs="Times New Roman"/>
        </w:rPr>
        <w:t>Pischke</w:t>
      </w:r>
      <w:proofErr w:type="spellEnd"/>
      <w:r w:rsidRPr="00FF2ADA">
        <w:rPr>
          <w:rFonts w:cs="Times New Roman"/>
        </w:rPr>
        <w:t xml:space="preserve">. 2009. </w:t>
      </w:r>
      <w:r w:rsidRPr="00FF2ADA">
        <w:rPr>
          <w:rFonts w:cs="Times New Roman"/>
          <w:i/>
          <w:iCs/>
        </w:rPr>
        <w:t>Mostly Harmless Econometrics: An Empiricist’s Companion</w:t>
      </w:r>
      <w:r w:rsidRPr="00FF2ADA">
        <w:rPr>
          <w:rFonts w:cs="Times New Roman"/>
        </w:rPr>
        <w:t>. Princeton, NJ: Princeton University Press.</w:t>
      </w:r>
    </w:p>
    <w:p w14:paraId="0A9070AB" w14:textId="77777777" w:rsidR="00FF2ADA" w:rsidRPr="00FF2ADA" w:rsidRDefault="00FF2ADA" w:rsidP="00C34112">
      <w:pPr>
        <w:pStyle w:val="Bibliography"/>
        <w:rPr>
          <w:rFonts w:cs="Times New Roman"/>
        </w:rPr>
      </w:pPr>
      <w:proofErr w:type="spellStart"/>
      <w:r w:rsidRPr="00FF2ADA">
        <w:rPr>
          <w:rFonts w:cs="Times New Roman"/>
        </w:rPr>
        <w:t>Athey</w:t>
      </w:r>
      <w:proofErr w:type="spellEnd"/>
      <w:r w:rsidRPr="00FF2ADA">
        <w:rPr>
          <w:rFonts w:cs="Times New Roman"/>
        </w:rPr>
        <w:t xml:space="preserve">, Susan, and Guido W. </w:t>
      </w:r>
      <w:proofErr w:type="spellStart"/>
      <w:r w:rsidRPr="00FF2ADA">
        <w:rPr>
          <w:rFonts w:cs="Times New Roman"/>
        </w:rPr>
        <w:t>Imbens</w:t>
      </w:r>
      <w:proofErr w:type="spellEnd"/>
      <w:r w:rsidRPr="00FF2ADA">
        <w:rPr>
          <w:rFonts w:cs="Times New Roman"/>
        </w:rPr>
        <w:t xml:space="preserve">. 2006. “Identification and Inference in Nonlinear Difference-in-Differences Models.” </w:t>
      </w:r>
      <w:proofErr w:type="spellStart"/>
      <w:r w:rsidRPr="00FF2ADA">
        <w:rPr>
          <w:rFonts w:cs="Times New Roman"/>
          <w:i/>
          <w:iCs/>
        </w:rPr>
        <w:t>Econometrica</w:t>
      </w:r>
      <w:proofErr w:type="spellEnd"/>
      <w:r w:rsidRPr="00FF2ADA">
        <w:rPr>
          <w:rFonts w:cs="Times New Roman"/>
        </w:rPr>
        <w:t xml:space="preserve"> 74 (2): 431–97. https://doi.org/10.1111/j.1468-0262.2006.00668.x.</w:t>
      </w:r>
    </w:p>
    <w:p w14:paraId="623F0757" w14:textId="77777777" w:rsidR="00FF2ADA" w:rsidRPr="00FF2ADA" w:rsidRDefault="00FF2ADA" w:rsidP="00C34112">
      <w:pPr>
        <w:pStyle w:val="Bibliography"/>
        <w:rPr>
          <w:rFonts w:cs="Times New Roman"/>
        </w:rPr>
      </w:pPr>
      <w:proofErr w:type="spellStart"/>
      <w:r w:rsidRPr="00FF2ADA">
        <w:rPr>
          <w:rFonts w:cs="Times New Roman"/>
        </w:rPr>
        <w:t>Baumle</w:t>
      </w:r>
      <w:proofErr w:type="spellEnd"/>
      <w:r w:rsidRPr="00FF2ADA">
        <w:rPr>
          <w:rFonts w:cs="Times New Roman"/>
        </w:rPr>
        <w:t xml:space="preserve">, Amanda K, Mark Fossett, and Warren </w:t>
      </w:r>
      <w:proofErr w:type="spellStart"/>
      <w:r w:rsidRPr="00FF2ADA">
        <w:rPr>
          <w:rFonts w:cs="Times New Roman"/>
        </w:rPr>
        <w:t>Waren</w:t>
      </w:r>
      <w:proofErr w:type="spellEnd"/>
      <w:r w:rsidRPr="00FF2ADA">
        <w:rPr>
          <w:rFonts w:cs="Times New Roman"/>
        </w:rPr>
        <w:t xml:space="preserve">. 2008. “Strategic Annexation Under the Voting Rights Act: Racial Dimensions of Annexation Practices.” </w:t>
      </w:r>
      <w:r w:rsidRPr="00FF2ADA">
        <w:rPr>
          <w:rFonts w:cs="Times New Roman"/>
          <w:i/>
          <w:iCs/>
        </w:rPr>
        <w:t>Harvard Blackletter Law Journal</w:t>
      </w:r>
      <w:r w:rsidRPr="00FF2ADA">
        <w:rPr>
          <w:rFonts w:cs="Times New Roman"/>
        </w:rPr>
        <w:t xml:space="preserve"> 24: 81–115.</w:t>
      </w:r>
    </w:p>
    <w:p w14:paraId="27098FCA" w14:textId="77777777" w:rsidR="00FF2ADA" w:rsidRPr="00FF2ADA" w:rsidRDefault="00FF2ADA" w:rsidP="00C34112">
      <w:pPr>
        <w:pStyle w:val="Bibliography"/>
        <w:rPr>
          <w:rFonts w:cs="Times New Roman"/>
        </w:rPr>
      </w:pPr>
      <w:r w:rsidRPr="00FF2ADA">
        <w:rPr>
          <w:rFonts w:cs="Times New Roman"/>
        </w:rPr>
        <w:t xml:space="preserve">Beck, Brenden. 2019. “Broken Windows in the Cul-de-Sac? Race/Ethnicity and Quality-of-Life Policing in the Changing Suburbs.” </w:t>
      </w:r>
      <w:r w:rsidRPr="00FF2ADA">
        <w:rPr>
          <w:rFonts w:cs="Times New Roman"/>
          <w:i/>
          <w:iCs/>
        </w:rPr>
        <w:t>Crime &amp; Delinquency</w:t>
      </w:r>
      <w:r w:rsidRPr="00FF2ADA">
        <w:rPr>
          <w:rFonts w:cs="Times New Roman"/>
        </w:rPr>
        <w:t xml:space="preserve"> 65 (2): 270–92. https://doi.org/10.1177/0011128717739568.</w:t>
      </w:r>
    </w:p>
    <w:p w14:paraId="34DE0389" w14:textId="77777777" w:rsidR="00FF2ADA" w:rsidRPr="00FF2ADA" w:rsidRDefault="00FF2ADA" w:rsidP="00C34112">
      <w:pPr>
        <w:pStyle w:val="Bibliography"/>
        <w:rPr>
          <w:rFonts w:cs="Times New Roman"/>
        </w:rPr>
      </w:pPr>
      <w:r w:rsidRPr="00FF2ADA">
        <w:rPr>
          <w:rFonts w:cs="Times New Roman"/>
        </w:rPr>
        <w:t xml:space="preserve">———. n.d. “Police Killings and Municipal Reliance on Fine-and-Fee Revenue.” </w:t>
      </w:r>
      <w:r w:rsidRPr="00FF2ADA">
        <w:rPr>
          <w:rFonts w:cs="Times New Roman"/>
          <w:i/>
          <w:iCs/>
        </w:rPr>
        <w:t>Russell Sage Journal</w:t>
      </w:r>
      <w:r w:rsidRPr="00FF2ADA">
        <w:rPr>
          <w:rFonts w:cs="Times New Roman"/>
        </w:rPr>
        <w:t>, (forthcoming)</w:t>
      </w:r>
      <w:proofErr w:type="gramStart"/>
      <w:r w:rsidRPr="00FF2ADA">
        <w:rPr>
          <w:rFonts w:cs="Times New Roman"/>
        </w:rPr>
        <w:t>, .</w:t>
      </w:r>
      <w:proofErr w:type="gramEnd"/>
    </w:p>
    <w:p w14:paraId="443A7FBA" w14:textId="77777777" w:rsidR="00FF2ADA" w:rsidRPr="00FF2ADA" w:rsidRDefault="00FF2ADA" w:rsidP="00C34112">
      <w:pPr>
        <w:pStyle w:val="Bibliography"/>
        <w:rPr>
          <w:rFonts w:cs="Times New Roman"/>
        </w:rPr>
      </w:pPr>
      <w:r w:rsidRPr="00FF2ADA">
        <w:rPr>
          <w:rFonts w:cs="Times New Roman"/>
        </w:rPr>
        <w:t xml:space="preserve">Berri, Brett W. 1989. “Annexation and Municipal Voting Rights.” </w:t>
      </w:r>
      <w:r w:rsidRPr="00FF2ADA">
        <w:rPr>
          <w:rFonts w:cs="Times New Roman"/>
          <w:i/>
          <w:iCs/>
        </w:rPr>
        <w:t>Washington University Journal of Urban and Contemporary Law</w:t>
      </w:r>
      <w:r w:rsidRPr="00FF2ADA">
        <w:rPr>
          <w:rFonts w:cs="Times New Roman"/>
        </w:rPr>
        <w:t xml:space="preserve"> 35 (1): 237–48.</w:t>
      </w:r>
    </w:p>
    <w:p w14:paraId="1342DE10" w14:textId="77777777" w:rsidR="00FF2ADA" w:rsidRPr="00FF2ADA" w:rsidRDefault="00FF2ADA" w:rsidP="00C34112">
      <w:pPr>
        <w:pStyle w:val="Bibliography"/>
        <w:rPr>
          <w:rFonts w:cs="Times New Roman"/>
        </w:rPr>
      </w:pPr>
      <w:r w:rsidRPr="00FF2ADA">
        <w:rPr>
          <w:rFonts w:cs="Times New Roman"/>
        </w:rPr>
        <w:t xml:space="preserve">Bischoff, Kendra. 2008. “School District Fragmentation and Racial Residential Segregation: How Do Boundaries Matter?” </w:t>
      </w:r>
      <w:r w:rsidRPr="00FF2ADA">
        <w:rPr>
          <w:rFonts w:cs="Times New Roman"/>
          <w:i/>
          <w:iCs/>
        </w:rPr>
        <w:t>Urban Affairs Review</w:t>
      </w:r>
      <w:r w:rsidRPr="00FF2ADA">
        <w:rPr>
          <w:rFonts w:cs="Times New Roman"/>
        </w:rPr>
        <w:t xml:space="preserve"> 44 (2): 182–217. https://doi.org/10.1177/1078087408320651.</w:t>
      </w:r>
    </w:p>
    <w:p w14:paraId="074DB6FA" w14:textId="77777777" w:rsidR="00FF2ADA" w:rsidRPr="00FF2ADA" w:rsidRDefault="00FF2ADA" w:rsidP="00C34112">
      <w:pPr>
        <w:pStyle w:val="Bibliography"/>
        <w:rPr>
          <w:rFonts w:cs="Times New Roman"/>
        </w:rPr>
      </w:pPr>
      <w:r w:rsidRPr="00FF2ADA">
        <w:rPr>
          <w:rFonts w:cs="Times New Roman"/>
        </w:rPr>
        <w:t xml:space="preserve">Blumer, Herbert. 1958. “Race Prejudice as a Sense of Group Position.” </w:t>
      </w:r>
      <w:r w:rsidRPr="00FF2ADA">
        <w:rPr>
          <w:rFonts w:cs="Times New Roman"/>
          <w:i/>
          <w:iCs/>
        </w:rPr>
        <w:t>The Pacific Sociological Review</w:t>
      </w:r>
      <w:r w:rsidRPr="00FF2ADA">
        <w:rPr>
          <w:rFonts w:cs="Times New Roman"/>
        </w:rPr>
        <w:t xml:space="preserve"> 1 (1): 3–7. https://doi.org/10.2307/1388607.</w:t>
      </w:r>
    </w:p>
    <w:p w14:paraId="4B7139E9" w14:textId="77777777" w:rsidR="00FF2ADA" w:rsidRPr="00FF2ADA" w:rsidRDefault="00FF2ADA" w:rsidP="00C34112">
      <w:pPr>
        <w:pStyle w:val="Bibliography"/>
        <w:rPr>
          <w:rFonts w:cs="Times New Roman"/>
        </w:rPr>
      </w:pPr>
      <w:r w:rsidRPr="00FF2ADA">
        <w:rPr>
          <w:rFonts w:cs="Times New Roman"/>
        </w:rPr>
        <w:t xml:space="preserve">Bobo, Lawrence, and Vincent L. Hutchings. 1996. “Perceptions of Racial Group Competition: Extending Blumer’s Theory of Group Position to a Multiracial Social Context.” </w:t>
      </w:r>
      <w:r w:rsidRPr="00FF2ADA">
        <w:rPr>
          <w:rFonts w:cs="Times New Roman"/>
          <w:i/>
          <w:iCs/>
        </w:rPr>
        <w:t>American Sociological Review</w:t>
      </w:r>
      <w:r w:rsidRPr="00FF2ADA">
        <w:rPr>
          <w:rFonts w:cs="Times New Roman"/>
        </w:rPr>
        <w:t xml:space="preserve"> 61 (6): 951–72. https://doi.org/10.2307/2096302.</w:t>
      </w:r>
    </w:p>
    <w:p w14:paraId="51C7761C" w14:textId="77777777" w:rsidR="00FF2ADA" w:rsidRPr="00FF2ADA" w:rsidRDefault="00FF2ADA" w:rsidP="00C34112">
      <w:pPr>
        <w:pStyle w:val="Bibliography"/>
        <w:rPr>
          <w:rFonts w:cs="Times New Roman"/>
        </w:rPr>
      </w:pPr>
      <w:r w:rsidRPr="00FF2ADA">
        <w:rPr>
          <w:rFonts w:cs="Times New Roman"/>
        </w:rPr>
        <w:t xml:space="preserve">Caetano, Carolina, </w:t>
      </w:r>
      <w:proofErr w:type="spellStart"/>
      <w:r w:rsidRPr="00FF2ADA">
        <w:rPr>
          <w:rFonts w:cs="Times New Roman"/>
        </w:rPr>
        <w:t>Brantly</w:t>
      </w:r>
      <w:proofErr w:type="spellEnd"/>
      <w:r w:rsidRPr="00FF2ADA">
        <w:rPr>
          <w:rFonts w:cs="Times New Roman"/>
        </w:rPr>
        <w:t xml:space="preserve"> Callaway, Stroud Payne, and Hugo </w:t>
      </w:r>
      <w:proofErr w:type="spellStart"/>
      <w:r w:rsidRPr="00FF2ADA">
        <w:rPr>
          <w:rFonts w:cs="Times New Roman"/>
        </w:rPr>
        <w:t>Sant’Anna</w:t>
      </w:r>
      <w:proofErr w:type="spellEnd"/>
      <w:r w:rsidRPr="00FF2ADA">
        <w:rPr>
          <w:rFonts w:cs="Times New Roman"/>
        </w:rPr>
        <w:t xml:space="preserve"> Rodrigues. 2022. “Difference in Differences with Time-Varying Covariates.” </w:t>
      </w:r>
      <w:proofErr w:type="spellStart"/>
      <w:r w:rsidRPr="00FF2ADA">
        <w:rPr>
          <w:rFonts w:cs="Times New Roman"/>
          <w:i/>
          <w:iCs/>
        </w:rPr>
        <w:t>ArXiv</w:t>
      </w:r>
      <w:proofErr w:type="spellEnd"/>
      <w:r w:rsidRPr="00FF2ADA">
        <w:rPr>
          <w:rFonts w:cs="Times New Roman"/>
        </w:rPr>
        <w:t>, February. https://doi.org/10.48550/arXiv.2202.02903.</w:t>
      </w:r>
    </w:p>
    <w:p w14:paraId="6C0B0189" w14:textId="77777777" w:rsidR="00FF2ADA" w:rsidRPr="00FF2ADA" w:rsidRDefault="00FF2ADA" w:rsidP="00C34112">
      <w:pPr>
        <w:pStyle w:val="Bibliography"/>
        <w:rPr>
          <w:rFonts w:cs="Times New Roman"/>
        </w:rPr>
      </w:pPr>
      <w:r w:rsidRPr="00FF2ADA">
        <w:rPr>
          <w:rFonts w:cs="Times New Roman"/>
        </w:rPr>
        <w:t xml:space="preserve">Cain, Bruce E., and Emily R. Zhang. 2016. “Blurred Lines: Conjoined Polarization and Voting Rights.” </w:t>
      </w:r>
      <w:r w:rsidRPr="00FF2ADA">
        <w:rPr>
          <w:rFonts w:cs="Times New Roman"/>
          <w:i/>
          <w:iCs/>
        </w:rPr>
        <w:t>Ohio State Law Journal</w:t>
      </w:r>
      <w:r w:rsidRPr="00FF2ADA">
        <w:rPr>
          <w:rFonts w:cs="Times New Roman"/>
        </w:rPr>
        <w:t xml:space="preserve"> 77 (4): 867–904.</w:t>
      </w:r>
    </w:p>
    <w:p w14:paraId="7D46DE26" w14:textId="77777777" w:rsidR="00FF2ADA" w:rsidRPr="00FF2ADA" w:rsidRDefault="00FF2ADA" w:rsidP="00C34112">
      <w:pPr>
        <w:pStyle w:val="Bibliography"/>
        <w:rPr>
          <w:rFonts w:cs="Times New Roman"/>
        </w:rPr>
      </w:pPr>
      <w:r w:rsidRPr="00FF2ADA">
        <w:rPr>
          <w:rFonts w:cs="Times New Roman"/>
        </w:rPr>
        <w:lastRenderedPageBreak/>
        <w:t xml:space="preserve">Carmichael, Jason T., and Stephanie L. Kent. 2014. “The Persistent Significance of Racial and Economic Inequality on the Size of Municipal Police Forces in the United States, 1980–2010.” </w:t>
      </w:r>
      <w:r w:rsidRPr="00FF2ADA">
        <w:rPr>
          <w:rFonts w:cs="Times New Roman"/>
          <w:i/>
          <w:iCs/>
        </w:rPr>
        <w:t>Social Problems</w:t>
      </w:r>
      <w:r w:rsidRPr="00FF2ADA">
        <w:rPr>
          <w:rFonts w:cs="Times New Roman"/>
        </w:rPr>
        <w:t xml:space="preserve"> 61 (2): 259–82. https://doi.org/10.1525/sp.2014.12213.</w:t>
      </w:r>
    </w:p>
    <w:p w14:paraId="22C561E6" w14:textId="77777777" w:rsidR="00FF2ADA" w:rsidRPr="00FF2ADA" w:rsidRDefault="00FF2ADA" w:rsidP="00C34112">
      <w:pPr>
        <w:pStyle w:val="Bibliography"/>
        <w:rPr>
          <w:rFonts w:cs="Times New Roman"/>
        </w:rPr>
      </w:pPr>
      <w:r w:rsidRPr="00FF2ADA">
        <w:rPr>
          <w:rFonts w:cs="Times New Roman"/>
        </w:rPr>
        <w:t xml:space="preserve">Collins, Charles R., Forrest Stuart, and Patrick </w:t>
      </w:r>
      <w:proofErr w:type="spellStart"/>
      <w:r w:rsidRPr="00FF2ADA">
        <w:rPr>
          <w:rFonts w:cs="Times New Roman"/>
        </w:rPr>
        <w:t>Janulis</w:t>
      </w:r>
      <w:proofErr w:type="spellEnd"/>
      <w:r w:rsidRPr="00FF2ADA">
        <w:rPr>
          <w:rFonts w:cs="Times New Roman"/>
        </w:rPr>
        <w:t xml:space="preserve">. 2021. “Policing Gentrification or Policing Displacement? Testing the Relationship between Order Maintenance Policing and </w:t>
      </w:r>
      <w:proofErr w:type="spellStart"/>
      <w:r w:rsidRPr="00FF2ADA">
        <w:rPr>
          <w:rFonts w:cs="Times New Roman"/>
        </w:rPr>
        <w:t>Neighbourhood</w:t>
      </w:r>
      <w:proofErr w:type="spellEnd"/>
      <w:r w:rsidRPr="00FF2ADA">
        <w:rPr>
          <w:rFonts w:cs="Times New Roman"/>
        </w:rPr>
        <w:t xml:space="preserve"> Change in Los Angeles.” </w:t>
      </w:r>
      <w:r w:rsidRPr="00FF2ADA">
        <w:rPr>
          <w:rFonts w:cs="Times New Roman"/>
          <w:i/>
          <w:iCs/>
        </w:rPr>
        <w:t>Urban Studies</w:t>
      </w:r>
      <w:r w:rsidRPr="00FF2ADA">
        <w:rPr>
          <w:rFonts w:cs="Times New Roman"/>
        </w:rPr>
        <w:t>. https://doi.org/10.1177/0042098021993354.</w:t>
      </w:r>
    </w:p>
    <w:p w14:paraId="09498568" w14:textId="77777777" w:rsidR="00FF2ADA" w:rsidRPr="00FF2ADA" w:rsidRDefault="00FF2ADA" w:rsidP="00C34112">
      <w:pPr>
        <w:pStyle w:val="Bibliography"/>
        <w:rPr>
          <w:rFonts w:cs="Times New Roman"/>
        </w:rPr>
      </w:pPr>
      <w:r w:rsidRPr="00FF2ADA">
        <w:rPr>
          <w:rFonts w:cs="Times New Roman"/>
        </w:rPr>
        <w:t xml:space="preserve">Cooperstock, Alexandra. 2022. “The Demographics of School District Secession.” </w:t>
      </w:r>
      <w:r w:rsidRPr="00FF2ADA">
        <w:rPr>
          <w:rFonts w:cs="Times New Roman"/>
          <w:i/>
          <w:iCs/>
        </w:rPr>
        <w:t>Social Forces</w:t>
      </w:r>
      <w:r w:rsidRPr="00FF2ADA">
        <w:rPr>
          <w:rFonts w:cs="Times New Roman"/>
        </w:rPr>
        <w:t>, July, soac069. https://doi.org/10.1093/sf/soac069.</w:t>
      </w:r>
    </w:p>
    <w:p w14:paraId="648F99E1" w14:textId="77777777" w:rsidR="00FF2ADA" w:rsidRPr="00FF2ADA" w:rsidRDefault="00FF2ADA" w:rsidP="00C34112">
      <w:pPr>
        <w:pStyle w:val="Bibliography"/>
        <w:rPr>
          <w:rFonts w:cs="Times New Roman"/>
        </w:rPr>
      </w:pPr>
      <w:r w:rsidRPr="00FF2ADA">
        <w:rPr>
          <w:rFonts w:cs="Times New Roman"/>
        </w:rPr>
        <w:t>Cox, Adam, and Ryan Goodman. 2018. “Detention of Migrant Families as ‘Deterrence’: Ethical Flaws and Empirical Doubts.” Just Security. June 22, 2018. https://www.justsecurity.org/58354/detention-migrant-families-deterrence-ethical-flaws-empirical-doubts/.</w:t>
      </w:r>
    </w:p>
    <w:p w14:paraId="740F484B" w14:textId="77777777" w:rsidR="00FF2ADA" w:rsidRPr="00FF2ADA" w:rsidRDefault="00FF2ADA" w:rsidP="00C34112">
      <w:pPr>
        <w:pStyle w:val="Bibliography"/>
        <w:rPr>
          <w:rFonts w:cs="Times New Roman"/>
        </w:rPr>
      </w:pPr>
      <w:proofErr w:type="spellStart"/>
      <w:r w:rsidRPr="00FF2ADA">
        <w:rPr>
          <w:rFonts w:cs="Times New Roman"/>
        </w:rPr>
        <w:t>Douds</w:t>
      </w:r>
      <w:proofErr w:type="spellEnd"/>
      <w:r w:rsidRPr="00FF2ADA">
        <w:rPr>
          <w:rFonts w:cs="Times New Roman"/>
        </w:rPr>
        <w:t xml:space="preserve">, Kiara Wyndham. 2021. “The Diversity Contract: Constructing Racial Harmony in a Diverse American Suburb.” </w:t>
      </w:r>
      <w:r w:rsidRPr="00FF2ADA">
        <w:rPr>
          <w:rFonts w:cs="Times New Roman"/>
          <w:i/>
          <w:iCs/>
        </w:rPr>
        <w:t>American Journal of Sociology</w:t>
      </w:r>
      <w:r w:rsidRPr="00FF2ADA">
        <w:rPr>
          <w:rFonts w:cs="Times New Roman"/>
        </w:rPr>
        <w:t xml:space="preserve"> 126 (6): 1347–88. https://doi.org/10.1086/714499.</w:t>
      </w:r>
    </w:p>
    <w:p w14:paraId="0955533F" w14:textId="77777777" w:rsidR="00FF2ADA" w:rsidRPr="00FF2ADA" w:rsidRDefault="00FF2ADA" w:rsidP="00C34112">
      <w:pPr>
        <w:pStyle w:val="Bibliography"/>
        <w:rPr>
          <w:rFonts w:cs="Times New Roman"/>
        </w:rPr>
      </w:pPr>
      <w:r w:rsidRPr="00FF2ADA">
        <w:rPr>
          <w:rFonts w:cs="Times New Roman"/>
        </w:rPr>
        <w:t xml:space="preserve">Durst, Noah J. 2014. “Municipal Annexation and the Selective </w:t>
      </w:r>
      <w:proofErr w:type="spellStart"/>
      <w:r w:rsidRPr="00FF2ADA">
        <w:rPr>
          <w:rFonts w:cs="Times New Roman"/>
        </w:rPr>
        <w:t>Underbounding</w:t>
      </w:r>
      <w:proofErr w:type="spellEnd"/>
      <w:r w:rsidRPr="00FF2ADA">
        <w:rPr>
          <w:rFonts w:cs="Times New Roman"/>
        </w:rPr>
        <w:t xml:space="preserve"> of </w:t>
      </w:r>
      <w:proofErr w:type="spellStart"/>
      <w:r w:rsidRPr="00FF2ADA">
        <w:rPr>
          <w:rFonts w:cs="Times New Roman"/>
        </w:rPr>
        <w:t>Colonias</w:t>
      </w:r>
      <w:proofErr w:type="spellEnd"/>
      <w:r w:rsidRPr="00FF2ADA">
        <w:rPr>
          <w:rFonts w:cs="Times New Roman"/>
        </w:rPr>
        <w:t xml:space="preserve"> in Texas’ Lower Rio Grande Valley.” </w:t>
      </w:r>
      <w:r w:rsidRPr="00FF2ADA">
        <w:rPr>
          <w:rFonts w:cs="Times New Roman"/>
          <w:i/>
          <w:iCs/>
        </w:rPr>
        <w:t>Environment and Planning A: Economy and Space</w:t>
      </w:r>
      <w:r w:rsidRPr="00FF2ADA">
        <w:rPr>
          <w:rFonts w:cs="Times New Roman"/>
        </w:rPr>
        <w:t xml:space="preserve"> 46 (7): 1699–1715.</w:t>
      </w:r>
    </w:p>
    <w:p w14:paraId="29673DE1" w14:textId="77777777" w:rsidR="00FF2ADA" w:rsidRPr="00FF2ADA" w:rsidRDefault="00FF2ADA" w:rsidP="00C34112">
      <w:pPr>
        <w:pStyle w:val="Bibliography"/>
        <w:rPr>
          <w:rFonts w:cs="Times New Roman"/>
        </w:rPr>
      </w:pPr>
      <w:r w:rsidRPr="00FF2ADA">
        <w:rPr>
          <w:rFonts w:cs="Times New Roman"/>
        </w:rPr>
        <w:t xml:space="preserve">———. 2018. “Racial Gerrymandering of Municipal Borders: Direct Democracy, Participatory Democracy, and Voting Rights in the United States.” </w:t>
      </w:r>
      <w:r w:rsidRPr="00FF2ADA">
        <w:rPr>
          <w:rFonts w:cs="Times New Roman"/>
          <w:i/>
          <w:iCs/>
        </w:rPr>
        <w:t>Annals of the American Association of Geographers</w:t>
      </w:r>
      <w:r w:rsidRPr="00FF2ADA">
        <w:rPr>
          <w:rFonts w:cs="Times New Roman"/>
        </w:rPr>
        <w:t xml:space="preserve"> 108 (4): 938–54. https://doi.org/10.1080/24694452.2017.1403880.</w:t>
      </w:r>
    </w:p>
    <w:p w14:paraId="78BD97BC" w14:textId="77777777" w:rsidR="00FF2ADA" w:rsidRPr="00FF2ADA" w:rsidRDefault="00FF2ADA" w:rsidP="00C34112">
      <w:pPr>
        <w:pStyle w:val="Bibliography"/>
        <w:rPr>
          <w:rFonts w:cs="Times New Roman"/>
        </w:rPr>
      </w:pPr>
      <w:r w:rsidRPr="00FF2ADA">
        <w:rPr>
          <w:rFonts w:cs="Times New Roman"/>
        </w:rPr>
        <w:t xml:space="preserve">———. 2019. “Race and Municipal Annexation After the Voting Rights Act.” </w:t>
      </w:r>
      <w:r w:rsidRPr="00FF2ADA">
        <w:rPr>
          <w:rFonts w:cs="Times New Roman"/>
          <w:i/>
          <w:iCs/>
        </w:rPr>
        <w:t>Journal of the American Planning Association</w:t>
      </w:r>
      <w:r w:rsidRPr="00FF2ADA">
        <w:rPr>
          <w:rFonts w:cs="Times New Roman"/>
        </w:rPr>
        <w:t xml:space="preserve"> 85 (1): 49–59. https://doi.org/10.1080/01944363.2018.1556113.</w:t>
      </w:r>
    </w:p>
    <w:p w14:paraId="1C72ED94" w14:textId="77777777" w:rsidR="00FF2ADA" w:rsidRPr="00FF2ADA" w:rsidRDefault="00FF2ADA" w:rsidP="00C34112">
      <w:pPr>
        <w:pStyle w:val="Bibliography"/>
        <w:rPr>
          <w:rFonts w:cs="Times New Roman"/>
        </w:rPr>
      </w:pPr>
      <w:r w:rsidRPr="00FF2ADA">
        <w:rPr>
          <w:rFonts w:cs="Times New Roman"/>
        </w:rPr>
        <w:t xml:space="preserve">Durst, Noah J., Meng Cai, Jada </w:t>
      </w:r>
      <w:proofErr w:type="spellStart"/>
      <w:r w:rsidRPr="00FF2ADA">
        <w:rPr>
          <w:rFonts w:cs="Times New Roman"/>
        </w:rPr>
        <w:t>Tillison</w:t>
      </w:r>
      <w:proofErr w:type="spellEnd"/>
      <w:r w:rsidRPr="00FF2ADA">
        <w:rPr>
          <w:rFonts w:cs="Times New Roman"/>
        </w:rPr>
        <w:t xml:space="preserve">-Love, </w:t>
      </w:r>
      <w:proofErr w:type="spellStart"/>
      <w:r w:rsidRPr="00FF2ADA">
        <w:rPr>
          <w:rFonts w:cs="Times New Roman"/>
        </w:rPr>
        <w:t>Huiqing</w:t>
      </w:r>
      <w:proofErr w:type="spellEnd"/>
      <w:r w:rsidRPr="00FF2ADA">
        <w:rPr>
          <w:rFonts w:cs="Times New Roman"/>
        </w:rPr>
        <w:t xml:space="preserve"> Huang, and Wisdom Henry. 2021. “The Gerrymandering of Cities and the Politics of Racial Exclusion: Evidence from a Spatial Typology of Municipal Boundary Changes.” </w:t>
      </w:r>
      <w:r w:rsidRPr="00FF2ADA">
        <w:rPr>
          <w:rFonts w:cs="Times New Roman"/>
          <w:i/>
          <w:iCs/>
        </w:rPr>
        <w:t>Journal of Urban Affairs</w:t>
      </w:r>
      <w:r w:rsidRPr="00FF2ADA">
        <w:rPr>
          <w:rFonts w:cs="Times New Roman"/>
        </w:rPr>
        <w:t xml:space="preserve"> 0 (0): 1–22. https://doi.org/10.1080/07352166.2021.1974303.</w:t>
      </w:r>
    </w:p>
    <w:p w14:paraId="0010F7FF" w14:textId="77777777" w:rsidR="00FF2ADA" w:rsidRPr="00FF2ADA" w:rsidRDefault="00FF2ADA" w:rsidP="00C34112">
      <w:pPr>
        <w:pStyle w:val="Bibliography"/>
        <w:rPr>
          <w:rFonts w:cs="Times New Roman"/>
        </w:rPr>
      </w:pPr>
      <w:r w:rsidRPr="00FF2ADA">
        <w:rPr>
          <w:rFonts w:cs="Times New Roman"/>
        </w:rPr>
        <w:t xml:space="preserve">Edwards, Mary M. 2008. “Understanding the Complexities of Annexation.” </w:t>
      </w:r>
      <w:r w:rsidRPr="00FF2ADA">
        <w:rPr>
          <w:rFonts w:cs="Times New Roman"/>
          <w:i/>
          <w:iCs/>
        </w:rPr>
        <w:t>Journal of Planning Literature</w:t>
      </w:r>
      <w:r w:rsidRPr="00FF2ADA">
        <w:rPr>
          <w:rFonts w:cs="Times New Roman"/>
        </w:rPr>
        <w:t xml:space="preserve"> 23 (2): 119–35. https://doi.org/10.1177/0885412208322921.</w:t>
      </w:r>
    </w:p>
    <w:p w14:paraId="2606B214" w14:textId="77777777" w:rsidR="00FF2ADA" w:rsidRPr="00FF2ADA" w:rsidRDefault="00FF2ADA" w:rsidP="00C34112">
      <w:pPr>
        <w:pStyle w:val="Bibliography"/>
        <w:rPr>
          <w:rFonts w:cs="Times New Roman"/>
        </w:rPr>
      </w:pPr>
      <w:r w:rsidRPr="00FF2ADA">
        <w:rPr>
          <w:rFonts w:cs="Times New Roman"/>
        </w:rPr>
        <w:t xml:space="preserve">Faber, Jacob W. 2020. “We Built This: Consequences of New Deal Era Intervention in America’s Racial Geography.” </w:t>
      </w:r>
      <w:r w:rsidRPr="00FF2ADA">
        <w:rPr>
          <w:rFonts w:cs="Times New Roman"/>
          <w:i/>
          <w:iCs/>
        </w:rPr>
        <w:t>American Sociological Review</w:t>
      </w:r>
      <w:r w:rsidRPr="00FF2ADA">
        <w:rPr>
          <w:rFonts w:cs="Times New Roman"/>
        </w:rPr>
        <w:t xml:space="preserve"> 85 (5): 739–75. https://doi.org/10.1177/0003122420948464.</w:t>
      </w:r>
    </w:p>
    <w:p w14:paraId="69EA64D5" w14:textId="77777777" w:rsidR="00FF2ADA" w:rsidRPr="00FF2ADA" w:rsidRDefault="00FF2ADA" w:rsidP="00C34112">
      <w:pPr>
        <w:pStyle w:val="Bibliography"/>
        <w:rPr>
          <w:rFonts w:cs="Times New Roman"/>
        </w:rPr>
      </w:pPr>
      <w:r w:rsidRPr="00FF2ADA">
        <w:rPr>
          <w:rFonts w:cs="Times New Roman"/>
        </w:rPr>
        <w:t xml:space="preserve">Feder, Catalina, and Michael G. Miller. 2020. “Voter Purges After Shelby: Part of Special Symposium on Election Sciences.” </w:t>
      </w:r>
      <w:r w:rsidRPr="00FF2ADA">
        <w:rPr>
          <w:rFonts w:cs="Times New Roman"/>
          <w:i/>
          <w:iCs/>
        </w:rPr>
        <w:t>American Politics Research</w:t>
      </w:r>
      <w:r w:rsidRPr="00FF2ADA">
        <w:rPr>
          <w:rFonts w:cs="Times New Roman"/>
        </w:rPr>
        <w:t xml:space="preserve"> 48 (6): 687–92. https://doi.org/10.1177/1532673X20916426.</w:t>
      </w:r>
    </w:p>
    <w:p w14:paraId="602B365D" w14:textId="77777777" w:rsidR="00FF2ADA" w:rsidRPr="00FF2ADA" w:rsidRDefault="00FF2ADA" w:rsidP="00C34112">
      <w:pPr>
        <w:pStyle w:val="Bibliography"/>
        <w:rPr>
          <w:rFonts w:cs="Times New Roman"/>
        </w:rPr>
      </w:pPr>
      <w:r w:rsidRPr="00FF2ADA">
        <w:rPr>
          <w:rFonts w:cs="Times New Roman"/>
        </w:rPr>
        <w:t xml:space="preserve">Fox, </w:t>
      </w:r>
      <w:proofErr w:type="spellStart"/>
      <w:r w:rsidRPr="00FF2ADA">
        <w:rPr>
          <w:rFonts w:cs="Times New Roman"/>
        </w:rPr>
        <w:t>Cybelle</w:t>
      </w:r>
      <w:proofErr w:type="spellEnd"/>
      <w:r w:rsidRPr="00FF2ADA">
        <w:rPr>
          <w:rFonts w:cs="Times New Roman"/>
        </w:rPr>
        <w:t xml:space="preserve">, and Thomas A. Guglielmo. 2012. “Defining America’s Racial Boundaries: Blacks, Mexicans, and European Immigrants, 1890–1945.” </w:t>
      </w:r>
      <w:r w:rsidRPr="00FF2ADA">
        <w:rPr>
          <w:rFonts w:cs="Times New Roman"/>
          <w:i/>
          <w:iCs/>
        </w:rPr>
        <w:t>American Journal of Sociology</w:t>
      </w:r>
      <w:r w:rsidRPr="00FF2ADA">
        <w:rPr>
          <w:rFonts w:cs="Times New Roman"/>
        </w:rPr>
        <w:t xml:space="preserve"> 118 (2): 327–79. https://doi.org/10.1086/666383.</w:t>
      </w:r>
    </w:p>
    <w:p w14:paraId="74D178B4" w14:textId="77777777" w:rsidR="00FF2ADA" w:rsidRPr="00FF2ADA" w:rsidRDefault="00FF2ADA" w:rsidP="00C34112">
      <w:pPr>
        <w:pStyle w:val="Bibliography"/>
        <w:rPr>
          <w:rFonts w:cs="Times New Roman"/>
        </w:rPr>
      </w:pPr>
      <w:r w:rsidRPr="00FF2ADA">
        <w:rPr>
          <w:rFonts w:cs="Times New Roman"/>
        </w:rPr>
        <w:t xml:space="preserve">Gelman, Andrew, and Jennifer Hill. 2007. </w:t>
      </w:r>
      <w:r w:rsidRPr="00FF2ADA">
        <w:rPr>
          <w:rFonts w:cs="Times New Roman"/>
          <w:i/>
          <w:iCs/>
        </w:rPr>
        <w:t>Data Analysis Using Regression and Multilevel/Hierarchical Models</w:t>
      </w:r>
      <w:r w:rsidRPr="00FF2ADA">
        <w:rPr>
          <w:rFonts w:cs="Times New Roman"/>
        </w:rPr>
        <w:t>. Analytical Methods for Social Research. Cambridge, MA: Cambridge University Press.</w:t>
      </w:r>
    </w:p>
    <w:p w14:paraId="23109950" w14:textId="77777777" w:rsidR="00FF2ADA" w:rsidRPr="00FF2ADA" w:rsidRDefault="00FF2ADA" w:rsidP="00C34112">
      <w:pPr>
        <w:pStyle w:val="Bibliography"/>
        <w:rPr>
          <w:rFonts w:cs="Times New Roman"/>
        </w:rPr>
      </w:pPr>
      <w:r w:rsidRPr="00FF2ADA">
        <w:rPr>
          <w:rFonts w:cs="Times New Roman"/>
        </w:rPr>
        <w:t xml:space="preserve">Hall, Matthew. 2013. “Residential Integration on the New Frontier: Immigrant Segregation in Established and New Destinations.” </w:t>
      </w:r>
      <w:r w:rsidRPr="00FF2ADA">
        <w:rPr>
          <w:rFonts w:cs="Times New Roman"/>
          <w:i/>
          <w:iCs/>
        </w:rPr>
        <w:t>Demography</w:t>
      </w:r>
      <w:r w:rsidRPr="00FF2ADA">
        <w:rPr>
          <w:rFonts w:cs="Times New Roman"/>
        </w:rPr>
        <w:t xml:space="preserve"> 50 (5): 1873–96. https://doi.org/10.1007/s13524-012-0177-x.</w:t>
      </w:r>
    </w:p>
    <w:p w14:paraId="4ED658B8" w14:textId="77777777" w:rsidR="00FF2ADA" w:rsidRPr="00FF2ADA" w:rsidRDefault="00FF2ADA" w:rsidP="00C34112">
      <w:pPr>
        <w:pStyle w:val="Bibliography"/>
        <w:rPr>
          <w:rFonts w:cs="Times New Roman"/>
        </w:rPr>
      </w:pPr>
      <w:r w:rsidRPr="00FF2ADA">
        <w:rPr>
          <w:rFonts w:cs="Times New Roman"/>
        </w:rPr>
        <w:lastRenderedPageBreak/>
        <w:t xml:space="preserve">Hall, Matthew, and Barrett Lee. 2010. “How Diverse Are US Suburbs?” </w:t>
      </w:r>
      <w:r w:rsidRPr="00FF2ADA">
        <w:rPr>
          <w:rFonts w:cs="Times New Roman"/>
          <w:i/>
          <w:iCs/>
        </w:rPr>
        <w:t>Urban Studies</w:t>
      </w:r>
      <w:r w:rsidRPr="00FF2ADA">
        <w:rPr>
          <w:rFonts w:cs="Times New Roman"/>
        </w:rPr>
        <w:t xml:space="preserve"> 47 (1): 3–28. https://doi.org/10.1177/0042098009346862.</w:t>
      </w:r>
    </w:p>
    <w:p w14:paraId="10166FB3" w14:textId="77777777" w:rsidR="00FF2ADA" w:rsidRPr="00FF2ADA" w:rsidRDefault="00FF2ADA" w:rsidP="00C34112">
      <w:pPr>
        <w:pStyle w:val="Bibliography"/>
        <w:rPr>
          <w:rFonts w:cs="Times New Roman"/>
        </w:rPr>
      </w:pPr>
      <w:r w:rsidRPr="00FF2ADA">
        <w:rPr>
          <w:rFonts w:cs="Times New Roman"/>
        </w:rPr>
        <w:t xml:space="preserve">Hardy, Lydia. 2020. “Voter Suppression Post-Shelby: Impacts and Issues of Voter Purge and Voter ID Laws.” </w:t>
      </w:r>
      <w:r w:rsidRPr="00FF2ADA">
        <w:rPr>
          <w:rFonts w:cs="Times New Roman"/>
          <w:i/>
          <w:iCs/>
        </w:rPr>
        <w:t>Mercer Law Review</w:t>
      </w:r>
      <w:r w:rsidRPr="00FF2ADA">
        <w:rPr>
          <w:rFonts w:cs="Times New Roman"/>
        </w:rPr>
        <w:t xml:space="preserve"> 71 (3): 857–78.</w:t>
      </w:r>
    </w:p>
    <w:p w14:paraId="47C7EC3C" w14:textId="77777777" w:rsidR="00FF2ADA" w:rsidRPr="00FF2ADA" w:rsidRDefault="00FF2ADA" w:rsidP="00C34112">
      <w:pPr>
        <w:pStyle w:val="Bibliography"/>
        <w:rPr>
          <w:rFonts w:cs="Times New Roman"/>
        </w:rPr>
      </w:pPr>
      <w:r w:rsidRPr="00FF2ADA">
        <w:rPr>
          <w:rFonts w:cs="Times New Roman"/>
        </w:rPr>
        <w:t xml:space="preserve">Harris, </w:t>
      </w:r>
      <w:proofErr w:type="spellStart"/>
      <w:r w:rsidRPr="00FF2ADA">
        <w:rPr>
          <w:rFonts w:cs="Times New Roman"/>
        </w:rPr>
        <w:t>Alexes</w:t>
      </w:r>
      <w:proofErr w:type="spellEnd"/>
      <w:r w:rsidRPr="00FF2ADA">
        <w:rPr>
          <w:rFonts w:cs="Times New Roman"/>
        </w:rPr>
        <w:t xml:space="preserve">. 2016. </w:t>
      </w:r>
      <w:r w:rsidRPr="00FF2ADA">
        <w:rPr>
          <w:rFonts w:cs="Times New Roman"/>
          <w:i/>
          <w:iCs/>
        </w:rPr>
        <w:t>A Pound of Flesh: Monetary Sanctions as Punishment for the Poor</w:t>
      </w:r>
      <w:r w:rsidRPr="00FF2ADA">
        <w:rPr>
          <w:rFonts w:cs="Times New Roman"/>
        </w:rPr>
        <w:t>. American Sociological Association’s Rose Series in Sociology. New York, NY: Russell Sage Foundation.</w:t>
      </w:r>
    </w:p>
    <w:p w14:paraId="5BBE9B34" w14:textId="77777777" w:rsidR="00FF2ADA" w:rsidRPr="00FF2ADA" w:rsidRDefault="00FF2ADA" w:rsidP="00C34112">
      <w:pPr>
        <w:pStyle w:val="Bibliography"/>
        <w:rPr>
          <w:rFonts w:cs="Times New Roman"/>
        </w:rPr>
      </w:pPr>
      <w:r w:rsidRPr="00FF2ADA">
        <w:rPr>
          <w:rFonts w:cs="Times New Roman"/>
        </w:rPr>
        <w:t xml:space="preserve">Herron, Michael C., and Daniel A. Smith. 2015. “Race, Shelby County, and the Voter Information Verification Act in North Carolina.” </w:t>
      </w:r>
      <w:r w:rsidRPr="00FF2ADA">
        <w:rPr>
          <w:rFonts w:cs="Times New Roman"/>
          <w:i/>
          <w:iCs/>
        </w:rPr>
        <w:t>Florida State University Law Review</w:t>
      </w:r>
      <w:r w:rsidRPr="00FF2ADA">
        <w:rPr>
          <w:rFonts w:cs="Times New Roman"/>
        </w:rPr>
        <w:t xml:space="preserve"> 43 (2): 465–506.</w:t>
      </w:r>
    </w:p>
    <w:p w14:paraId="3A54F8D3" w14:textId="77777777" w:rsidR="00FF2ADA" w:rsidRPr="00FF2ADA" w:rsidRDefault="00FF2ADA" w:rsidP="00C34112">
      <w:pPr>
        <w:pStyle w:val="Bibliography"/>
        <w:rPr>
          <w:rFonts w:cs="Times New Roman"/>
        </w:rPr>
      </w:pPr>
      <w:r w:rsidRPr="00FF2ADA">
        <w:rPr>
          <w:rFonts w:cs="Times New Roman"/>
        </w:rPr>
        <w:t xml:space="preserve">Hirsh, C. Elizabeth. 2009. “The Strength of Weak Enforcement: The Impact of Discrimination Charges, Legal Environments, and Organizational Conditions on Workplace Segregation.” </w:t>
      </w:r>
      <w:r w:rsidRPr="00FF2ADA">
        <w:rPr>
          <w:rFonts w:cs="Times New Roman"/>
          <w:i/>
          <w:iCs/>
        </w:rPr>
        <w:t>American Sociological Review</w:t>
      </w:r>
      <w:r w:rsidRPr="00FF2ADA">
        <w:rPr>
          <w:rFonts w:cs="Times New Roman"/>
        </w:rPr>
        <w:t xml:space="preserve"> 74 (2): 245–71. https://doi.org/10.1177/000312240907400205.</w:t>
      </w:r>
    </w:p>
    <w:p w14:paraId="68DA95CF" w14:textId="77777777" w:rsidR="00FF2ADA" w:rsidRPr="00FF2ADA" w:rsidRDefault="00FF2ADA" w:rsidP="00C34112">
      <w:pPr>
        <w:pStyle w:val="Bibliography"/>
        <w:rPr>
          <w:rFonts w:cs="Times New Roman"/>
        </w:rPr>
      </w:pPr>
      <w:r w:rsidRPr="00FF2ADA">
        <w:rPr>
          <w:rFonts w:cs="Times New Roman"/>
        </w:rPr>
        <w:t xml:space="preserve">Hwang, Jackelyn, and Tyler W. McDaniel. 2022. “Racialized Reshuffling: Urban Change and the Persistence of Segregation in the Twenty-First Century.” </w:t>
      </w:r>
      <w:r w:rsidRPr="00FF2ADA">
        <w:rPr>
          <w:rFonts w:cs="Times New Roman"/>
          <w:i/>
          <w:iCs/>
        </w:rPr>
        <w:t>Annual Review of Sociology</w:t>
      </w:r>
      <w:r w:rsidRPr="00FF2ADA">
        <w:rPr>
          <w:rFonts w:cs="Times New Roman"/>
        </w:rPr>
        <w:t xml:space="preserve"> 48 (1): 8.1-8.23. https://doi.org/10.1146/annurev-soc-030420-014126.</w:t>
      </w:r>
    </w:p>
    <w:p w14:paraId="24B21A44" w14:textId="77777777" w:rsidR="00FF2ADA" w:rsidRPr="00FF2ADA" w:rsidRDefault="00FF2ADA" w:rsidP="00C34112">
      <w:pPr>
        <w:pStyle w:val="Bibliography"/>
        <w:rPr>
          <w:rFonts w:cs="Times New Roman"/>
        </w:rPr>
      </w:pPr>
      <w:r w:rsidRPr="00FF2ADA">
        <w:rPr>
          <w:rFonts w:cs="Times New Roman"/>
        </w:rPr>
        <w:t xml:space="preserve">Issacharoff, Samuel. 2013. “Beyond the Discrimination Model on Voting.” </w:t>
      </w:r>
      <w:r w:rsidRPr="00FF2ADA">
        <w:rPr>
          <w:rFonts w:cs="Times New Roman"/>
          <w:i/>
          <w:iCs/>
        </w:rPr>
        <w:t>Harvard Law Review</w:t>
      </w:r>
      <w:r w:rsidRPr="00FF2ADA">
        <w:rPr>
          <w:rFonts w:cs="Times New Roman"/>
        </w:rPr>
        <w:t xml:space="preserve"> 127 (1): 95–126.</w:t>
      </w:r>
    </w:p>
    <w:p w14:paraId="5FA6640A" w14:textId="77777777" w:rsidR="00FF2ADA" w:rsidRPr="00FF2ADA" w:rsidRDefault="00FF2ADA" w:rsidP="00C34112">
      <w:pPr>
        <w:pStyle w:val="Bibliography"/>
        <w:rPr>
          <w:rFonts w:cs="Times New Roman"/>
        </w:rPr>
      </w:pPr>
      <w:r w:rsidRPr="00FF2ADA">
        <w:rPr>
          <w:rFonts w:cs="Times New Roman"/>
        </w:rPr>
        <w:t>Jensen, Eric, Nicolas Jones, Megan Rabe, Beverly Pratt, Laura Medina, Kimberly Orozco, and Lindsay Spell. 2021. “The Chance That Two People Chosen at Random Are of Different Race or Ethnicity Groups Has Increased Since 2010.” U.S. Census Bureau. August 12, 2021. https://www.census.gov/library/stories/2021/08/2020-united-states-population-more-racially-ethnically-diverse-than-2010.html.</w:t>
      </w:r>
    </w:p>
    <w:p w14:paraId="0D58BC76" w14:textId="77777777" w:rsidR="00FF2ADA" w:rsidRPr="00FF2ADA" w:rsidRDefault="00FF2ADA" w:rsidP="00C34112">
      <w:pPr>
        <w:pStyle w:val="Bibliography"/>
        <w:rPr>
          <w:rFonts w:cs="Times New Roman"/>
        </w:rPr>
      </w:pPr>
      <w:r w:rsidRPr="00FF2ADA">
        <w:rPr>
          <w:rFonts w:cs="Times New Roman"/>
        </w:rPr>
        <w:t xml:space="preserve">Johnson, James H., Allan Parnell, Ann Moss Joyner, Carolyn J. </w:t>
      </w:r>
      <w:proofErr w:type="spellStart"/>
      <w:r w:rsidRPr="00FF2ADA">
        <w:rPr>
          <w:rFonts w:cs="Times New Roman"/>
        </w:rPr>
        <w:t>Christman</w:t>
      </w:r>
      <w:proofErr w:type="spellEnd"/>
      <w:r w:rsidRPr="00FF2ADA">
        <w:rPr>
          <w:rFonts w:cs="Times New Roman"/>
        </w:rPr>
        <w:t xml:space="preserve">, and Ben Marsh. 2004. “Racial Apartheid in a Small North Carolina Town.” </w:t>
      </w:r>
      <w:r w:rsidRPr="00FF2ADA">
        <w:rPr>
          <w:rFonts w:cs="Times New Roman"/>
          <w:i/>
          <w:iCs/>
        </w:rPr>
        <w:t>The Review of Black Political Economy</w:t>
      </w:r>
      <w:r w:rsidRPr="00FF2ADA">
        <w:rPr>
          <w:rFonts w:cs="Times New Roman"/>
        </w:rPr>
        <w:t xml:space="preserve"> 31 (4): 89–107. https://doi.org/10.1007/s12114-004-1012-4.</w:t>
      </w:r>
    </w:p>
    <w:p w14:paraId="2042B2C4" w14:textId="77777777" w:rsidR="00FF2ADA" w:rsidRPr="00FF2ADA" w:rsidRDefault="00FF2ADA" w:rsidP="00C34112">
      <w:pPr>
        <w:pStyle w:val="Bibliography"/>
        <w:rPr>
          <w:rFonts w:cs="Times New Roman"/>
        </w:rPr>
      </w:pPr>
      <w:proofErr w:type="spellStart"/>
      <w:r w:rsidRPr="00FF2ADA">
        <w:rPr>
          <w:rFonts w:cs="Times New Roman"/>
        </w:rPr>
        <w:t>Karaca</w:t>
      </w:r>
      <w:proofErr w:type="spellEnd"/>
      <w:r w:rsidRPr="00FF2ADA">
        <w:rPr>
          <w:rFonts w:cs="Times New Roman"/>
        </w:rPr>
        <w:t xml:space="preserve">-Mandic, Pinar, Edward C. Norton, and Bryan Dowd. 2012. “Interaction Terms in Nonlinear Models.” </w:t>
      </w:r>
      <w:r w:rsidRPr="00FF2ADA">
        <w:rPr>
          <w:rFonts w:cs="Times New Roman"/>
          <w:i/>
          <w:iCs/>
        </w:rPr>
        <w:t>Health Services Research</w:t>
      </w:r>
      <w:r w:rsidRPr="00FF2ADA">
        <w:rPr>
          <w:rFonts w:cs="Times New Roman"/>
        </w:rPr>
        <w:t xml:space="preserve"> 47 (1pt1): 255–74. https://doi.org/10.1111/j.1475-6773.2011.01314.x.</w:t>
      </w:r>
    </w:p>
    <w:p w14:paraId="39D0D003" w14:textId="77777777" w:rsidR="00FF2ADA" w:rsidRPr="00FF2ADA" w:rsidRDefault="00FF2ADA" w:rsidP="00C34112">
      <w:pPr>
        <w:pStyle w:val="Bibliography"/>
        <w:rPr>
          <w:rFonts w:cs="Times New Roman"/>
        </w:rPr>
      </w:pPr>
      <w:r w:rsidRPr="00FF2ADA">
        <w:rPr>
          <w:rFonts w:cs="Times New Roman"/>
        </w:rPr>
        <w:t xml:space="preserve">King, Desmond S., and Rogers M. Smith. 2016. “THE LAST </w:t>
      </w:r>
      <w:proofErr w:type="gramStart"/>
      <w:r w:rsidRPr="00FF2ADA">
        <w:rPr>
          <w:rFonts w:cs="Times New Roman"/>
        </w:rPr>
        <w:t>STAND?:</w:t>
      </w:r>
      <w:proofErr w:type="gramEnd"/>
      <w:r w:rsidRPr="00FF2ADA">
        <w:rPr>
          <w:rFonts w:cs="Times New Roman"/>
        </w:rPr>
        <w:t xml:space="preserve"> Shelby County v. Holder, White Political Power, and America’s Racial Policy Alliances.”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13 (1): 25–44. https://doi.org/10.1017/S1742058X1500017X.</w:t>
      </w:r>
    </w:p>
    <w:p w14:paraId="1AC8CF85" w14:textId="77777777" w:rsidR="00FF2ADA" w:rsidRPr="00FF2ADA" w:rsidRDefault="00FF2ADA" w:rsidP="00C34112">
      <w:pPr>
        <w:pStyle w:val="Bibliography"/>
        <w:rPr>
          <w:rFonts w:cs="Times New Roman"/>
        </w:rPr>
      </w:pPr>
      <w:r w:rsidRPr="00FF2ADA">
        <w:rPr>
          <w:rFonts w:cs="Times New Roman"/>
        </w:rPr>
        <w:t xml:space="preserve">King, Ryan D, and Darren Wheelock. 2007. “Group Threat and Social Control: Race, Perceptions of Minorities and the Desire to Punish.” </w:t>
      </w:r>
      <w:r w:rsidRPr="00FF2ADA">
        <w:rPr>
          <w:rFonts w:cs="Times New Roman"/>
          <w:i/>
          <w:iCs/>
        </w:rPr>
        <w:t>Social Forces</w:t>
      </w:r>
      <w:r w:rsidRPr="00FF2ADA">
        <w:rPr>
          <w:rFonts w:cs="Times New Roman"/>
        </w:rPr>
        <w:t xml:space="preserve"> 85 (3): 1255–80. https://doi.org/10.1353/sof.2007.0045.</w:t>
      </w:r>
    </w:p>
    <w:p w14:paraId="24CDDF49" w14:textId="77777777" w:rsidR="00FF2ADA" w:rsidRPr="00FF2ADA" w:rsidRDefault="00FF2ADA" w:rsidP="00C34112">
      <w:pPr>
        <w:pStyle w:val="Bibliography"/>
        <w:rPr>
          <w:rFonts w:cs="Times New Roman"/>
        </w:rPr>
      </w:pPr>
      <w:proofErr w:type="spellStart"/>
      <w:r w:rsidRPr="00FF2ADA">
        <w:rPr>
          <w:rFonts w:cs="Times New Roman"/>
        </w:rPr>
        <w:t>LaBriola</w:t>
      </w:r>
      <w:proofErr w:type="spellEnd"/>
      <w:r w:rsidRPr="00FF2ADA">
        <w:rPr>
          <w:rFonts w:cs="Times New Roman"/>
        </w:rPr>
        <w:t xml:space="preserve">, Joe. 2022. “The Race to Exclude: Residential Growth Controls in California Cities, 1970-1992.” </w:t>
      </w:r>
      <w:proofErr w:type="spellStart"/>
      <w:r w:rsidRPr="00FF2ADA">
        <w:rPr>
          <w:rFonts w:cs="Times New Roman"/>
          <w:i/>
          <w:iCs/>
        </w:rPr>
        <w:t>ArXiv</w:t>
      </w:r>
      <w:proofErr w:type="spellEnd"/>
      <w:r w:rsidRPr="00FF2ADA">
        <w:rPr>
          <w:rFonts w:cs="Times New Roman"/>
        </w:rPr>
        <w:t>, March. https://doi.org/10.31235/osf.io/nqvfa.</w:t>
      </w:r>
    </w:p>
    <w:p w14:paraId="08FBAF51" w14:textId="77777777" w:rsidR="00FF2ADA" w:rsidRPr="00FF2ADA" w:rsidRDefault="00FF2ADA" w:rsidP="00C34112">
      <w:pPr>
        <w:pStyle w:val="Bibliography"/>
        <w:rPr>
          <w:rFonts w:cs="Times New Roman"/>
        </w:rPr>
      </w:pPr>
      <w:r w:rsidRPr="00FF2ADA">
        <w:rPr>
          <w:rFonts w:cs="Times New Roman"/>
        </w:rPr>
        <w:t xml:space="preserve">Lee, Jennifer, and Frank D. Bean. 2004. “America’s Changing Color Lines: Immigration, Race/Ethnicity, and Multiracial Identification.” </w:t>
      </w:r>
      <w:r w:rsidRPr="00FF2ADA">
        <w:rPr>
          <w:rFonts w:cs="Times New Roman"/>
          <w:i/>
          <w:iCs/>
        </w:rPr>
        <w:t>Annual Review of Sociology</w:t>
      </w:r>
      <w:r w:rsidRPr="00FF2ADA">
        <w:rPr>
          <w:rFonts w:cs="Times New Roman"/>
        </w:rPr>
        <w:t xml:space="preserve"> 30: 221–42.</w:t>
      </w:r>
    </w:p>
    <w:p w14:paraId="3A8167F4" w14:textId="77777777" w:rsidR="00FF2ADA" w:rsidRPr="00FF2ADA" w:rsidRDefault="00FF2ADA" w:rsidP="00C34112">
      <w:pPr>
        <w:pStyle w:val="Bibliography"/>
        <w:rPr>
          <w:rFonts w:cs="Times New Roman"/>
        </w:rPr>
      </w:pPr>
      <w:r w:rsidRPr="00FF2ADA">
        <w:rPr>
          <w:rFonts w:cs="Times New Roman"/>
        </w:rPr>
        <w:t xml:space="preserve">Lens, Michael C. 2022. “Zoning, Land Use, and the Reproduction of Urban Inequality.” </w:t>
      </w:r>
      <w:r w:rsidRPr="00FF2ADA">
        <w:rPr>
          <w:rFonts w:cs="Times New Roman"/>
          <w:i/>
          <w:iCs/>
        </w:rPr>
        <w:t>Annual Review of Sociology</w:t>
      </w:r>
      <w:r w:rsidRPr="00FF2ADA">
        <w:rPr>
          <w:rFonts w:cs="Times New Roman"/>
        </w:rPr>
        <w:t xml:space="preserve"> 48 (1): 421–39. https://doi.org/10.1146/annurev-soc-030420-122027.</w:t>
      </w:r>
    </w:p>
    <w:p w14:paraId="117DD7F5" w14:textId="77777777" w:rsidR="00FF2ADA" w:rsidRPr="00FF2ADA" w:rsidRDefault="00FF2ADA" w:rsidP="00C34112">
      <w:pPr>
        <w:pStyle w:val="Bibliography"/>
        <w:rPr>
          <w:rFonts w:cs="Times New Roman"/>
        </w:rPr>
      </w:pPr>
      <w:proofErr w:type="spellStart"/>
      <w:r w:rsidRPr="00FF2ADA">
        <w:rPr>
          <w:rFonts w:cs="Times New Roman"/>
        </w:rPr>
        <w:lastRenderedPageBreak/>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Steven Michael Grice, and Michael </w:t>
      </w:r>
      <w:proofErr w:type="spellStart"/>
      <w:r w:rsidRPr="00FF2ADA">
        <w:rPr>
          <w:rFonts w:cs="Times New Roman"/>
        </w:rPr>
        <w:t>Taquino</w:t>
      </w:r>
      <w:proofErr w:type="spellEnd"/>
      <w:r w:rsidRPr="00FF2ADA">
        <w:rPr>
          <w:rFonts w:cs="Times New Roman"/>
        </w:rPr>
        <w:t xml:space="preserve">. 2007. “Municipal </w:t>
      </w:r>
      <w:proofErr w:type="spellStart"/>
      <w:r w:rsidRPr="00FF2ADA">
        <w:rPr>
          <w:rFonts w:cs="Times New Roman"/>
        </w:rPr>
        <w:t>Underbounding</w:t>
      </w:r>
      <w:proofErr w:type="spellEnd"/>
      <w:r w:rsidRPr="00FF2ADA">
        <w:rPr>
          <w:rFonts w:cs="Times New Roman"/>
        </w:rPr>
        <w:t xml:space="preserve">: Annexation and Racial Exclusion in Small Southern Towns.” </w:t>
      </w:r>
      <w:r w:rsidRPr="00FF2ADA">
        <w:rPr>
          <w:rFonts w:cs="Times New Roman"/>
          <w:i/>
          <w:iCs/>
        </w:rPr>
        <w:t>Rural Sociology</w:t>
      </w:r>
      <w:r w:rsidRPr="00FF2ADA">
        <w:rPr>
          <w:rFonts w:cs="Times New Roman"/>
        </w:rPr>
        <w:t xml:space="preserve"> 72 (1): 47–68. https://doi.org/10.1526/003601107781147437.</w:t>
      </w:r>
    </w:p>
    <w:p w14:paraId="23D27D17" w14:textId="77777777"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and Michael C. </w:t>
      </w:r>
      <w:proofErr w:type="spellStart"/>
      <w:r w:rsidRPr="00FF2ADA">
        <w:rPr>
          <w:rFonts w:cs="Times New Roman"/>
        </w:rPr>
        <w:t>Taquino</w:t>
      </w:r>
      <w:proofErr w:type="spellEnd"/>
      <w:r w:rsidRPr="00FF2ADA">
        <w:rPr>
          <w:rFonts w:cs="Times New Roman"/>
        </w:rPr>
        <w:t xml:space="preserve">. 2012. “The Geography of Exclusion: Race, Segregation, and Concentrated Poverty.” </w:t>
      </w:r>
      <w:r w:rsidRPr="00FF2ADA">
        <w:rPr>
          <w:rFonts w:cs="Times New Roman"/>
          <w:i/>
          <w:iCs/>
        </w:rPr>
        <w:t>Social Problems</w:t>
      </w:r>
      <w:r w:rsidRPr="00FF2ADA">
        <w:rPr>
          <w:rFonts w:cs="Times New Roman"/>
        </w:rPr>
        <w:t xml:space="preserve"> 59 (3): 364–88. https://doi.org/10.1525/sp.2012.59.3.364.</w:t>
      </w:r>
    </w:p>
    <w:p w14:paraId="5D159FD7" w14:textId="77777777" w:rsidR="00FF2ADA" w:rsidRPr="00FF2ADA" w:rsidRDefault="00FF2ADA" w:rsidP="00C34112">
      <w:pPr>
        <w:pStyle w:val="Bibliography"/>
        <w:rPr>
          <w:rFonts w:cs="Times New Roman"/>
        </w:rPr>
      </w:pPr>
      <w:r w:rsidRPr="00FF2ADA">
        <w:rPr>
          <w:rFonts w:cs="Times New Roman"/>
        </w:rPr>
        <w:t xml:space="preserve">———. 2015. “Toward a New Macro-Segregation? Decomposing Segregation within and between Metropolitan Cities and Suburbs.” </w:t>
      </w:r>
      <w:r w:rsidRPr="00FF2ADA">
        <w:rPr>
          <w:rFonts w:cs="Times New Roman"/>
          <w:i/>
          <w:iCs/>
        </w:rPr>
        <w:t>American Sociological Review</w:t>
      </w:r>
      <w:r w:rsidRPr="00FF2ADA">
        <w:rPr>
          <w:rFonts w:cs="Times New Roman"/>
        </w:rPr>
        <w:t xml:space="preserve"> 80 (4): 843–73. https://doi.org/10.1177/0003122415588558.</w:t>
      </w:r>
    </w:p>
    <w:p w14:paraId="21A1D5B2" w14:textId="77777777"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Michael C. </w:t>
      </w:r>
      <w:proofErr w:type="spellStart"/>
      <w:r w:rsidRPr="00FF2ADA">
        <w:rPr>
          <w:rFonts w:cs="Times New Roman"/>
        </w:rPr>
        <w:t>Taquino</w:t>
      </w:r>
      <w:proofErr w:type="spellEnd"/>
      <w:r w:rsidRPr="00FF2ADA">
        <w:rPr>
          <w:rFonts w:cs="Times New Roman"/>
        </w:rPr>
        <w:t xml:space="preserve">, and Steven Michael Grice. 2010. “Residential Segregation in New Hispanic Destinations: Cities, Suburbs, and Rural Communities Compared.” </w:t>
      </w:r>
      <w:r w:rsidRPr="00FF2ADA">
        <w:rPr>
          <w:rFonts w:cs="Times New Roman"/>
          <w:i/>
          <w:iCs/>
        </w:rPr>
        <w:t>Social Science Research</w:t>
      </w:r>
      <w:r w:rsidRPr="00FF2ADA">
        <w:rPr>
          <w:rFonts w:cs="Times New Roman"/>
        </w:rPr>
        <w:t xml:space="preserve"> 39 (2): 215–30. https://doi.org/10.1016/j.ssresearch.2009.08.006.</w:t>
      </w:r>
    </w:p>
    <w:p w14:paraId="588FD84B" w14:textId="77777777" w:rsidR="00FF2ADA" w:rsidRPr="00FF2ADA" w:rsidRDefault="00FF2ADA" w:rsidP="00C34112">
      <w:pPr>
        <w:pStyle w:val="Bibliography"/>
        <w:rPr>
          <w:rFonts w:cs="Times New Roman"/>
        </w:rPr>
      </w:pPr>
      <w:r w:rsidRPr="00FF2ADA">
        <w:rPr>
          <w:rFonts w:cs="Times New Roman"/>
        </w:rPr>
        <w:t>Manson, Steven, Jonathan Schroeder, David Van Riper, Tracy Kugler, and Ruggles. 2021. “National Historical Geographic Information System: Version 16.0.” Minneapolis, MN: IPUMS. https://doi.org/10.18128/D050.V16.0.</w:t>
      </w:r>
    </w:p>
    <w:p w14:paraId="21698BCA" w14:textId="77777777" w:rsidR="00FF2ADA" w:rsidRPr="00FF2ADA" w:rsidRDefault="00FF2ADA" w:rsidP="00C34112">
      <w:pPr>
        <w:pStyle w:val="Bibliography"/>
        <w:rPr>
          <w:rFonts w:cs="Times New Roman"/>
        </w:rPr>
      </w:pPr>
      <w:r w:rsidRPr="00FF2ADA">
        <w:rPr>
          <w:rFonts w:cs="Times New Roman"/>
        </w:rPr>
        <w:t xml:space="preserve">Marsh, Ben, Allan M. Parnell, and Ann Moss Joyner. 2010. “Institutionalization of Racial Inequality in Local Political Geographies.” </w:t>
      </w:r>
      <w:r w:rsidRPr="00FF2ADA">
        <w:rPr>
          <w:rFonts w:cs="Times New Roman"/>
          <w:i/>
          <w:iCs/>
        </w:rPr>
        <w:t>Urban Geography</w:t>
      </w:r>
      <w:r w:rsidRPr="00FF2ADA">
        <w:rPr>
          <w:rFonts w:cs="Times New Roman"/>
        </w:rPr>
        <w:t xml:space="preserve"> 31 (5): 691–709. https://doi.org/10.2747/0272-3638.31.5.691.</w:t>
      </w:r>
    </w:p>
    <w:p w14:paraId="6924965A" w14:textId="77777777" w:rsidR="00FF2ADA" w:rsidRPr="00FF2ADA" w:rsidRDefault="00FF2ADA" w:rsidP="00C34112">
      <w:pPr>
        <w:pStyle w:val="Bibliography"/>
        <w:rPr>
          <w:rFonts w:cs="Times New Roman"/>
        </w:rPr>
      </w:pPr>
      <w:r w:rsidRPr="00FF2ADA">
        <w:rPr>
          <w:rFonts w:cs="Times New Roman"/>
        </w:rPr>
        <w:t xml:space="preserve">Massey, Douglas S., Jonathan Rothwell, and Thurston </w:t>
      </w:r>
      <w:proofErr w:type="spellStart"/>
      <w:r w:rsidRPr="00FF2ADA">
        <w:rPr>
          <w:rFonts w:cs="Times New Roman"/>
        </w:rPr>
        <w:t>Domina</w:t>
      </w:r>
      <w:proofErr w:type="spellEnd"/>
      <w:r w:rsidRPr="00FF2ADA">
        <w:rPr>
          <w:rFonts w:cs="Times New Roman"/>
        </w:rPr>
        <w:t xml:space="preserve">. 2009. “The Changing Bases of Segregation in the United States.” </w:t>
      </w:r>
      <w:r w:rsidRPr="00FF2ADA">
        <w:rPr>
          <w:rFonts w:cs="Times New Roman"/>
          <w:i/>
          <w:iCs/>
        </w:rPr>
        <w:t>The ANNALS of the American Academy of Political and Social Science</w:t>
      </w:r>
      <w:r w:rsidRPr="00FF2ADA">
        <w:rPr>
          <w:rFonts w:cs="Times New Roman"/>
        </w:rPr>
        <w:t xml:space="preserve"> 626 (1): 74–90. https://doi.org/10.1177/0002716209343558.</w:t>
      </w:r>
    </w:p>
    <w:p w14:paraId="3BA8EFF5" w14:textId="77777777" w:rsidR="00FF2ADA" w:rsidRPr="00FF2ADA" w:rsidRDefault="00FF2ADA" w:rsidP="00C34112">
      <w:pPr>
        <w:pStyle w:val="Bibliography"/>
        <w:rPr>
          <w:rFonts w:cs="Times New Roman"/>
        </w:rPr>
      </w:pPr>
      <w:r w:rsidRPr="00FF2ADA">
        <w:rPr>
          <w:rFonts w:cs="Times New Roman"/>
        </w:rPr>
        <w:t xml:space="preserve">Miller, Gary J. 1981. </w:t>
      </w:r>
      <w:r w:rsidRPr="00FF2ADA">
        <w:rPr>
          <w:rFonts w:cs="Times New Roman"/>
          <w:i/>
          <w:iCs/>
        </w:rPr>
        <w:t>Cities by Contract: The Politics of Municipal Incorporation</w:t>
      </w:r>
      <w:r w:rsidRPr="00FF2ADA">
        <w:rPr>
          <w:rFonts w:cs="Times New Roman"/>
        </w:rPr>
        <w:t>. Cambridge, MA: MIT Press.</w:t>
      </w:r>
    </w:p>
    <w:p w14:paraId="5B0A6E1B" w14:textId="77777777" w:rsidR="00FF2ADA" w:rsidRPr="00FF2ADA" w:rsidRDefault="00FF2ADA" w:rsidP="00C34112">
      <w:pPr>
        <w:pStyle w:val="Bibliography"/>
        <w:rPr>
          <w:rFonts w:cs="Times New Roman"/>
        </w:rPr>
      </w:pPr>
      <w:proofErr w:type="spellStart"/>
      <w:r w:rsidRPr="00FF2ADA">
        <w:rPr>
          <w:rFonts w:cs="Times New Roman"/>
        </w:rPr>
        <w:t>Moeser</w:t>
      </w:r>
      <w:proofErr w:type="spellEnd"/>
      <w:r w:rsidRPr="00FF2ADA">
        <w:rPr>
          <w:rFonts w:cs="Times New Roman"/>
        </w:rPr>
        <w:t xml:space="preserve">, John, and Rutledge Dennis. 2020. </w:t>
      </w:r>
      <w:r w:rsidRPr="00FF2ADA">
        <w:rPr>
          <w:rFonts w:cs="Times New Roman"/>
          <w:i/>
          <w:iCs/>
        </w:rPr>
        <w:t>The Politics of Annexation: Oligarchic Power in a Southern City</w:t>
      </w:r>
      <w:r w:rsidRPr="00FF2ADA">
        <w:rPr>
          <w:rFonts w:cs="Times New Roman"/>
        </w:rPr>
        <w:t xml:space="preserve">. Cambridge, MA: </w:t>
      </w:r>
      <w:proofErr w:type="spellStart"/>
      <w:r w:rsidRPr="00FF2ADA">
        <w:rPr>
          <w:rFonts w:cs="Times New Roman"/>
        </w:rPr>
        <w:t>Schenkman</w:t>
      </w:r>
      <w:proofErr w:type="spellEnd"/>
      <w:r w:rsidRPr="00FF2ADA">
        <w:rPr>
          <w:rFonts w:cs="Times New Roman"/>
        </w:rPr>
        <w:t xml:space="preserve"> Publishing Company. https://scholarscompass.vcu.edu/politics_annexation/1.</w:t>
      </w:r>
    </w:p>
    <w:p w14:paraId="3A2EF56C" w14:textId="77777777" w:rsidR="00FF2ADA" w:rsidRPr="00FF2ADA" w:rsidRDefault="00FF2ADA" w:rsidP="00C34112">
      <w:pPr>
        <w:pStyle w:val="Bibliography"/>
        <w:rPr>
          <w:rFonts w:cs="Times New Roman"/>
        </w:rPr>
      </w:pPr>
      <w:proofErr w:type="spellStart"/>
      <w:r w:rsidRPr="00FF2ADA">
        <w:rPr>
          <w:rFonts w:cs="Times New Roman"/>
        </w:rPr>
        <w:t>Motomura</w:t>
      </w:r>
      <w:proofErr w:type="spellEnd"/>
      <w:r w:rsidRPr="00FF2ADA">
        <w:rPr>
          <w:rFonts w:cs="Times New Roman"/>
        </w:rPr>
        <w:t xml:space="preserve">, Hiroshi. 1982. “Preclearance under Section Five of the Voting Rights Act.” </w:t>
      </w:r>
      <w:r w:rsidRPr="00FF2ADA">
        <w:rPr>
          <w:rFonts w:cs="Times New Roman"/>
          <w:i/>
          <w:iCs/>
        </w:rPr>
        <w:t>North Carolina Law Review</w:t>
      </w:r>
      <w:r w:rsidRPr="00FF2ADA">
        <w:rPr>
          <w:rFonts w:cs="Times New Roman"/>
        </w:rPr>
        <w:t xml:space="preserve"> 61 (2): 189–246.</w:t>
      </w:r>
    </w:p>
    <w:p w14:paraId="368A147D" w14:textId="77777777" w:rsidR="00FF2ADA" w:rsidRPr="00FF2ADA" w:rsidRDefault="00FF2ADA" w:rsidP="00C34112">
      <w:pPr>
        <w:pStyle w:val="Bibliography"/>
        <w:rPr>
          <w:rFonts w:cs="Times New Roman"/>
        </w:rPr>
      </w:pPr>
      <w:r w:rsidRPr="00FF2ADA">
        <w:rPr>
          <w:rFonts w:cs="Times New Roman"/>
        </w:rPr>
        <w:t xml:space="preserve">Muhammad, Khalil Gibran. 2011. </w:t>
      </w:r>
      <w:r w:rsidRPr="00FF2ADA">
        <w:rPr>
          <w:rFonts w:cs="Times New Roman"/>
          <w:i/>
          <w:iCs/>
        </w:rPr>
        <w:t>The Condemnation of Blackness: Race, Crime, and the Making of Modern Urban America</w:t>
      </w:r>
      <w:r w:rsidRPr="00FF2ADA">
        <w:rPr>
          <w:rFonts w:cs="Times New Roman"/>
        </w:rPr>
        <w:t>. Cambridge, MA: Harvard University Press.</w:t>
      </w:r>
    </w:p>
    <w:p w14:paraId="6A40DA98" w14:textId="77777777" w:rsidR="00FF2ADA" w:rsidRPr="00FF2ADA" w:rsidRDefault="00FF2ADA" w:rsidP="00C34112">
      <w:pPr>
        <w:pStyle w:val="Bibliography"/>
        <w:rPr>
          <w:rFonts w:cs="Times New Roman"/>
        </w:rPr>
      </w:pPr>
      <w:proofErr w:type="spellStart"/>
      <w:r w:rsidRPr="00FF2ADA">
        <w:rPr>
          <w:rFonts w:cs="Times New Roman"/>
        </w:rPr>
        <w:t>Mukhija</w:t>
      </w:r>
      <w:proofErr w:type="spellEnd"/>
      <w:r w:rsidRPr="00FF2ADA">
        <w:rPr>
          <w:rFonts w:cs="Times New Roman"/>
        </w:rPr>
        <w:t xml:space="preserve">, Vinit, and David R. Mason. 2013. “Reluctant Cities, </w:t>
      </w:r>
      <w:proofErr w:type="spellStart"/>
      <w:r w:rsidRPr="00FF2ADA">
        <w:rPr>
          <w:rFonts w:cs="Times New Roman"/>
        </w:rPr>
        <w:t>Colonias</w:t>
      </w:r>
      <w:proofErr w:type="spellEnd"/>
      <w:r w:rsidRPr="00FF2ADA">
        <w:rPr>
          <w:rFonts w:cs="Times New Roman"/>
        </w:rPr>
        <w:t xml:space="preserve"> and Municipal </w:t>
      </w:r>
      <w:proofErr w:type="spellStart"/>
      <w:r w:rsidRPr="00FF2ADA">
        <w:rPr>
          <w:rFonts w:cs="Times New Roman"/>
        </w:rPr>
        <w:t>Underbounding</w:t>
      </w:r>
      <w:proofErr w:type="spellEnd"/>
      <w:r w:rsidRPr="00FF2ADA">
        <w:rPr>
          <w:rFonts w:cs="Times New Roman"/>
        </w:rPr>
        <w:t xml:space="preserve"> in the US: Can Cities Be Convinced to Annex Poor Enclaves?” </w:t>
      </w:r>
      <w:r w:rsidRPr="00FF2ADA">
        <w:rPr>
          <w:rFonts w:cs="Times New Roman"/>
          <w:i/>
          <w:iCs/>
        </w:rPr>
        <w:t>Urban Studies</w:t>
      </w:r>
      <w:r w:rsidRPr="00FF2ADA">
        <w:rPr>
          <w:rFonts w:cs="Times New Roman"/>
        </w:rPr>
        <w:t xml:space="preserve"> 50 (14): 2959–75. https://doi.org/10.1177/0042098013482503.</w:t>
      </w:r>
    </w:p>
    <w:p w14:paraId="550EFB98" w14:textId="77777777" w:rsidR="00FF2ADA" w:rsidRPr="00FF2ADA" w:rsidRDefault="00FF2ADA" w:rsidP="00C34112">
      <w:pPr>
        <w:pStyle w:val="Bibliography"/>
        <w:rPr>
          <w:rFonts w:cs="Times New Roman"/>
        </w:rPr>
      </w:pPr>
      <w:r w:rsidRPr="00FF2ADA">
        <w:rPr>
          <w:rFonts w:cs="Times New Roman"/>
        </w:rPr>
        <w:t>Murphy, Thomas P. 1978. “Race-</w:t>
      </w:r>
      <w:proofErr w:type="spellStart"/>
      <w:r w:rsidRPr="00FF2ADA">
        <w:rPr>
          <w:rFonts w:cs="Times New Roman"/>
        </w:rPr>
        <w:t>Base</w:t>
      </w:r>
      <w:proofErr w:type="spellEnd"/>
      <w:r w:rsidRPr="00FF2ADA">
        <w:rPr>
          <w:rFonts w:cs="Times New Roman"/>
        </w:rPr>
        <w:t xml:space="preserve"> Accounting: Assigning the Costs and Benefits of a Racially Motivated Annexation.” </w:t>
      </w:r>
      <w:r w:rsidRPr="00FF2ADA">
        <w:rPr>
          <w:rFonts w:cs="Times New Roman"/>
          <w:i/>
          <w:iCs/>
        </w:rPr>
        <w:t>Urban Affairs Quarterly</w:t>
      </w:r>
      <w:r w:rsidRPr="00FF2ADA">
        <w:rPr>
          <w:rFonts w:cs="Times New Roman"/>
        </w:rPr>
        <w:t xml:space="preserve"> 14 (2): 169–94.</w:t>
      </w:r>
    </w:p>
    <w:p w14:paraId="3AD6D228" w14:textId="77777777" w:rsidR="00FF2ADA" w:rsidRPr="00FF2ADA" w:rsidRDefault="00FF2ADA" w:rsidP="00C34112">
      <w:pPr>
        <w:pStyle w:val="Bibliography"/>
        <w:rPr>
          <w:rFonts w:cs="Times New Roman"/>
        </w:rPr>
      </w:pPr>
      <w:r w:rsidRPr="00FF2ADA">
        <w:rPr>
          <w:rFonts w:cs="Times New Roman"/>
        </w:rPr>
        <w:t xml:space="preserve">Owens, Ann. 2019. “Building Inequality: Housing Segregation and Income Segregation.” </w:t>
      </w:r>
      <w:r w:rsidRPr="00FF2ADA">
        <w:rPr>
          <w:rFonts w:cs="Times New Roman"/>
          <w:i/>
          <w:iCs/>
        </w:rPr>
        <w:t>Sociological Science</w:t>
      </w:r>
      <w:r w:rsidRPr="00FF2ADA">
        <w:rPr>
          <w:rFonts w:cs="Times New Roman"/>
        </w:rPr>
        <w:t xml:space="preserve"> 6 (August): 497–525. https://doi.org/10.15195/v6.a19.</w:t>
      </w:r>
    </w:p>
    <w:p w14:paraId="5E491D80" w14:textId="77777777" w:rsidR="00FF2ADA" w:rsidRPr="00FF2ADA" w:rsidRDefault="00FF2ADA" w:rsidP="00C34112">
      <w:pPr>
        <w:pStyle w:val="Bibliography"/>
        <w:rPr>
          <w:rFonts w:cs="Times New Roman"/>
        </w:rPr>
      </w:pPr>
      <w:r w:rsidRPr="00FF2ADA">
        <w:rPr>
          <w:rFonts w:cs="Times New Roman"/>
        </w:rPr>
        <w:t xml:space="preserve">Owens, Michael Leo, and </w:t>
      </w:r>
      <w:proofErr w:type="spellStart"/>
      <w:r w:rsidRPr="00FF2ADA">
        <w:rPr>
          <w:rFonts w:cs="Times New Roman"/>
        </w:rPr>
        <w:t>Andra</w:t>
      </w:r>
      <w:proofErr w:type="spellEnd"/>
      <w:r w:rsidRPr="00FF2ADA">
        <w:rPr>
          <w:rFonts w:cs="Times New Roman"/>
        </w:rPr>
        <w:t xml:space="preserve"> N. Gillespie. 2018. “Cityhood by ‘</w:t>
      </w:r>
      <w:proofErr w:type="spellStart"/>
      <w:r w:rsidRPr="00FF2ADA">
        <w:rPr>
          <w:rFonts w:cs="Times New Roman"/>
        </w:rPr>
        <w:t>Deannexation</w:t>
      </w:r>
      <w:proofErr w:type="spellEnd"/>
      <w:r w:rsidRPr="00FF2ADA">
        <w:rPr>
          <w:rFonts w:cs="Times New Roman"/>
        </w:rPr>
        <w:t xml:space="preserve">’: Race and the Referendum on Eagles Landing.” </w:t>
      </w:r>
      <w:r w:rsidRPr="00FF2ADA">
        <w:rPr>
          <w:rFonts w:cs="Times New Roman"/>
          <w:i/>
          <w:iCs/>
        </w:rPr>
        <w:t>SSRN</w:t>
      </w:r>
      <w:r w:rsidRPr="00FF2ADA">
        <w:rPr>
          <w:rFonts w:cs="Times New Roman"/>
        </w:rPr>
        <w:t>, November. https://papers.ssrn.com/abstract=3290787.</w:t>
      </w:r>
    </w:p>
    <w:p w14:paraId="35FD9097" w14:textId="77777777" w:rsidR="00FF2ADA" w:rsidRPr="00FF2ADA" w:rsidRDefault="00FF2ADA" w:rsidP="00C34112">
      <w:pPr>
        <w:pStyle w:val="Bibliography"/>
        <w:rPr>
          <w:rFonts w:cs="Times New Roman"/>
        </w:rPr>
      </w:pPr>
      <w:proofErr w:type="spellStart"/>
      <w:r w:rsidRPr="00FF2ADA">
        <w:rPr>
          <w:rFonts w:cs="Times New Roman"/>
        </w:rPr>
        <w:t>Pacewicz</w:t>
      </w:r>
      <w:proofErr w:type="spellEnd"/>
      <w:r w:rsidRPr="00FF2ADA">
        <w:rPr>
          <w:rFonts w:cs="Times New Roman"/>
        </w:rPr>
        <w:t xml:space="preserve">, Josh, and John N Robinson III. 2021. “Pocketbook Policing: How Race Shapes Municipal Reliance on Punitive Fines and Fees in the Chicago Suburbs.” </w:t>
      </w:r>
      <w:r w:rsidRPr="00FF2ADA">
        <w:rPr>
          <w:rFonts w:cs="Times New Roman"/>
          <w:i/>
          <w:iCs/>
        </w:rPr>
        <w:t>Socio-Economic Review</w:t>
      </w:r>
      <w:r w:rsidRPr="00FF2ADA">
        <w:rPr>
          <w:rFonts w:cs="Times New Roman"/>
        </w:rPr>
        <w:t xml:space="preserve"> 19 (3): 975–1003. https://doi.org/10.1093/ser/mwaa029.</w:t>
      </w:r>
    </w:p>
    <w:p w14:paraId="5BA0C992" w14:textId="77777777" w:rsidR="00FF2ADA" w:rsidRPr="00FF2ADA" w:rsidRDefault="00FF2ADA" w:rsidP="00C34112">
      <w:pPr>
        <w:pStyle w:val="Bibliography"/>
        <w:rPr>
          <w:rFonts w:cs="Times New Roman"/>
        </w:rPr>
      </w:pPr>
      <w:proofErr w:type="spellStart"/>
      <w:r w:rsidRPr="00FF2ADA">
        <w:rPr>
          <w:rFonts w:cs="Times New Roman"/>
        </w:rPr>
        <w:lastRenderedPageBreak/>
        <w:t>Palandrani</w:t>
      </w:r>
      <w:proofErr w:type="spellEnd"/>
      <w:r w:rsidRPr="00FF2ADA">
        <w:rPr>
          <w:rFonts w:cs="Times New Roman"/>
        </w:rPr>
        <w:t xml:space="preserve">, Joseph, and Danika Watson. 2020. “Systemic Inequality | Racial Gerrymandering, The </w:t>
      </w:r>
      <w:proofErr w:type="gramStart"/>
      <w:r w:rsidRPr="00FF2ADA">
        <w:rPr>
          <w:rFonts w:cs="Times New Roman"/>
        </w:rPr>
        <w:t>For</w:t>
      </w:r>
      <w:proofErr w:type="gramEnd"/>
      <w:r w:rsidRPr="00FF2ADA">
        <w:rPr>
          <w:rFonts w:cs="Times New Roman"/>
        </w:rPr>
        <w:t xml:space="preserve"> the People Act, and Brnovich: Systemic Racism and Voting Rights in 2021.” </w:t>
      </w:r>
      <w:r w:rsidRPr="00FF2ADA">
        <w:rPr>
          <w:rFonts w:cs="Times New Roman"/>
          <w:i/>
          <w:iCs/>
        </w:rPr>
        <w:t>Fordham Law Review Online</w:t>
      </w:r>
      <w:r w:rsidRPr="00FF2ADA">
        <w:rPr>
          <w:rFonts w:cs="Times New Roman"/>
        </w:rPr>
        <w:t xml:space="preserve"> 89 (Article 21): 124–39.</w:t>
      </w:r>
    </w:p>
    <w:p w14:paraId="4261C247" w14:textId="77777777" w:rsidR="00FF2ADA" w:rsidRPr="00FF2ADA" w:rsidRDefault="00FF2ADA" w:rsidP="00C34112">
      <w:pPr>
        <w:pStyle w:val="Bibliography"/>
        <w:rPr>
          <w:rFonts w:cs="Times New Roman"/>
        </w:rPr>
      </w:pPr>
      <w:proofErr w:type="spellStart"/>
      <w:r w:rsidRPr="00FF2ADA">
        <w:rPr>
          <w:rFonts w:cs="Times New Roman"/>
        </w:rPr>
        <w:t>Parisi</w:t>
      </w:r>
      <w:proofErr w:type="spellEnd"/>
      <w:r w:rsidRPr="00FF2ADA">
        <w:rPr>
          <w:rFonts w:cs="Times New Roman"/>
        </w:rPr>
        <w:t xml:space="preserve">, Domenico, Daniel T. </w:t>
      </w:r>
      <w:proofErr w:type="spellStart"/>
      <w:r w:rsidRPr="00FF2ADA">
        <w:rPr>
          <w:rFonts w:cs="Times New Roman"/>
        </w:rPr>
        <w:t>Lichter</w:t>
      </w:r>
      <w:proofErr w:type="spellEnd"/>
      <w:r w:rsidRPr="00FF2ADA">
        <w:rPr>
          <w:rFonts w:cs="Times New Roman"/>
        </w:rPr>
        <w:t xml:space="preserve">, and Michael C. </w:t>
      </w:r>
      <w:proofErr w:type="spellStart"/>
      <w:r w:rsidRPr="00FF2ADA">
        <w:rPr>
          <w:rFonts w:cs="Times New Roman"/>
        </w:rPr>
        <w:t>Taquino</w:t>
      </w:r>
      <w:proofErr w:type="spellEnd"/>
      <w:r w:rsidRPr="00FF2ADA">
        <w:rPr>
          <w:rFonts w:cs="Times New Roman"/>
        </w:rPr>
        <w:t xml:space="preserve">. 2011. “Multi-Scale Residential Segregation: Black Exceptionalism and America’s Changing Color Line.” </w:t>
      </w:r>
      <w:r w:rsidRPr="00FF2ADA">
        <w:rPr>
          <w:rFonts w:cs="Times New Roman"/>
          <w:i/>
          <w:iCs/>
        </w:rPr>
        <w:t>Social Forces</w:t>
      </w:r>
      <w:r w:rsidRPr="00FF2ADA">
        <w:rPr>
          <w:rFonts w:cs="Times New Roman"/>
        </w:rPr>
        <w:t xml:space="preserve"> 89 (3): 829–52.</w:t>
      </w:r>
    </w:p>
    <w:p w14:paraId="3B66E846" w14:textId="77777777" w:rsidR="00FF2ADA" w:rsidRPr="00FF2ADA" w:rsidRDefault="00FF2ADA" w:rsidP="00C34112">
      <w:pPr>
        <w:pStyle w:val="Bibliography"/>
        <w:rPr>
          <w:rFonts w:cs="Times New Roman"/>
        </w:rPr>
      </w:pPr>
      <w:proofErr w:type="spellStart"/>
      <w:r w:rsidRPr="00FF2ADA">
        <w:rPr>
          <w:rFonts w:cs="Times New Roman"/>
        </w:rPr>
        <w:t>Pebesma</w:t>
      </w:r>
      <w:proofErr w:type="spellEnd"/>
      <w:r w:rsidRPr="00FF2ADA">
        <w:rPr>
          <w:rFonts w:cs="Times New Roman"/>
        </w:rPr>
        <w:t xml:space="preserve">, </w:t>
      </w:r>
      <w:proofErr w:type="spellStart"/>
      <w:r w:rsidRPr="00FF2ADA">
        <w:rPr>
          <w:rFonts w:cs="Times New Roman"/>
        </w:rPr>
        <w:t>Edzer</w:t>
      </w:r>
      <w:proofErr w:type="spellEnd"/>
      <w:r w:rsidRPr="00FF2ADA">
        <w:rPr>
          <w:rFonts w:cs="Times New Roman"/>
        </w:rPr>
        <w:t xml:space="preserve">. 2018. “Simple Features for R: Standardized Support for Spatial Vector Data.” </w:t>
      </w:r>
      <w:r w:rsidRPr="00FF2ADA">
        <w:rPr>
          <w:rFonts w:cs="Times New Roman"/>
          <w:i/>
          <w:iCs/>
        </w:rPr>
        <w:t>The R Journal</w:t>
      </w:r>
      <w:r w:rsidRPr="00FF2ADA">
        <w:rPr>
          <w:rFonts w:cs="Times New Roman"/>
        </w:rPr>
        <w:t xml:space="preserve"> 10 (1): 439. https://doi.org/10.32614/RJ-2018-009.</w:t>
      </w:r>
    </w:p>
    <w:p w14:paraId="75E98E08" w14:textId="77777777" w:rsidR="00FF2ADA" w:rsidRPr="00FF2ADA" w:rsidRDefault="00FF2ADA" w:rsidP="00C34112">
      <w:pPr>
        <w:pStyle w:val="Bibliography"/>
        <w:rPr>
          <w:rFonts w:cs="Times New Roman"/>
        </w:rPr>
      </w:pPr>
      <w:r w:rsidRPr="00FF2ADA">
        <w:rPr>
          <w:rFonts w:cs="Times New Roman"/>
        </w:rPr>
        <w:t xml:space="preserve">Reardon, Sean F., Elena </w:t>
      </w:r>
      <w:proofErr w:type="spellStart"/>
      <w:r w:rsidRPr="00FF2ADA">
        <w:rPr>
          <w:rFonts w:cs="Times New Roman"/>
        </w:rPr>
        <w:t>Tej</w:t>
      </w:r>
      <w:proofErr w:type="spellEnd"/>
      <w:r w:rsidRPr="00FF2ADA">
        <w:rPr>
          <w:rFonts w:cs="Times New Roman"/>
        </w:rPr>
        <w:t xml:space="preserve"> Grewal, Demetra </w:t>
      </w:r>
      <w:proofErr w:type="spellStart"/>
      <w:r w:rsidRPr="00FF2ADA">
        <w:rPr>
          <w:rFonts w:cs="Times New Roman"/>
        </w:rPr>
        <w:t>Kalogrides</w:t>
      </w:r>
      <w:proofErr w:type="spellEnd"/>
      <w:r w:rsidRPr="00FF2ADA">
        <w:rPr>
          <w:rFonts w:cs="Times New Roman"/>
        </w:rPr>
        <w:t xml:space="preserve">, and Erica Greenberg. 2012. “Brown Fades: The End of Court-Ordered School Desegregation and the Resegregation of American Public Schools.” </w:t>
      </w:r>
      <w:r w:rsidRPr="00FF2ADA">
        <w:rPr>
          <w:rFonts w:cs="Times New Roman"/>
          <w:i/>
          <w:iCs/>
        </w:rPr>
        <w:t>Journal of Policy Analysis and Management</w:t>
      </w:r>
      <w:r w:rsidRPr="00FF2ADA">
        <w:rPr>
          <w:rFonts w:cs="Times New Roman"/>
        </w:rPr>
        <w:t xml:space="preserve"> 31 (4): 876–904. https://doi.org/10.1002/pam.21649.</w:t>
      </w:r>
    </w:p>
    <w:p w14:paraId="1BFAC97C" w14:textId="77777777" w:rsidR="00FF2ADA" w:rsidRPr="00FF2ADA" w:rsidRDefault="00FF2ADA" w:rsidP="00C34112">
      <w:pPr>
        <w:pStyle w:val="Bibliography"/>
        <w:rPr>
          <w:rFonts w:cs="Times New Roman"/>
        </w:rPr>
      </w:pPr>
      <w:r w:rsidRPr="00FF2ADA">
        <w:rPr>
          <w:rFonts w:cs="Times New Roman"/>
        </w:rPr>
        <w:t xml:space="preserve">Reardon, Sean F., John T. Yun, and Tamela M. </w:t>
      </w:r>
      <w:proofErr w:type="spellStart"/>
      <w:r w:rsidRPr="00FF2ADA">
        <w:rPr>
          <w:rFonts w:cs="Times New Roman"/>
        </w:rPr>
        <w:t>Eitle</w:t>
      </w:r>
      <w:proofErr w:type="spellEnd"/>
      <w:r w:rsidRPr="00FF2ADA">
        <w:rPr>
          <w:rFonts w:cs="Times New Roman"/>
        </w:rPr>
        <w:t xml:space="preserve">. 2000. “The Changing Structure of School Segregation: Measurement and Evidence of Multiracial Metropolitan-Area School Segregation, 1989-1995.” </w:t>
      </w:r>
      <w:r w:rsidRPr="00FF2ADA">
        <w:rPr>
          <w:rFonts w:cs="Times New Roman"/>
          <w:i/>
          <w:iCs/>
        </w:rPr>
        <w:t>Demography</w:t>
      </w:r>
      <w:r w:rsidRPr="00FF2ADA">
        <w:rPr>
          <w:rFonts w:cs="Times New Roman"/>
        </w:rPr>
        <w:t xml:space="preserve"> 37 (3): 351–64. https://doi.org/10.2307/2648047.</w:t>
      </w:r>
    </w:p>
    <w:p w14:paraId="7F106832" w14:textId="77777777" w:rsidR="00FF2ADA" w:rsidRPr="00FF2ADA" w:rsidRDefault="00FF2ADA" w:rsidP="00C34112">
      <w:pPr>
        <w:pStyle w:val="Bibliography"/>
        <w:rPr>
          <w:rFonts w:cs="Times New Roman"/>
        </w:rPr>
      </w:pPr>
      <w:proofErr w:type="spellStart"/>
      <w:r w:rsidRPr="00FF2ADA">
        <w:rPr>
          <w:rFonts w:cs="Times New Roman"/>
        </w:rPr>
        <w:t>Remster</w:t>
      </w:r>
      <w:proofErr w:type="spellEnd"/>
      <w:r w:rsidRPr="00FF2ADA">
        <w:rPr>
          <w:rFonts w:cs="Times New Roman"/>
        </w:rPr>
        <w:t xml:space="preserve">, Brianna, and Rory Kramer. 2018. “SHIFTING POWER: The Impact of Incarceration on Political Representation.”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15 (2): 417–39. https://doi.org/10.1017/S1742058X18000206.</w:t>
      </w:r>
    </w:p>
    <w:p w14:paraId="337A3150" w14:textId="77777777" w:rsidR="00FF2ADA" w:rsidRPr="00FF2ADA" w:rsidRDefault="00FF2ADA" w:rsidP="00C34112">
      <w:pPr>
        <w:pStyle w:val="Bibliography"/>
        <w:rPr>
          <w:rFonts w:cs="Times New Roman"/>
        </w:rPr>
      </w:pPr>
      <w:r w:rsidRPr="00FF2ADA">
        <w:rPr>
          <w:rFonts w:cs="Times New Roman"/>
        </w:rPr>
        <w:t xml:space="preserve">Roberto, Elizabeth. 2018. “The Spatial Proximity and Connectivity Method for Measuring and Analyzing Residential Segregation.” </w:t>
      </w:r>
      <w:r w:rsidRPr="00FF2ADA">
        <w:rPr>
          <w:rFonts w:cs="Times New Roman"/>
          <w:i/>
          <w:iCs/>
        </w:rPr>
        <w:t>Sociological Methodology</w:t>
      </w:r>
      <w:r w:rsidRPr="00FF2ADA">
        <w:rPr>
          <w:rFonts w:cs="Times New Roman"/>
        </w:rPr>
        <w:t xml:space="preserve"> 48 (1): 182–224. https://doi.org/10.1177/0081175018796871.</w:t>
      </w:r>
    </w:p>
    <w:p w14:paraId="71C29A4F" w14:textId="77777777" w:rsidR="00FF2ADA" w:rsidRPr="00FF2ADA" w:rsidRDefault="00FF2ADA" w:rsidP="00C34112">
      <w:pPr>
        <w:pStyle w:val="Bibliography"/>
        <w:rPr>
          <w:rFonts w:cs="Times New Roman"/>
        </w:rPr>
      </w:pPr>
      <w:r w:rsidRPr="00FF2ADA">
        <w:rPr>
          <w:rFonts w:cs="Times New Roman"/>
        </w:rPr>
        <w:t xml:space="preserve">Rothwell, Jonathan, and Douglas S. Massey. 2009. “The Effect of Density Zoning on Racial Segregation in U.S. Urban Areas.” </w:t>
      </w:r>
      <w:r w:rsidRPr="00FF2ADA">
        <w:rPr>
          <w:rFonts w:cs="Times New Roman"/>
          <w:i/>
          <w:iCs/>
        </w:rPr>
        <w:t>Urban Affairs Review</w:t>
      </w:r>
      <w:r w:rsidRPr="00FF2ADA">
        <w:rPr>
          <w:rFonts w:cs="Times New Roman"/>
        </w:rPr>
        <w:t xml:space="preserve"> 44 (6): 779–806. https://doi.org/10.1177/1078087409334163.</w:t>
      </w:r>
    </w:p>
    <w:p w14:paraId="51A6B725" w14:textId="77777777" w:rsidR="00FF2ADA" w:rsidRPr="00FF2ADA" w:rsidRDefault="00FF2ADA" w:rsidP="00C34112">
      <w:pPr>
        <w:pStyle w:val="Bibliography"/>
        <w:rPr>
          <w:rFonts w:cs="Times New Roman"/>
        </w:rPr>
      </w:pPr>
      <w:proofErr w:type="spellStart"/>
      <w:r w:rsidRPr="00FF2ADA">
        <w:rPr>
          <w:rFonts w:cs="Times New Roman"/>
        </w:rPr>
        <w:t>Rugh</w:t>
      </w:r>
      <w:proofErr w:type="spellEnd"/>
      <w:r w:rsidRPr="00FF2ADA">
        <w:rPr>
          <w:rFonts w:cs="Times New Roman"/>
        </w:rPr>
        <w:t xml:space="preserve">, Jacob S., and Douglas S. Massey. 2014. “Segregation in Post-Civil Rights America: Stalled Integration or End of the Segregated Century?”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11 (2): 205–32. https://doi.org/10.1017/S1742058X13000180.</w:t>
      </w:r>
    </w:p>
    <w:p w14:paraId="03CCD665" w14:textId="77777777" w:rsidR="00FF2ADA" w:rsidRPr="00FF2ADA" w:rsidRDefault="00FF2ADA" w:rsidP="00C34112">
      <w:pPr>
        <w:pStyle w:val="Bibliography"/>
        <w:rPr>
          <w:rFonts w:cs="Times New Roman"/>
        </w:rPr>
      </w:pPr>
      <w:r w:rsidRPr="00FF2ADA">
        <w:rPr>
          <w:rFonts w:cs="Times New Roman"/>
        </w:rPr>
        <w:t xml:space="preserve">Ryo, Emily. 2019. “Detention as Deterrence.” </w:t>
      </w:r>
      <w:r w:rsidRPr="00FF2ADA">
        <w:rPr>
          <w:rFonts w:cs="Times New Roman"/>
          <w:i/>
          <w:iCs/>
        </w:rPr>
        <w:t>Stanford Law Review</w:t>
      </w:r>
      <w:r w:rsidRPr="00FF2ADA">
        <w:rPr>
          <w:rFonts w:cs="Times New Roman"/>
        </w:rPr>
        <w:t xml:space="preserve"> 71 (March): 237–50.</w:t>
      </w:r>
    </w:p>
    <w:p w14:paraId="64498CE6" w14:textId="77777777" w:rsidR="00FF2ADA" w:rsidRPr="00FF2ADA" w:rsidRDefault="00FF2ADA" w:rsidP="00C34112">
      <w:pPr>
        <w:pStyle w:val="Bibliography"/>
        <w:rPr>
          <w:rFonts w:cs="Times New Roman"/>
        </w:rPr>
      </w:pPr>
      <w:r w:rsidRPr="00FF2ADA">
        <w:rPr>
          <w:rFonts w:cs="Times New Roman"/>
        </w:rPr>
        <w:t xml:space="preserve">Sass, Tim R., and Stephen L. </w:t>
      </w:r>
      <w:proofErr w:type="spellStart"/>
      <w:r w:rsidRPr="00FF2ADA">
        <w:rPr>
          <w:rFonts w:cs="Times New Roman"/>
        </w:rPr>
        <w:t>Mehay</w:t>
      </w:r>
      <w:proofErr w:type="spellEnd"/>
      <w:r w:rsidRPr="00FF2ADA">
        <w:rPr>
          <w:rFonts w:cs="Times New Roman"/>
        </w:rPr>
        <w:t xml:space="preserve">. 1995. “The Voting Rights Act, District Elections, and the Success of Black Candidates in Municipal Elections.” </w:t>
      </w:r>
      <w:r w:rsidRPr="00FF2ADA">
        <w:rPr>
          <w:rFonts w:cs="Times New Roman"/>
          <w:i/>
          <w:iCs/>
        </w:rPr>
        <w:t>The Journal of Law and Economics</w:t>
      </w:r>
      <w:r w:rsidRPr="00FF2ADA">
        <w:rPr>
          <w:rFonts w:cs="Times New Roman"/>
        </w:rPr>
        <w:t xml:space="preserve"> 38 (2): 367–92. https://doi.org/10.1086/467336.</w:t>
      </w:r>
    </w:p>
    <w:p w14:paraId="74AF33D6" w14:textId="77777777" w:rsidR="00FF2ADA" w:rsidRPr="00FF2ADA" w:rsidRDefault="00FF2ADA" w:rsidP="00C34112">
      <w:pPr>
        <w:pStyle w:val="Bibliography"/>
        <w:rPr>
          <w:rFonts w:cs="Times New Roman"/>
        </w:rPr>
      </w:pPr>
      <w:proofErr w:type="spellStart"/>
      <w:r w:rsidRPr="00FF2ADA">
        <w:rPr>
          <w:rFonts w:cs="Times New Roman"/>
        </w:rPr>
        <w:t>Schuit</w:t>
      </w:r>
      <w:proofErr w:type="spellEnd"/>
      <w:r w:rsidRPr="00FF2ADA">
        <w:rPr>
          <w:rFonts w:cs="Times New Roman"/>
        </w:rPr>
        <w:t xml:space="preserve">, Sophie, and Jon C. Rogowski. 2017. “Race, Representation, and the Voting Rights Act.” </w:t>
      </w:r>
      <w:r w:rsidRPr="00FF2ADA">
        <w:rPr>
          <w:rFonts w:cs="Times New Roman"/>
          <w:i/>
          <w:iCs/>
        </w:rPr>
        <w:t>American Journal of Political Science</w:t>
      </w:r>
      <w:r w:rsidRPr="00FF2ADA">
        <w:rPr>
          <w:rFonts w:cs="Times New Roman"/>
        </w:rPr>
        <w:t xml:space="preserve"> 61 (3): 513–26. https://doi.org/10.1111/ajps.12284.</w:t>
      </w:r>
    </w:p>
    <w:p w14:paraId="0064823F" w14:textId="77777777" w:rsidR="00FF2ADA" w:rsidRPr="00FF2ADA" w:rsidRDefault="00FF2ADA" w:rsidP="00C34112">
      <w:pPr>
        <w:pStyle w:val="Bibliography"/>
        <w:rPr>
          <w:rFonts w:cs="Times New Roman"/>
        </w:rPr>
      </w:pPr>
      <w:r w:rsidRPr="00FF2ADA">
        <w:rPr>
          <w:rFonts w:cs="Times New Roman"/>
        </w:rPr>
        <w:t xml:space="preserve">Shah, </w:t>
      </w:r>
      <w:proofErr w:type="spellStart"/>
      <w:r w:rsidRPr="00FF2ADA">
        <w:rPr>
          <w:rFonts w:cs="Times New Roman"/>
        </w:rPr>
        <w:t>Paru</w:t>
      </w:r>
      <w:proofErr w:type="spellEnd"/>
      <w:r w:rsidRPr="00FF2ADA">
        <w:rPr>
          <w:rFonts w:cs="Times New Roman"/>
        </w:rPr>
        <w:t xml:space="preserve"> R., Melissa J. </w:t>
      </w:r>
      <w:proofErr w:type="spellStart"/>
      <w:r w:rsidRPr="00FF2ADA">
        <w:rPr>
          <w:rFonts w:cs="Times New Roman"/>
        </w:rPr>
        <w:t>Marschall</w:t>
      </w:r>
      <w:proofErr w:type="spellEnd"/>
      <w:r w:rsidRPr="00FF2ADA">
        <w:rPr>
          <w:rFonts w:cs="Times New Roman"/>
        </w:rPr>
        <w:t xml:space="preserve">, and Anirudh V. S. </w:t>
      </w:r>
      <w:proofErr w:type="spellStart"/>
      <w:r w:rsidRPr="00FF2ADA">
        <w:rPr>
          <w:rFonts w:cs="Times New Roman"/>
        </w:rPr>
        <w:t>Ruhil</w:t>
      </w:r>
      <w:proofErr w:type="spellEnd"/>
      <w:r w:rsidRPr="00FF2ADA">
        <w:rPr>
          <w:rFonts w:cs="Times New Roman"/>
        </w:rPr>
        <w:t xml:space="preserve">. 2013. “Are We There Yet? The Voting Rights Act and Black Representation on City Councils, 1981–2006.” </w:t>
      </w:r>
      <w:r w:rsidRPr="00FF2ADA">
        <w:rPr>
          <w:rFonts w:cs="Times New Roman"/>
          <w:i/>
          <w:iCs/>
        </w:rPr>
        <w:t>The Journal of Politics</w:t>
      </w:r>
      <w:r w:rsidRPr="00FF2ADA">
        <w:rPr>
          <w:rFonts w:cs="Times New Roman"/>
        </w:rPr>
        <w:t xml:space="preserve"> 75 (4): 993–1008. https://doi.org/10.1017/S0022381613000972.</w:t>
      </w:r>
    </w:p>
    <w:p w14:paraId="2AE554C6" w14:textId="77777777" w:rsidR="00FF2ADA" w:rsidRPr="00FF2ADA" w:rsidRDefault="00FF2ADA" w:rsidP="00C34112">
      <w:pPr>
        <w:pStyle w:val="Bibliography"/>
        <w:rPr>
          <w:rFonts w:cs="Times New Roman"/>
        </w:rPr>
      </w:pPr>
      <w:proofErr w:type="spellStart"/>
      <w:r w:rsidRPr="00FF2ADA">
        <w:rPr>
          <w:rFonts w:cs="Times New Roman"/>
        </w:rPr>
        <w:t>Shlay</w:t>
      </w:r>
      <w:proofErr w:type="spellEnd"/>
      <w:r w:rsidRPr="00FF2ADA">
        <w:rPr>
          <w:rFonts w:cs="Times New Roman"/>
        </w:rPr>
        <w:t xml:space="preserve">, Anne B., and Peter H. Rossi. 1981. “Keeping up the </w:t>
      </w:r>
      <w:proofErr w:type="gramStart"/>
      <w:r w:rsidRPr="00FF2ADA">
        <w:rPr>
          <w:rFonts w:cs="Times New Roman"/>
        </w:rPr>
        <w:t>Neighborhood</w:t>
      </w:r>
      <w:proofErr w:type="gramEnd"/>
      <w:r w:rsidRPr="00FF2ADA">
        <w:rPr>
          <w:rFonts w:cs="Times New Roman"/>
        </w:rPr>
        <w:t xml:space="preserve">: Estimating Net Effects of Zoning.” </w:t>
      </w:r>
      <w:r w:rsidRPr="00FF2ADA">
        <w:rPr>
          <w:rFonts w:cs="Times New Roman"/>
          <w:i/>
          <w:iCs/>
        </w:rPr>
        <w:t>American Sociological Review</w:t>
      </w:r>
      <w:r w:rsidRPr="00FF2ADA">
        <w:rPr>
          <w:rFonts w:cs="Times New Roman"/>
        </w:rPr>
        <w:t xml:space="preserve"> 46 (6): 703–19. https://doi.org/10.2307/2095075.</w:t>
      </w:r>
    </w:p>
    <w:p w14:paraId="3AF1F803" w14:textId="77777777" w:rsidR="00FF2ADA" w:rsidRPr="00FF2ADA" w:rsidRDefault="00FF2ADA" w:rsidP="00C34112">
      <w:pPr>
        <w:pStyle w:val="Bibliography"/>
        <w:rPr>
          <w:rFonts w:cs="Times New Roman"/>
        </w:rPr>
      </w:pPr>
      <w:r w:rsidRPr="00FF2ADA">
        <w:rPr>
          <w:rFonts w:cs="Times New Roman"/>
        </w:rPr>
        <w:t xml:space="preserve">Stacey, Michele, Kristin Carbone-López, and Richard Rosenfeld. 2011. “Demographic Change and Ethnically Motivated Crime: The Impact of Immigration on Anti-Hispanic Hate Crime in the United States.” </w:t>
      </w:r>
      <w:r w:rsidRPr="00FF2ADA">
        <w:rPr>
          <w:rFonts w:cs="Times New Roman"/>
          <w:i/>
          <w:iCs/>
        </w:rPr>
        <w:t>Journal of Contemporary Criminal Justice</w:t>
      </w:r>
      <w:r w:rsidRPr="00FF2ADA">
        <w:rPr>
          <w:rFonts w:cs="Times New Roman"/>
        </w:rPr>
        <w:t xml:space="preserve"> 27 (3): 278–98. https://doi.org/10.1177/1043986211412560.</w:t>
      </w:r>
    </w:p>
    <w:p w14:paraId="6FC46946" w14:textId="77777777" w:rsidR="00FF2ADA" w:rsidRPr="00FF2ADA" w:rsidRDefault="00FF2ADA" w:rsidP="00C34112">
      <w:pPr>
        <w:pStyle w:val="Bibliography"/>
        <w:rPr>
          <w:rFonts w:cs="Times New Roman"/>
        </w:rPr>
      </w:pPr>
      <w:r w:rsidRPr="00FF2ADA">
        <w:rPr>
          <w:rFonts w:cs="Times New Roman"/>
        </w:rPr>
        <w:t xml:space="preserve">Taper, Bernard. 1962. </w:t>
      </w:r>
      <w:proofErr w:type="spellStart"/>
      <w:r w:rsidRPr="00FF2ADA">
        <w:rPr>
          <w:rFonts w:cs="Times New Roman"/>
          <w:i/>
          <w:iCs/>
        </w:rPr>
        <w:t>Gomillion</w:t>
      </w:r>
      <w:proofErr w:type="spellEnd"/>
      <w:r w:rsidRPr="00FF2ADA">
        <w:rPr>
          <w:rFonts w:cs="Times New Roman"/>
          <w:i/>
          <w:iCs/>
        </w:rPr>
        <w:t xml:space="preserve"> versus Lightfoot: The Tuskegee Gerrymander Case</w:t>
      </w:r>
      <w:r w:rsidRPr="00FF2ADA">
        <w:rPr>
          <w:rFonts w:cs="Times New Roman"/>
        </w:rPr>
        <w:t>. 1st ed. New York, NY: McGraw-Hill.</w:t>
      </w:r>
    </w:p>
    <w:p w14:paraId="5D0788A1" w14:textId="77777777" w:rsidR="00FF2ADA" w:rsidRPr="00FF2ADA" w:rsidRDefault="00FF2ADA" w:rsidP="00C34112">
      <w:pPr>
        <w:pStyle w:val="Bibliography"/>
        <w:rPr>
          <w:rFonts w:cs="Times New Roman"/>
        </w:rPr>
      </w:pPr>
      <w:proofErr w:type="spellStart"/>
      <w:r w:rsidRPr="00FF2ADA">
        <w:rPr>
          <w:rFonts w:cs="Times New Roman"/>
        </w:rPr>
        <w:lastRenderedPageBreak/>
        <w:t>Torche</w:t>
      </w:r>
      <w:proofErr w:type="spellEnd"/>
      <w:r w:rsidRPr="00FF2ADA">
        <w:rPr>
          <w:rFonts w:cs="Times New Roman"/>
        </w:rPr>
        <w:t xml:space="preserve">, Florencia, and </w:t>
      </w:r>
      <w:proofErr w:type="spellStart"/>
      <w:r w:rsidRPr="00FF2ADA">
        <w:rPr>
          <w:rFonts w:cs="Times New Roman"/>
        </w:rPr>
        <w:t>Tamkinat</w:t>
      </w:r>
      <w:proofErr w:type="spellEnd"/>
      <w:r w:rsidRPr="00FF2ADA">
        <w:rPr>
          <w:rFonts w:cs="Times New Roman"/>
        </w:rPr>
        <w:t xml:space="preserve"> Rauf. 2021. “The Political Context and Infant Health in the United States.” </w:t>
      </w:r>
      <w:r w:rsidRPr="00FF2ADA">
        <w:rPr>
          <w:rFonts w:cs="Times New Roman"/>
          <w:i/>
          <w:iCs/>
        </w:rPr>
        <w:t>American Sociological Review</w:t>
      </w:r>
      <w:r w:rsidRPr="00FF2ADA">
        <w:rPr>
          <w:rFonts w:cs="Times New Roman"/>
        </w:rPr>
        <w:t xml:space="preserve"> 86 (3): 377–405. https://doi.org/10.1177/00031224211000710.</w:t>
      </w:r>
    </w:p>
    <w:p w14:paraId="05117F67" w14:textId="77777777" w:rsidR="00FF2ADA" w:rsidRPr="00FF2ADA" w:rsidRDefault="00FF2ADA" w:rsidP="00C34112">
      <w:pPr>
        <w:pStyle w:val="Bibliography"/>
        <w:rPr>
          <w:rFonts w:cs="Times New Roman"/>
        </w:rPr>
      </w:pPr>
      <w:r w:rsidRPr="00FF2ADA">
        <w:rPr>
          <w:rFonts w:cs="Times New Roman"/>
        </w:rPr>
        <w:t xml:space="preserve">Trounstine, Jessica. 2009. “All Politics Is Local: The Reemergence of the Study of City Politics.” </w:t>
      </w:r>
      <w:r w:rsidRPr="00FF2ADA">
        <w:rPr>
          <w:rFonts w:cs="Times New Roman"/>
          <w:i/>
          <w:iCs/>
        </w:rPr>
        <w:t>Perspectives on Politics</w:t>
      </w:r>
      <w:r w:rsidRPr="00FF2ADA">
        <w:rPr>
          <w:rFonts w:cs="Times New Roman"/>
        </w:rPr>
        <w:t xml:space="preserve"> 7 (3): 611–18. https://doi.org/10.1017/S1537592709990892.</w:t>
      </w:r>
    </w:p>
    <w:p w14:paraId="0B515003" w14:textId="3BA69E71" w:rsidR="00FF2ADA" w:rsidRPr="00FF2ADA" w:rsidRDefault="00C34112" w:rsidP="00C34112">
      <w:pPr>
        <w:pStyle w:val="Bibliography"/>
        <w:rPr>
          <w:rFonts w:cs="Times New Roman"/>
        </w:rPr>
      </w:pPr>
      <w:ins w:id="1167" w:author="Iris Zhang" w:date="2023-01-03T11:27:00Z">
        <w:r>
          <w:rPr>
            <w:rFonts w:cs="Times New Roman"/>
          </w:rPr>
          <w:t>Trounstine, Jessica</w:t>
        </w:r>
      </w:ins>
      <w:del w:id="1168" w:author="Iris Zhang" w:date="2023-01-03T11:27:00Z">
        <w:r w:rsidR="00FF2ADA" w:rsidRPr="00FF2ADA" w:rsidDel="00C34112">
          <w:rPr>
            <w:rFonts w:cs="Times New Roman"/>
          </w:rPr>
          <w:delText>———</w:delText>
        </w:r>
      </w:del>
      <w:r w:rsidR="00FF2ADA" w:rsidRPr="00FF2ADA">
        <w:rPr>
          <w:rFonts w:cs="Times New Roman"/>
        </w:rPr>
        <w:t xml:space="preserve">. 2018. </w:t>
      </w:r>
      <w:r w:rsidR="00FF2ADA" w:rsidRPr="00FF2ADA">
        <w:rPr>
          <w:rFonts w:cs="Times New Roman"/>
          <w:i/>
          <w:iCs/>
        </w:rPr>
        <w:t>Segregation by Design: Local Politics and Inequality in American Cities</w:t>
      </w:r>
      <w:r w:rsidR="00FF2ADA" w:rsidRPr="00FF2ADA">
        <w:rPr>
          <w:rFonts w:cs="Times New Roman"/>
        </w:rPr>
        <w:t>. Cambridge University Press.</w:t>
      </w:r>
    </w:p>
    <w:p w14:paraId="49774267" w14:textId="77777777" w:rsidR="00FF2ADA" w:rsidRPr="00FF2ADA" w:rsidRDefault="00FF2ADA" w:rsidP="00C34112">
      <w:pPr>
        <w:pStyle w:val="Bibliography"/>
        <w:rPr>
          <w:rFonts w:cs="Times New Roman"/>
        </w:rPr>
      </w:pPr>
      <w:r w:rsidRPr="00FF2ADA">
        <w:rPr>
          <w:rFonts w:cs="Times New Roman"/>
        </w:rPr>
        <w:t xml:space="preserve">Vargas, Robert, Christina Cano, Paola Del Toro, and Brian </w:t>
      </w:r>
      <w:proofErr w:type="spellStart"/>
      <w:r w:rsidRPr="00FF2ADA">
        <w:rPr>
          <w:rFonts w:cs="Times New Roman"/>
        </w:rPr>
        <w:t>Fenaughty</w:t>
      </w:r>
      <w:proofErr w:type="spellEnd"/>
      <w:r w:rsidRPr="00FF2ADA">
        <w:rPr>
          <w:rFonts w:cs="Times New Roman"/>
        </w:rPr>
        <w:t xml:space="preserve">. 2021. “The Racial and Economic Foundations of Municipal Redistricting.” </w:t>
      </w:r>
      <w:r w:rsidRPr="00FF2ADA">
        <w:rPr>
          <w:rFonts w:cs="Times New Roman"/>
          <w:i/>
          <w:iCs/>
        </w:rPr>
        <w:t>Social Problems</w:t>
      </w:r>
      <w:r w:rsidRPr="00FF2ADA">
        <w:rPr>
          <w:rFonts w:cs="Times New Roman"/>
        </w:rPr>
        <w:t xml:space="preserve"> 00 (November): 1–26. https://doi.org/10.1093/socpro/spab076.</w:t>
      </w:r>
    </w:p>
    <w:p w14:paraId="7F3B55E9" w14:textId="77777777" w:rsidR="00FF2ADA" w:rsidRPr="00FF2ADA" w:rsidRDefault="00FF2ADA" w:rsidP="00C34112">
      <w:pPr>
        <w:pStyle w:val="Bibliography"/>
        <w:rPr>
          <w:rFonts w:cs="Times New Roman"/>
        </w:rPr>
      </w:pPr>
      <w:r w:rsidRPr="00FF2ADA">
        <w:rPr>
          <w:rFonts w:cs="Times New Roman"/>
        </w:rPr>
        <w:t xml:space="preserve">Wilkes, Rima, and Dina G. Okamoto. 2002. “Ethnic Competition and Mobilization by Minorities at Risk.” </w:t>
      </w:r>
      <w:r w:rsidRPr="00FF2ADA">
        <w:rPr>
          <w:rFonts w:cs="Times New Roman"/>
          <w:i/>
          <w:iCs/>
        </w:rPr>
        <w:t>Nationalism and Ethnic Politics</w:t>
      </w:r>
      <w:r w:rsidRPr="00FF2ADA">
        <w:rPr>
          <w:rFonts w:cs="Times New Roman"/>
        </w:rPr>
        <w:t xml:space="preserve"> 8 (3): 1–23. https://doi.org/10.1080/13537110208428667.</w:t>
      </w:r>
    </w:p>
    <w:p w14:paraId="225BCC73" w14:textId="77777777" w:rsidR="00FF2ADA" w:rsidRPr="00FF2ADA" w:rsidRDefault="00FF2ADA" w:rsidP="00C34112">
      <w:pPr>
        <w:pStyle w:val="Bibliography"/>
        <w:rPr>
          <w:rFonts w:cs="Times New Roman"/>
        </w:rPr>
      </w:pPr>
      <w:r w:rsidRPr="00FF2ADA">
        <w:rPr>
          <w:rFonts w:cs="Times New Roman"/>
        </w:rPr>
        <w:t xml:space="preserve">Wilson, Bev, and Mary M. Edwards. 2014. “Annexation and Ethnicity in the American Midwest.” </w:t>
      </w:r>
      <w:r w:rsidRPr="00FF2ADA">
        <w:rPr>
          <w:rFonts w:cs="Times New Roman"/>
          <w:i/>
          <w:iCs/>
        </w:rPr>
        <w:t>Urban Affairs Review</w:t>
      </w:r>
      <w:r w:rsidRPr="00FF2ADA">
        <w:rPr>
          <w:rFonts w:cs="Times New Roman"/>
        </w:rPr>
        <w:t xml:space="preserve"> 50 (3): 417–47. https://doi.org/10.1177/1078087413485207.</w:t>
      </w:r>
    </w:p>
    <w:p w14:paraId="36BF148C" w14:textId="77777777" w:rsidR="00FF2ADA" w:rsidRPr="00FF2ADA" w:rsidRDefault="00FF2ADA" w:rsidP="00C34112">
      <w:pPr>
        <w:pStyle w:val="Bibliography"/>
        <w:rPr>
          <w:rFonts w:cs="Times New Roman"/>
        </w:rPr>
      </w:pPr>
      <w:r w:rsidRPr="00FF2ADA">
        <w:rPr>
          <w:rFonts w:cs="Times New Roman"/>
        </w:rPr>
        <w:t xml:space="preserve">Wing, </w:t>
      </w:r>
      <w:proofErr w:type="spellStart"/>
      <w:r w:rsidRPr="00FF2ADA">
        <w:rPr>
          <w:rFonts w:cs="Times New Roman"/>
        </w:rPr>
        <w:t>Coady</w:t>
      </w:r>
      <w:proofErr w:type="spellEnd"/>
      <w:r w:rsidRPr="00FF2ADA">
        <w:rPr>
          <w:rFonts w:cs="Times New Roman"/>
        </w:rPr>
        <w:t xml:space="preserve">, </w:t>
      </w:r>
      <w:proofErr w:type="spellStart"/>
      <w:r w:rsidRPr="00FF2ADA">
        <w:rPr>
          <w:rFonts w:cs="Times New Roman"/>
        </w:rPr>
        <w:t>Kosali</w:t>
      </w:r>
      <w:proofErr w:type="spellEnd"/>
      <w:r w:rsidRPr="00FF2ADA">
        <w:rPr>
          <w:rFonts w:cs="Times New Roman"/>
        </w:rPr>
        <w:t xml:space="preserve"> Simon, and Ricardo A. Bello-Gomez. 2018. “Designing Difference in Difference Studies: Best Practices for Public Health Policy Research.” </w:t>
      </w:r>
      <w:r w:rsidRPr="00FF2ADA">
        <w:rPr>
          <w:rFonts w:cs="Times New Roman"/>
          <w:i/>
          <w:iCs/>
        </w:rPr>
        <w:t>Annual Review of Public Health</w:t>
      </w:r>
      <w:r w:rsidRPr="00FF2ADA">
        <w:rPr>
          <w:rFonts w:cs="Times New Roman"/>
        </w:rPr>
        <w:t xml:space="preserve"> 39 (1): 453–69. https://doi.org/10.1146/annurev-publhealth-040617-013507.</w:t>
      </w:r>
    </w:p>
    <w:p w14:paraId="5B83FE3F" w14:textId="77777777" w:rsidR="00FF2ADA" w:rsidRPr="00FF2ADA" w:rsidRDefault="00FF2ADA" w:rsidP="00C34112">
      <w:pPr>
        <w:pStyle w:val="Bibliography"/>
        <w:rPr>
          <w:rFonts w:cs="Times New Roman"/>
        </w:rPr>
      </w:pPr>
      <w:r w:rsidRPr="00FF2ADA">
        <w:rPr>
          <w:rFonts w:cs="Times New Roman"/>
        </w:rPr>
        <w:t>Wong, Tom K. 2018. “Do Family Separation and Detention Deter Immigration?” Center for American Progress. July 24, 2018. https://perma.cc/EXR5-7VGL.</w:t>
      </w:r>
    </w:p>
    <w:p w14:paraId="71BDAA59" w14:textId="2B542AF9" w:rsidR="00FF2ADA" w:rsidRPr="00FF2ADA" w:rsidDel="00FF2ADA" w:rsidRDefault="00FF2ADA" w:rsidP="00C34112">
      <w:pPr>
        <w:pStyle w:val="Bibliography"/>
        <w:rPr>
          <w:del w:id="1169" w:author="Iris Zhang" w:date="2023-01-03T11:26:00Z"/>
          <w:rFonts w:cs="Times New Roman"/>
        </w:rPr>
        <w:pPrChange w:id="1170" w:author="Iris Zhang" w:date="2023-01-03T11:27:00Z">
          <w:pPr>
            <w:pStyle w:val="Bibliography"/>
          </w:pPr>
        </w:pPrChange>
      </w:pPr>
      <w:r w:rsidRPr="00FF2ADA">
        <w:rPr>
          <w:rFonts w:cs="Times New Roman"/>
        </w:rPr>
        <w:t xml:space="preserve">Yarbrough, Tinsley E. 2002. </w:t>
      </w:r>
      <w:r w:rsidRPr="00FF2ADA">
        <w:rPr>
          <w:rFonts w:cs="Times New Roman"/>
          <w:i/>
          <w:iCs/>
        </w:rPr>
        <w:t>Race and Redistricting: The Shaw-Cromartie Cases</w:t>
      </w:r>
      <w:r w:rsidRPr="00FF2ADA">
        <w:rPr>
          <w:rFonts w:cs="Times New Roman"/>
        </w:rPr>
        <w:t>. Landmark Law Cases &amp; American Society. Lawrence, KS: University Press of Kansas.</w:t>
      </w:r>
    </w:p>
    <w:p w14:paraId="1610D629" w14:textId="2347FF3D" w:rsidR="00834430" w:rsidDel="00FF2ADA" w:rsidRDefault="00FF2ADA" w:rsidP="00C34112">
      <w:pPr>
        <w:pStyle w:val="Bibliography"/>
        <w:rPr>
          <w:del w:id="1171" w:author="Iris Zhang" w:date="2022-12-27T22:16:00Z"/>
        </w:rPr>
        <w:pPrChange w:id="1172" w:author="Iris Zhang" w:date="2023-01-03T11:27:00Z">
          <w:pPr>
            <w:contextualSpacing/>
          </w:pPr>
        </w:pPrChange>
      </w:pPr>
      <w:r>
        <w:fldChar w:fldCharType="end"/>
      </w:r>
    </w:p>
    <w:moveToRangeEnd w:id="1120"/>
    <w:p w14:paraId="6433EC27" w14:textId="593AF6A7" w:rsidR="00834430" w:rsidDel="00EA43B5" w:rsidRDefault="00834430" w:rsidP="00C34112">
      <w:pPr>
        <w:spacing w:line="360" w:lineRule="auto"/>
        <w:ind w:left="720" w:hanging="720"/>
        <w:rPr>
          <w:del w:id="1173" w:author="Iris Zhang" w:date="2022-12-27T22:18:00Z"/>
        </w:rPr>
        <w:sectPr w:rsidR="00834430" w:rsidDel="00EA43B5">
          <w:footnotePr>
            <w:numRestart w:val="eachSect"/>
          </w:footnotePr>
          <w:endnotePr>
            <w:numFmt w:val="decimal"/>
          </w:endnotePr>
          <w:pgSz w:w="12240" w:h="15840"/>
          <w:pgMar w:top="1440" w:right="1440" w:bottom="1440" w:left="1440" w:header="720" w:footer="720" w:gutter="0"/>
          <w:cols w:space="720"/>
          <w:docGrid w:linePitch="360"/>
        </w:sectPr>
        <w:pPrChange w:id="1174" w:author="Iris Zhang" w:date="2023-01-03T11:27:00Z">
          <w:pPr>
            <w:spacing w:line="360" w:lineRule="auto"/>
          </w:pPr>
        </w:pPrChange>
      </w:pPr>
    </w:p>
    <w:p w14:paraId="420B79E8" w14:textId="76F8A6A3" w:rsidR="00D74C5F" w:rsidRPr="00F319AB" w:rsidDel="00EA43B5" w:rsidRDefault="00F319AB" w:rsidP="00C34112">
      <w:pPr>
        <w:ind w:left="720" w:hanging="720"/>
        <w:contextualSpacing/>
        <w:rPr>
          <w:del w:id="1175" w:author="Iris Zhang" w:date="2022-12-27T22:18:00Z"/>
          <w:b/>
          <w:bCs/>
        </w:rPr>
        <w:pPrChange w:id="1176" w:author="Iris Zhang" w:date="2023-01-03T11:27:00Z">
          <w:pPr>
            <w:contextualSpacing/>
          </w:pPr>
        </w:pPrChange>
      </w:pPr>
      <w:del w:id="1177" w:author="Iris Zhang" w:date="2022-12-27T22:18:00Z">
        <w:r w:rsidRPr="00F319AB" w:rsidDel="00EA43B5">
          <w:rPr>
            <w:b/>
            <w:bCs/>
          </w:rPr>
          <w:delText>References</w:delText>
        </w:r>
      </w:del>
    </w:p>
    <w:p w14:paraId="0DA017C2" w14:textId="6572B390" w:rsidR="00F319AB" w:rsidRDefault="00F319AB" w:rsidP="00C34112">
      <w:pPr>
        <w:ind w:left="720" w:hanging="720"/>
        <w:contextualSpacing/>
        <w:sectPr w:rsidR="00F319AB">
          <w:footnotePr>
            <w:numRestart w:val="eachSect"/>
          </w:footnotePr>
          <w:endnotePr>
            <w:numFmt w:val="decimal"/>
          </w:endnotePr>
          <w:pgSz w:w="12240" w:h="15840"/>
          <w:pgMar w:top="1440" w:right="1440" w:bottom="1440" w:left="1440" w:header="720" w:footer="720" w:gutter="0"/>
          <w:cols w:space="720"/>
          <w:docGrid w:linePitch="360"/>
        </w:sectPr>
        <w:pPrChange w:id="1178" w:author="Iris Zhang" w:date="2023-01-03T11:27:00Z">
          <w:pPr>
            <w:contextualSpacing/>
          </w:pPr>
        </w:pPrChange>
      </w:pPr>
    </w:p>
    <w:p w14:paraId="6B32EBCC" w14:textId="4BA36B3E" w:rsidR="00616E92" w:rsidRDefault="00546509" w:rsidP="00382234">
      <w:pPr>
        <w:spacing w:line="360" w:lineRule="auto"/>
        <w:rPr>
          <w:b/>
          <w:bCs/>
        </w:rPr>
      </w:pPr>
      <w:r w:rsidRPr="005D553F">
        <w:rPr>
          <w:b/>
          <w:bCs/>
        </w:rPr>
        <w:lastRenderedPageBreak/>
        <w:t xml:space="preserve">Appendix </w:t>
      </w:r>
    </w:p>
    <w:p w14:paraId="575617BE" w14:textId="1CD9C0BF" w:rsidR="005E0191" w:rsidRDefault="005E0191" w:rsidP="00382234">
      <w:pPr>
        <w:spacing w:line="360" w:lineRule="auto"/>
        <w:rPr>
          <w:b/>
          <w:bCs/>
        </w:rPr>
      </w:pPr>
    </w:p>
    <w:p w14:paraId="68C4285D" w14:textId="7673F9B8" w:rsidR="005E0191" w:rsidRDefault="005E0191" w:rsidP="00382234">
      <w:pPr>
        <w:spacing w:line="360" w:lineRule="auto"/>
        <w:rPr>
          <w:b/>
        </w:rPr>
      </w:pPr>
      <w:r>
        <w:rPr>
          <w:b/>
          <w:bCs/>
        </w:rPr>
        <w:t xml:space="preserve">Table A1. </w:t>
      </w:r>
      <w:r w:rsidRPr="00882B43">
        <w:rPr>
          <w:b/>
        </w:rPr>
        <w:t>Descript</w:t>
      </w:r>
      <w:r>
        <w:rPr>
          <w:b/>
        </w:rPr>
        <w:t xml:space="preserve">ive Statistics for </w:t>
      </w:r>
      <w:r w:rsidRPr="00882B43">
        <w:rPr>
          <w:b/>
        </w:rPr>
        <w:t>Analytical Sample</w:t>
      </w:r>
      <w:r>
        <w:rPr>
          <w:b/>
        </w:rPr>
        <w:t xml:space="preserve"> by Annexation, Section 5, and Period </w:t>
      </w:r>
    </w:p>
    <w:p w14:paraId="5A3FFAEF" w14:textId="77777777" w:rsidR="00A35B0D" w:rsidRDefault="00A35B0D" w:rsidP="00382234">
      <w:pPr>
        <w:spacing w:line="360" w:lineRule="auto"/>
        <w:rPr>
          <w:b/>
        </w:rPr>
      </w:pPr>
    </w:p>
    <w:p w14:paraId="6E7881E6" w14:textId="71EDCCAE" w:rsidR="00A35B0D" w:rsidRDefault="005F2385" w:rsidP="00382234">
      <w:pPr>
        <w:spacing w:line="360" w:lineRule="auto"/>
        <w:rPr>
          <w:b/>
        </w:rPr>
      </w:pPr>
      <w:r w:rsidRPr="005F2385">
        <w:rPr>
          <w:b/>
          <w:noProof/>
        </w:rPr>
        <w:drawing>
          <wp:inline distT="0" distB="0" distL="0" distR="0" wp14:anchorId="4AD219D5" wp14:editId="67A06FE8">
            <wp:extent cx="9144000" cy="51155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5115560"/>
                    </a:xfrm>
                    <a:prstGeom prst="rect">
                      <a:avLst/>
                    </a:prstGeom>
                  </pic:spPr>
                </pic:pic>
              </a:graphicData>
            </a:graphic>
          </wp:inline>
        </w:drawing>
      </w:r>
    </w:p>
    <w:p w14:paraId="1FCDBC81" w14:textId="32C56CC4" w:rsidR="00A85131" w:rsidRDefault="00A85131" w:rsidP="00382234">
      <w:pPr>
        <w:spacing w:line="360" w:lineRule="auto"/>
        <w:rPr>
          <w:b/>
        </w:rPr>
      </w:pPr>
    </w:p>
    <w:p w14:paraId="6F9BD889" w14:textId="5134EB17" w:rsidR="00A85131" w:rsidRDefault="00A85131" w:rsidP="00A85131">
      <w:pPr>
        <w:spacing w:line="360" w:lineRule="auto"/>
        <w:rPr>
          <w:b/>
          <w:bCs/>
        </w:rPr>
      </w:pPr>
      <w:r>
        <w:rPr>
          <w:b/>
          <w:color w:val="000000"/>
        </w:rPr>
        <w:lastRenderedPageBreak/>
        <w:t xml:space="preserve">Table A2. </w:t>
      </w:r>
      <w:r w:rsidRPr="00E374C2">
        <w:rPr>
          <w:b/>
          <w:bCs/>
        </w:rPr>
        <w:t xml:space="preserve">Coefficients for Models 2a-2c by Section 5 Coverage and </w:t>
      </w:r>
      <w:r>
        <w:rPr>
          <w:b/>
          <w:bCs/>
        </w:rPr>
        <w:t>Period</w:t>
      </w:r>
    </w:p>
    <w:p w14:paraId="48CEFB67" w14:textId="77777777" w:rsidR="00A85131" w:rsidRDefault="00A85131" w:rsidP="00A85131">
      <w:pPr>
        <w:spacing w:line="360" w:lineRule="auto"/>
        <w:rPr>
          <w:b/>
          <w:bCs/>
        </w:rPr>
        <w:sectPr w:rsidR="00A85131" w:rsidSect="00C65E36">
          <w:footnotePr>
            <w:numRestart w:val="eachSect"/>
          </w:footnotePr>
          <w:endnotePr>
            <w:numFmt w:val="decimal"/>
          </w:endnotePr>
          <w:pgSz w:w="15840" w:h="12240" w:orient="landscape"/>
          <w:pgMar w:top="720" w:right="720" w:bottom="720" w:left="720" w:header="720" w:footer="720" w:gutter="0"/>
          <w:cols w:space="720"/>
          <w:docGrid w:linePitch="360"/>
        </w:sectPr>
      </w:pPr>
      <w:r w:rsidRPr="00F947FE">
        <w:rPr>
          <w:b/>
          <w:bCs/>
          <w:noProof/>
        </w:rPr>
        <w:drawing>
          <wp:inline distT="0" distB="0" distL="0" distR="0" wp14:anchorId="478F6D2B" wp14:editId="645BE0C9">
            <wp:extent cx="9144000" cy="5352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0" cy="5352415"/>
                    </a:xfrm>
                    <a:prstGeom prst="rect">
                      <a:avLst/>
                    </a:prstGeom>
                  </pic:spPr>
                </pic:pic>
              </a:graphicData>
            </a:graphic>
          </wp:inline>
        </w:drawing>
      </w:r>
    </w:p>
    <w:p w14:paraId="58E37CAF" w14:textId="33466D58" w:rsidR="00D11D34" w:rsidRDefault="00F947FE" w:rsidP="00382234">
      <w:pPr>
        <w:spacing w:line="360" w:lineRule="auto"/>
        <w:rPr>
          <w:b/>
        </w:rPr>
      </w:pPr>
      <w:r>
        <w:rPr>
          <w:b/>
        </w:rPr>
        <w:lastRenderedPageBreak/>
        <w:t>Table A</w:t>
      </w:r>
      <w:r w:rsidR="00A85131">
        <w:rPr>
          <w:b/>
        </w:rPr>
        <w:t>3</w:t>
      </w:r>
      <w:r>
        <w:rPr>
          <w:b/>
        </w:rPr>
        <w:t xml:space="preserve">. </w:t>
      </w:r>
      <w:r w:rsidR="000368F0" w:rsidRPr="00A85131">
        <w:rPr>
          <w:b/>
          <w:bCs/>
        </w:rPr>
        <w:t>Effect Sizes of Annexation by Section 5 Coverage and Period</w:t>
      </w:r>
      <w:r w:rsidR="000368F0">
        <w:rPr>
          <w:b/>
          <w:bCs/>
        </w:rPr>
        <w:t>, comparing</w:t>
      </w:r>
      <w:r w:rsidR="000368F0" w:rsidRPr="00A85131">
        <w:rPr>
          <w:b/>
          <w:bCs/>
        </w:rPr>
        <w:t xml:space="preserve"> </w:t>
      </w:r>
      <w:r>
        <w:rPr>
          <w:b/>
        </w:rPr>
        <w:t>2000-2007</w:t>
      </w:r>
      <w:r w:rsidR="000368F0">
        <w:rPr>
          <w:b/>
        </w:rPr>
        <w:t xml:space="preserve"> and 2014-2020</w:t>
      </w:r>
    </w:p>
    <w:p w14:paraId="2FDDA834" w14:textId="77777777" w:rsidR="00590699" w:rsidRDefault="00590699" w:rsidP="00382234">
      <w:pPr>
        <w:spacing w:line="360" w:lineRule="auto"/>
        <w:rPr>
          <w:b/>
        </w:rPr>
      </w:pPr>
    </w:p>
    <w:p w14:paraId="28EC438A" w14:textId="19FE6F3A" w:rsidR="00F947FE" w:rsidRDefault="00590699" w:rsidP="00382234">
      <w:pPr>
        <w:spacing w:line="360" w:lineRule="auto"/>
        <w:rPr>
          <w:b/>
        </w:rPr>
      </w:pPr>
      <w:r w:rsidRPr="00590699">
        <w:rPr>
          <w:b/>
          <w:noProof/>
        </w:rPr>
        <w:drawing>
          <wp:inline distT="0" distB="0" distL="0" distR="0" wp14:anchorId="50FDC3D5" wp14:editId="6068D8DD">
            <wp:extent cx="8825938" cy="61395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44440" cy="6152414"/>
                    </a:xfrm>
                    <a:prstGeom prst="rect">
                      <a:avLst/>
                    </a:prstGeom>
                  </pic:spPr>
                </pic:pic>
              </a:graphicData>
            </a:graphic>
          </wp:inline>
        </w:drawing>
      </w:r>
    </w:p>
    <w:p w14:paraId="0895BF20" w14:textId="4E028EDE" w:rsidR="00F947FE" w:rsidRDefault="00F947FE" w:rsidP="00382234">
      <w:pPr>
        <w:spacing w:line="360" w:lineRule="auto"/>
        <w:rPr>
          <w:b/>
        </w:rPr>
        <w:sectPr w:rsidR="00F947FE" w:rsidSect="00A35B0D">
          <w:footnotePr>
            <w:numRestart w:val="eachSect"/>
          </w:footnotePr>
          <w:endnotePr>
            <w:numFmt w:val="decimal"/>
          </w:endnotePr>
          <w:pgSz w:w="15840" w:h="12240" w:orient="landscape"/>
          <w:pgMar w:top="720" w:right="720" w:bottom="720" w:left="720" w:header="720" w:footer="720" w:gutter="0"/>
          <w:cols w:space="720"/>
          <w:docGrid w:linePitch="360"/>
        </w:sectPr>
      </w:pPr>
    </w:p>
    <w:p w14:paraId="52F8CDEE" w14:textId="1AA3C734" w:rsidR="007D79E7" w:rsidRPr="007746BA" w:rsidRDefault="007D79E7" w:rsidP="00382234">
      <w:pPr>
        <w:spacing w:line="360" w:lineRule="auto"/>
        <w:rPr>
          <w:b/>
          <w:bCs/>
        </w:rPr>
      </w:pPr>
      <w:r w:rsidRPr="00A35B0D">
        <w:rPr>
          <w:b/>
          <w:bCs/>
        </w:rPr>
        <w:lastRenderedPageBreak/>
        <w:t>Figure A</w:t>
      </w:r>
      <w:r w:rsidR="00310F5E" w:rsidRPr="00A35B0D">
        <w:rPr>
          <w:b/>
          <w:bCs/>
        </w:rPr>
        <w:t>1</w:t>
      </w:r>
      <w:r w:rsidR="00A35B0D" w:rsidRPr="00A35B0D">
        <w:rPr>
          <w:b/>
          <w:bCs/>
        </w:rPr>
        <w:t>.</w:t>
      </w:r>
      <w:r w:rsidRPr="00A35B0D">
        <w:rPr>
          <w:b/>
          <w:bCs/>
        </w:rPr>
        <w:t xml:space="preserve"> Event Study for the Probability to Annex</w:t>
      </w:r>
    </w:p>
    <w:p w14:paraId="248672C0" w14:textId="4CFC48A5" w:rsidR="00616E92" w:rsidRDefault="00170BE1" w:rsidP="00382234">
      <w:pPr>
        <w:spacing w:line="360" w:lineRule="auto"/>
      </w:pPr>
      <w:r>
        <w:rPr>
          <w:noProof/>
        </w:rPr>
        <w:drawing>
          <wp:inline distT="0" distB="0" distL="0" distR="0" wp14:anchorId="70A9278C" wp14:editId="63398D2C">
            <wp:extent cx="4561538" cy="3668834"/>
            <wp:effectExtent l="0" t="0" r="0" b="190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7" cstate="print">
                      <a:extLst>
                        <a:ext uri="{28A0092B-C50C-407E-A947-70E740481C1C}">
                          <a14:useLocalDpi xmlns:a14="http://schemas.microsoft.com/office/drawing/2010/main" val="0"/>
                        </a:ext>
                      </a:extLst>
                    </a:blip>
                    <a:srcRect t="9744"/>
                    <a:stretch/>
                  </pic:blipFill>
                  <pic:spPr bwMode="auto">
                    <a:xfrm>
                      <a:off x="0" y="0"/>
                      <a:ext cx="4579907" cy="3683608"/>
                    </a:xfrm>
                    <a:prstGeom prst="rect">
                      <a:avLst/>
                    </a:prstGeom>
                    <a:ln>
                      <a:noFill/>
                    </a:ln>
                    <a:extLst>
                      <a:ext uri="{53640926-AAD7-44D8-BBD7-CCE9431645EC}">
                        <a14:shadowObscured xmlns:a14="http://schemas.microsoft.com/office/drawing/2010/main"/>
                      </a:ext>
                    </a:extLst>
                  </pic:spPr>
                </pic:pic>
              </a:graphicData>
            </a:graphic>
          </wp:inline>
        </w:drawing>
      </w:r>
    </w:p>
    <w:p w14:paraId="42242695" w14:textId="5CF30723" w:rsidR="00A85131" w:rsidRPr="007746BA" w:rsidRDefault="00A85131" w:rsidP="00A85131">
      <w:pPr>
        <w:spacing w:line="360" w:lineRule="auto"/>
        <w:rPr>
          <w:b/>
          <w:bCs/>
        </w:rPr>
      </w:pPr>
      <w:r w:rsidRPr="009E1E99">
        <w:rPr>
          <w:b/>
          <w:bCs/>
        </w:rPr>
        <w:t xml:space="preserve">Figure </w:t>
      </w:r>
      <w:r w:rsidR="007746BA">
        <w:rPr>
          <w:b/>
          <w:bCs/>
        </w:rPr>
        <w:t>A2</w:t>
      </w:r>
      <w:r w:rsidRPr="009E1E99">
        <w:rPr>
          <w:b/>
          <w:bCs/>
        </w:rPr>
        <w:t xml:space="preserve">. Visual assessment of Parallel Trends for </w:t>
      </w:r>
      <w:r>
        <w:rPr>
          <w:b/>
          <w:bCs/>
        </w:rPr>
        <w:t xml:space="preserve">Probability of </w:t>
      </w:r>
      <w:r w:rsidRPr="009E1E99">
        <w:rPr>
          <w:b/>
          <w:bCs/>
        </w:rPr>
        <w:t xml:space="preserve">Annexation </w:t>
      </w:r>
    </w:p>
    <w:p w14:paraId="7FE8F4EC" w14:textId="11C6778F" w:rsidR="00A85131" w:rsidRDefault="00A85131" w:rsidP="00A85131">
      <w:pPr>
        <w:spacing w:line="360" w:lineRule="auto"/>
      </w:pPr>
      <w:r>
        <w:rPr>
          <w:noProof/>
        </w:rPr>
        <w:drawing>
          <wp:inline distT="0" distB="0" distL="0" distR="0" wp14:anchorId="061AC879" wp14:editId="738D7BA1">
            <wp:extent cx="4837705" cy="3868615"/>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8">
                      <a:extLst>
                        <a:ext uri="{28A0092B-C50C-407E-A947-70E740481C1C}">
                          <a14:useLocalDpi xmlns:a14="http://schemas.microsoft.com/office/drawing/2010/main" val="0"/>
                        </a:ext>
                      </a:extLst>
                    </a:blip>
                    <a:srcRect t="3357"/>
                    <a:stretch/>
                  </pic:blipFill>
                  <pic:spPr bwMode="auto">
                    <a:xfrm>
                      <a:off x="0" y="0"/>
                      <a:ext cx="4862315" cy="3888295"/>
                    </a:xfrm>
                    <a:prstGeom prst="rect">
                      <a:avLst/>
                    </a:prstGeom>
                    <a:ln>
                      <a:noFill/>
                    </a:ln>
                    <a:extLst>
                      <a:ext uri="{53640926-AAD7-44D8-BBD7-CCE9431645EC}">
                        <a14:shadowObscured xmlns:a14="http://schemas.microsoft.com/office/drawing/2010/main"/>
                      </a:ext>
                    </a:extLst>
                  </pic:spPr>
                </pic:pic>
              </a:graphicData>
            </a:graphic>
          </wp:inline>
        </w:drawing>
      </w:r>
    </w:p>
    <w:p w14:paraId="05E556F6" w14:textId="77777777" w:rsidR="007746BA" w:rsidRDefault="007746BA" w:rsidP="00A85131">
      <w:pPr>
        <w:spacing w:line="360" w:lineRule="auto"/>
      </w:pPr>
    </w:p>
    <w:p w14:paraId="71F67462" w14:textId="15CCC8A6" w:rsidR="00A85131" w:rsidRPr="007746BA" w:rsidRDefault="00A85131" w:rsidP="00A85131">
      <w:pPr>
        <w:spacing w:line="360" w:lineRule="auto"/>
        <w:rPr>
          <w:b/>
          <w:bCs/>
        </w:rPr>
      </w:pPr>
      <w:r w:rsidRPr="006D1DFA">
        <w:rPr>
          <w:b/>
          <w:bCs/>
        </w:rPr>
        <w:t xml:space="preserve">Figure </w:t>
      </w:r>
      <w:r w:rsidR="007746BA">
        <w:rPr>
          <w:b/>
          <w:bCs/>
        </w:rPr>
        <w:t>A3</w:t>
      </w:r>
      <w:r w:rsidRPr="006D1DFA">
        <w:rPr>
          <w:b/>
          <w:bCs/>
        </w:rPr>
        <w:t>. Visual assessment of Parallel Trends for Racial Composition by Annexation</w:t>
      </w:r>
    </w:p>
    <w:p w14:paraId="057BBBC9" w14:textId="11013E03" w:rsidR="00A85131" w:rsidRDefault="00A85131" w:rsidP="00382234">
      <w:pPr>
        <w:spacing w:line="360" w:lineRule="auto"/>
        <w:rPr>
          <w:ins w:id="1179" w:author="Iris Zhang" w:date="2023-01-03T11:22:00Z"/>
        </w:rPr>
      </w:pPr>
      <w:r>
        <w:rPr>
          <w:noProof/>
        </w:rPr>
        <w:drawing>
          <wp:inline distT="0" distB="0" distL="0" distR="0" wp14:anchorId="50534BDE" wp14:editId="26926A9A">
            <wp:extent cx="5943600" cy="491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77B4A2E6" w14:textId="1CB50785" w:rsidR="00386A4C" w:rsidRDefault="00386A4C" w:rsidP="00382234">
      <w:pPr>
        <w:spacing w:line="360" w:lineRule="auto"/>
        <w:rPr>
          <w:ins w:id="1180" w:author="Iris Zhang" w:date="2023-01-03T11:22:00Z"/>
        </w:rPr>
      </w:pPr>
    </w:p>
    <w:p w14:paraId="67EE4CEF" w14:textId="3C0A61F0" w:rsidR="00386A4C" w:rsidRDefault="00386A4C" w:rsidP="00382234">
      <w:pPr>
        <w:spacing w:line="360" w:lineRule="auto"/>
        <w:rPr>
          <w:ins w:id="1181" w:author="Iris Zhang" w:date="2023-01-03T11:22:00Z"/>
        </w:rPr>
      </w:pPr>
    </w:p>
    <w:p w14:paraId="755C0A5A" w14:textId="67061A8D" w:rsidR="00386A4C" w:rsidRDefault="00386A4C" w:rsidP="00382234">
      <w:pPr>
        <w:spacing w:line="360" w:lineRule="auto"/>
        <w:rPr>
          <w:ins w:id="1182" w:author="Iris Zhang" w:date="2023-01-03T11:22:00Z"/>
        </w:rPr>
      </w:pPr>
    </w:p>
    <w:p w14:paraId="703576CD" w14:textId="4E1B7FAC" w:rsidR="00386A4C" w:rsidRDefault="00386A4C" w:rsidP="00382234">
      <w:pPr>
        <w:spacing w:line="360" w:lineRule="auto"/>
        <w:rPr>
          <w:ins w:id="1183" w:author="Iris Zhang" w:date="2023-01-03T11:22:00Z"/>
        </w:rPr>
      </w:pPr>
    </w:p>
    <w:p w14:paraId="0FFDC43A" w14:textId="155D9746" w:rsidR="00386A4C" w:rsidRDefault="00386A4C" w:rsidP="00382234">
      <w:pPr>
        <w:spacing w:line="360" w:lineRule="auto"/>
        <w:rPr>
          <w:ins w:id="1184" w:author="Iris Zhang" w:date="2023-01-03T11:22:00Z"/>
        </w:rPr>
      </w:pPr>
    </w:p>
    <w:p w14:paraId="428126BB" w14:textId="3CDDE210" w:rsidR="00386A4C" w:rsidRDefault="00386A4C" w:rsidP="00382234">
      <w:pPr>
        <w:spacing w:line="360" w:lineRule="auto"/>
        <w:rPr>
          <w:ins w:id="1185" w:author="Iris Zhang" w:date="2023-01-03T11:22:00Z"/>
        </w:rPr>
      </w:pPr>
    </w:p>
    <w:p w14:paraId="27365BFA" w14:textId="1492E51E" w:rsidR="00386A4C" w:rsidRDefault="00386A4C" w:rsidP="00382234">
      <w:pPr>
        <w:spacing w:line="360" w:lineRule="auto"/>
        <w:rPr>
          <w:ins w:id="1186" w:author="Iris Zhang" w:date="2023-01-03T11:22:00Z"/>
        </w:rPr>
      </w:pPr>
    </w:p>
    <w:p w14:paraId="626C6878" w14:textId="62F82213" w:rsidR="00386A4C" w:rsidRDefault="00386A4C" w:rsidP="00382234">
      <w:pPr>
        <w:spacing w:line="360" w:lineRule="auto"/>
        <w:rPr>
          <w:ins w:id="1187" w:author="Iris Zhang" w:date="2023-01-03T11:22:00Z"/>
        </w:rPr>
      </w:pPr>
    </w:p>
    <w:p w14:paraId="64401E33" w14:textId="22410D87" w:rsidR="00386A4C" w:rsidRDefault="00386A4C" w:rsidP="00382234">
      <w:pPr>
        <w:spacing w:line="360" w:lineRule="auto"/>
        <w:rPr>
          <w:ins w:id="1188" w:author="Iris Zhang" w:date="2023-01-03T11:22:00Z"/>
        </w:rPr>
      </w:pPr>
    </w:p>
    <w:p w14:paraId="34B0B109" w14:textId="1B354C57" w:rsidR="00386A4C" w:rsidRDefault="00386A4C" w:rsidP="00382234">
      <w:pPr>
        <w:spacing w:line="360" w:lineRule="auto"/>
        <w:rPr>
          <w:ins w:id="1189" w:author="Iris Zhang" w:date="2023-01-03T11:22:00Z"/>
        </w:rPr>
      </w:pPr>
    </w:p>
    <w:p w14:paraId="66BE5E19" w14:textId="6F264CA9" w:rsidR="00386A4C" w:rsidRPr="0037387E" w:rsidRDefault="00386A4C" w:rsidP="00382234">
      <w:pPr>
        <w:spacing w:line="360" w:lineRule="auto"/>
        <w:rPr>
          <w:b/>
          <w:bCs/>
          <w:rPrChange w:id="1190" w:author="Iris Zhang" w:date="2023-01-03T11:24:00Z">
            <w:rPr/>
          </w:rPrChange>
        </w:rPr>
      </w:pPr>
      <w:ins w:id="1191" w:author="Iris Zhang" w:date="2023-01-03T11:22:00Z">
        <w:r w:rsidRPr="0037387E">
          <w:rPr>
            <w:b/>
            <w:bCs/>
            <w:rPrChange w:id="1192" w:author="Iris Zhang" w:date="2023-01-03T11:24:00Z">
              <w:rPr/>
            </w:rPrChange>
          </w:rPr>
          <w:lastRenderedPageBreak/>
          <w:t>NOTES</w:t>
        </w:r>
      </w:ins>
    </w:p>
    <w:sectPr w:rsidR="00386A4C" w:rsidRPr="0037387E" w:rsidSect="00425C90">
      <w:footnotePr>
        <w:numRestart w:val="eachSect"/>
      </w:footnotePr>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3" w:author="Iris Zhang" w:date="2022-12-14T22:23:00Z" w:initials="IZ">
    <w:p w14:paraId="53725CBC" w14:textId="5058D3DC" w:rsidR="008D3F8E" w:rsidRDefault="008D3F8E" w:rsidP="00B35B4F">
      <w:r>
        <w:rPr>
          <w:rStyle w:val="CommentReference"/>
        </w:rPr>
        <w:annotationRef/>
      </w:r>
      <w:r>
        <w:rPr>
          <w:rFonts w:ascii="Century Schoolbook" w:hAnsi="Century Schoolbook"/>
          <w:sz w:val="20"/>
          <w:szCs w:val="20"/>
          <w:highlight w:val="white"/>
        </w:rPr>
        <w:t>the results of the paper show inconsistency and the paper does not attempt to account for this inconsistency. In the words of the DE: “Before the Supreme Court decision, when annexation was subject to preclearance in Section 5 districts, annexation indeed resulted in a reduction of the Black population and an increase in the White population shares. However, after regulation ended, annexation led to an increase in Black population shares and a decrease in White shares; both these effects are non-significant, but the sign flips are completely contrary to the theory. In the non-section 5, unregulated jurisdictions, we see similar results but the opposite signed results are statistically significant: during the period of regulation (which did not apply to these places), annexation increased the White population and reduced non-Black minorities; after regulation ended, annexation had opposite effects: reducing White populations and increasing non-Black minorities. The author acknowledges at this one point that the results do not make sense ('these findings are unexpected” and “do not align with expectations' p 26). Then the author proceeds to conclude that the Voting Rights Act was ineffective. A better conclusion would be ‘we do not have a theory to account for the empirical findings.’”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725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CB4D" w16cex:dateUtc="2022-12-15T0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725CBC" w16cid:durableId="2744CB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20CAF" w14:textId="77777777" w:rsidR="00F1771A" w:rsidRDefault="00F1771A" w:rsidP="006124A2"/>
  </w:endnote>
  <w:endnote w:type="continuationSeparator" w:id="0">
    <w:p w14:paraId="500F6791" w14:textId="77777777" w:rsidR="00F1771A" w:rsidRDefault="00F1771A" w:rsidP="006124A2"/>
  </w:endnote>
  <w:endnote w:id="1">
    <w:p w14:paraId="199AC076" w14:textId="77777777" w:rsidR="006F7507" w:rsidRPr="00386A4C" w:rsidRDefault="006F7507" w:rsidP="006F7507">
      <w:pPr>
        <w:pStyle w:val="EndnoteText"/>
        <w:rPr>
          <w:ins w:id="5" w:author="Iris Zhang" w:date="2023-01-03T11:11:00Z"/>
          <w:sz w:val="24"/>
          <w:szCs w:val="24"/>
          <w:rPrChange w:id="6" w:author="Iris Zhang" w:date="2023-01-03T11:22:00Z">
            <w:rPr>
              <w:ins w:id="7" w:author="Iris Zhang" w:date="2023-01-03T11:11:00Z"/>
            </w:rPr>
          </w:rPrChange>
        </w:rPr>
      </w:pPr>
      <w:ins w:id="8" w:author="Iris Zhang" w:date="2023-01-03T11:11:00Z">
        <w:r w:rsidRPr="00386A4C">
          <w:rPr>
            <w:rStyle w:val="EndnoteReference"/>
            <w:sz w:val="24"/>
            <w:szCs w:val="24"/>
            <w:rPrChange w:id="9" w:author="Iris Zhang" w:date="2023-01-03T11:22:00Z">
              <w:rPr>
                <w:rStyle w:val="EndnoteReference"/>
              </w:rPr>
            </w:rPrChange>
          </w:rPr>
          <w:endnoteRef/>
        </w:r>
        <w:r w:rsidRPr="00386A4C">
          <w:rPr>
            <w:sz w:val="24"/>
            <w:szCs w:val="24"/>
            <w:rPrChange w:id="10" w:author="Iris Zhang" w:date="2023-01-03T11:22:00Z">
              <w:rPr/>
            </w:rPrChange>
          </w:rPr>
          <w:t xml:space="preserve"> Jackelyn Hwang, </w:t>
        </w:r>
        <w:proofErr w:type="spellStart"/>
        <w:r w:rsidRPr="00386A4C">
          <w:rPr>
            <w:sz w:val="24"/>
            <w:szCs w:val="24"/>
            <w:rPrChange w:id="11" w:author="Iris Zhang" w:date="2023-01-03T11:22:00Z">
              <w:rPr/>
            </w:rPrChange>
          </w:rPr>
          <w:t>Asad</w:t>
        </w:r>
        <w:proofErr w:type="spellEnd"/>
        <w:r w:rsidRPr="00386A4C">
          <w:rPr>
            <w:sz w:val="24"/>
            <w:szCs w:val="24"/>
            <w:rPrChange w:id="12" w:author="Iris Zhang" w:date="2023-01-03T11:22:00Z">
              <w:rPr/>
            </w:rPrChange>
          </w:rPr>
          <w:t xml:space="preserve"> </w:t>
        </w:r>
        <w:proofErr w:type="spellStart"/>
        <w:r w:rsidRPr="00386A4C">
          <w:rPr>
            <w:sz w:val="24"/>
            <w:szCs w:val="24"/>
            <w:rPrChange w:id="13" w:author="Iris Zhang" w:date="2023-01-03T11:22:00Z">
              <w:rPr/>
            </w:rPrChange>
          </w:rPr>
          <w:t>Asad</w:t>
        </w:r>
        <w:proofErr w:type="spellEnd"/>
        <w:r w:rsidRPr="00386A4C">
          <w:rPr>
            <w:sz w:val="24"/>
            <w:szCs w:val="24"/>
            <w:rPrChange w:id="14" w:author="Iris Zhang" w:date="2023-01-03T11:22:00Z">
              <w:rPr/>
            </w:rPrChange>
          </w:rPr>
          <w:t xml:space="preserve">, Michael Rosenfeld, and C. Matt </w:t>
        </w:r>
        <w:proofErr w:type="spellStart"/>
        <w:r w:rsidRPr="00386A4C">
          <w:rPr>
            <w:sz w:val="24"/>
            <w:szCs w:val="24"/>
            <w:rPrChange w:id="15" w:author="Iris Zhang" w:date="2023-01-03T11:22:00Z">
              <w:rPr/>
            </w:rPrChange>
          </w:rPr>
          <w:t>Snipp</w:t>
        </w:r>
        <w:proofErr w:type="spellEnd"/>
        <w:r w:rsidRPr="00386A4C">
          <w:rPr>
            <w:sz w:val="24"/>
            <w:szCs w:val="24"/>
            <w:rPrChange w:id="16" w:author="Iris Zhang" w:date="2023-01-03T11:22:00Z">
              <w:rPr/>
            </w:rPrChange>
          </w:rPr>
          <w:t xml:space="preserve"> provided extensive feedback to earlier versions of this draft. The author also thanks Mike Bader, Tyler McDaniel, Jan </w:t>
        </w:r>
        <w:proofErr w:type="spellStart"/>
        <w:r w:rsidRPr="00386A4C">
          <w:rPr>
            <w:sz w:val="24"/>
            <w:szCs w:val="24"/>
            <w:rPrChange w:id="17" w:author="Iris Zhang" w:date="2023-01-03T11:22:00Z">
              <w:rPr/>
            </w:rPrChange>
          </w:rPr>
          <w:t>Voelkel</w:t>
        </w:r>
        <w:proofErr w:type="spellEnd"/>
        <w:r w:rsidRPr="00386A4C">
          <w:rPr>
            <w:sz w:val="24"/>
            <w:szCs w:val="24"/>
            <w:rPrChange w:id="18" w:author="Iris Zhang" w:date="2023-01-03T11:22:00Z">
              <w:rPr/>
            </w:rPrChange>
          </w:rPr>
          <w:t>, and members of the MERN Workshop and 2019-2020 Research Practicum at Stanford University and various audiences at conferences for helpful comments and suggestions. Vas Kumar, and Jessica Chen provided invaluable technical support. Some of the computing for this project was performed on the Sherlock cluster supported through the Stanford Research Computing Center. The Digital Humanities Graduate Fellowship at Stanford University provided partial funding for this project.</w:t>
        </w:r>
      </w:ins>
    </w:p>
  </w:endnote>
  <w:endnote w:id="2">
    <w:p w14:paraId="7F15A1F7" w14:textId="3BD57586" w:rsidR="008D3F8E" w:rsidRPr="00386A4C" w:rsidDel="005B3B4E" w:rsidRDefault="008D3F8E" w:rsidP="00052617">
      <w:pPr>
        <w:pStyle w:val="EndnoteText"/>
        <w:rPr>
          <w:del w:id="20" w:author="Iris Zhang" w:date="2023-01-03T10:57:00Z"/>
          <w:sz w:val="24"/>
          <w:szCs w:val="24"/>
        </w:rPr>
      </w:pPr>
      <w:del w:id="21" w:author="Iris Zhang" w:date="2023-01-03T10:57:00Z">
        <w:r w:rsidRPr="00386A4C" w:rsidDel="005B3B4E">
          <w:rPr>
            <w:rStyle w:val="EndnoteReference"/>
            <w:sz w:val="24"/>
            <w:szCs w:val="24"/>
          </w:rPr>
          <w:endnoteRef/>
        </w:r>
        <w:r w:rsidRPr="00386A4C" w:rsidDel="005B3B4E">
          <w:rPr>
            <w:sz w:val="24"/>
            <w:szCs w:val="24"/>
          </w:rPr>
          <w:delText xml:space="preserve"> Direct correspondence to Iris H. Zhang, Department of Sociology, 450 Jane Stanford Way, Bldg. 120, Stanford, CA 94305; e-mail: </w:delText>
        </w:r>
        <w:r w:rsidRPr="00386A4C" w:rsidDel="005B3B4E">
          <w:rPr>
            <w:sz w:val="24"/>
            <w:szCs w:val="24"/>
            <w:rPrChange w:id="22" w:author="Iris Zhang" w:date="2023-01-03T11:22:00Z">
              <w:rPr/>
            </w:rPrChange>
          </w:rPr>
          <w:fldChar w:fldCharType="begin"/>
        </w:r>
        <w:r w:rsidRPr="00386A4C" w:rsidDel="005B3B4E">
          <w:rPr>
            <w:sz w:val="24"/>
            <w:szCs w:val="24"/>
            <w:rPrChange w:id="23" w:author="Iris Zhang" w:date="2023-01-03T11:22:00Z">
              <w:rPr/>
            </w:rPrChange>
          </w:rPr>
          <w:delInstrText>HYPERLINK "mailto:ihzhang@stanford.edu"</w:delInstrText>
        </w:r>
        <w:r w:rsidRPr="00386A4C" w:rsidDel="005B3B4E">
          <w:rPr>
            <w:sz w:val="24"/>
            <w:szCs w:val="24"/>
            <w:rPrChange w:id="24" w:author="Iris Zhang" w:date="2023-01-03T11:22:00Z">
              <w:rPr/>
            </w:rPrChange>
          </w:rPr>
        </w:r>
        <w:r w:rsidRPr="00386A4C" w:rsidDel="005B3B4E">
          <w:rPr>
            <w:sz w:val="24"/>
            <w:szCs w:val="24"/>
            <w:rPrChange w:id="25" w:author="Iris Zhang" w:date="2023-01-03T11:22:00Z">
              <w:rPr/>
            </w:rPrChange>
          </w:rPr>
          <w:fldChar w:fldCharType="separate"/>
        </w:r>
        <w:r w:rsidRPr="00386A4C" w:rsidDel="005B3B4E">
          <w:rPr>
            <w:rStyle w:val="Hyperlink"/>
            <w:sz w:val="24"/>
            <w:szCs w:val="24"/>
          </w:rPr>
          <w:delText>ihzhang@stanford.edu</w:delText>
        </w:r>
        <w:r w:rsidRPr="00386A4C" w:rsidDel="005B3B4E">
          <w:rPr>
            <w:rStyle w:val="Hyperlink"/>
            <w:sz w:val="24"/>
            <w:szCs w:val="24"/>
          </w:rPr>
          <w:fldChar w:fldCharType="end"/>
        </w:r>
        <w:r w:rsidRPr="00386A4C" w:rsidDel="005B3B4E">
          <w:rPr>
            <w:sz w:val="24"/>
            <w:szCs w:val="24"/>
          </w:rPr>
          <w:delText xml:space="preserve">; phone number: 215-421-9343. Jackelyn Hwang, Asad Asad, Michael Rosenfeld, and C. Matt Snipp provided extensive feedback to earlier versions of this draft. The author also thanks Mike Bader, Tyler McDaniel, Jan Voelkel, and members of the MERN Workshop and 2019-2020 Research Practicum at Stanford University and various audiences at conferences for helpful comments and suggestions. Vas Kumar, and Jessica Chen provided invaluable technical support. Some of the computing for this project was performed on the Sherlock cluster supported through the Stanford Research Computing Center. The Digital Humanities Graduate Fellowship at Stanford University provided partial funding for this project. </w:delText>
        </w:r>
      </w:del>
    </w:p>
  </w:endnote>
  <w:endnote w:id="3">
    <w:p w14:paraId="65D5D423" w14:textId="299AD562" w:rsidR="008D3F8E" w:rsidRPr="00386A4C" w:rsidRDefault="008D3F8E" w:rsidP="00AB7913">
      <w:pPr>
        <w:pStyle w:val="EndnoteText"/>
        <w:contextualSpacing/>
        <w:rPr>
          <w:sz w:val="24"/>
          <w:szCs w:val="24"/>
        </w:rPr>
      </w:pPr>
      <w:r w:rsidRPr="00386A4C">
        <w:rPr>
          <w:rStyle w:val="EndnoteReference"/>
          <w:sz w:val="24"/>
          <w:szCs w:val="24"/>
        </w:rPr>
        <w:endnoteRef/>
      </w:r>
      <w:r w:rsidRPr="00386A4C">
        <w:rPr>
          <w:sz w:val="24"/>
          <w:szCs w:val="24"/>
        </w:rPr>
        <w:t xml:space="preserve"> The nine Northeast states without annexable land are Connecticut, Maine, Massachusetts, New Hampshire, New Jersey, New York, Pennsylvania, Rhode Island, and Vermont. Washington D.C. is also excluded.</w:t>
      </w:r>
    </w:p>
  </w:endnote>
  <w:endnote w:id="4">
    <w:p w14:paraId="4243B984" w14:textId="77777777" w:rsidR="008D3F8E" w:rsidRPr="00386A4C" w:rsidRDefault="008D3F8E" w:rsidP="006F4918">
      <w:pPr>
        <w:pStyle w:val="EndnoteText"/>
        <w:contextualSpacing/>
        <w:rPr>
          <w:sz w:val="24"/>
          <w:szCs w:val="24"/>
        </w:rPr>
      </w:pPr>
      <w:r w:rsidRPr="00386A4C">
        <w:rPr>
          <w:rStyle w:val="EndnoteReference"/>
          <w:sz w:val="24"/>
          <w:szCs w:val="24"/>
        </w:rPr>
        <w:endnoteRef/>
      </w:r>
      <w:r w:rsidRPr="00386A4C">
        <w:rPr>
          <w:sz w:val="24"/>
          <w:szCs w:val="24"/>
        </w:rPr>
        <w:t xml:space="preserve"> </w:t>
      </w:r>
      <w:r w:rsidRPr="00386A4C">
        <w:rPr>
          <w:sz w:val="24"/>
          <w:szCs w:val="24"/>
          <w:rPrChange w:id="339" w:author="Iris Zhang" w:date="2023-01-03T11:22:00Z">
            <w:rPr/>
          </w:rPrChange>
        </w:rPr>
        <w:fldChar w:fldCharType="begin"/>
      </w:r>
      <w:r w:rsidRPr="00386A4C">
        <w:rPr>
          <w:sz w:val="24"/>
          <w:szCs w:val="24"/>
          <w:rPrChange w:id="340" w:author="Iris Zhang" w:date="2023-01-03T11:22:00Z">
            <w:rPr/>
          </w:rPrChange>
        </w:rPr>
        <w:instrText>HYPERLINK "https://www.justice.gov/crt/history-federal-voting-rights-laws"</w:instrText>
      </w:r>
      <w:r w:rsidRPr="00386A4C">
        <w:rPr>
          <w:sz w:val="24"/>
          <w:szCs w:val="24"/>
          <w:rPrChange w:id="341" w:author="Iris Zhang" w:date="2023-01-03T11:22:00Z">
            <w:rPr/>
          </w:rPrChange>
        </w:rPr>
      </w:r>
      <w:r w:rsidRPr="00386A4C">
        <w:rPr>
          <w:sz w:val="24"/>
          <w:szCs w:val="24"/>
          <w:rPrChange w:id="342" w:author="Iris Zhang" w:date="2023-01-03T11:22:00Z">
            <w:rPr/>
          </w:rPrChange>
        </w:rPr>
        <w:fldChar w:fldCharType="separate"/>
      </w:r>
      <w:r w:rsidRPr="00386A4C">
        <w:rPr>
          <w:rStyle w:val="Hyperlink"/>
          <w:sz w:val="24"/>
          <w:szCs w:val="24"/>
        </w:rPr>
        <w:t>https://www.justice.gov/crt/history-federal-voting-rights-laws</w:t>
      </w:r>
      <w:r w:rsidRPr="00386A4C">
        <w:rPr>
          <w:rStyle w:val="Hyperlink"/>
          <w:sz w:val="24"/>
          <w:szCs w:val="24"/>
        </w:rPr>
        <w:fldChar w:fldCharType="end"/>
      </w:r>
      <w:r w:rsidRPr="00386A4C">
        <w:rPr>
          <w:sz w:val="24"/>
          <w:szCs w:val="24"/>
        </w:rPr>
        <w:t xml:space="preserve">. </w:t>
      </w:r>
    </w:p>
  </w:endnote>
  <w:endnote w:id="5">
    <w:p w14:paraId="3B30C975" w14:textId="77777777" w:rsidR="008D3F8E" w:rsidRPr="00386A4C" w:rsidDel="000840B5" w:rsidRDefault="008D3F8E" w:rsidP="006F4918">
      <w:pPr>
        <w:pStyle w:val="EndnoteText"/>
        <w:contextualSpacing/>
        <w:rPr>
          <w:del w:id="368" w:author="Iris Zhang" w:date="2022-12-27T19:20:00Z"/>
          <w:sz w:val="24"/>
          <w:szCs w:val="24"/>
        </w:rPr>
      </w:pPr>
      <w:del w:id="369" w:author="Iris Zhang" w:date="2022-12-27T19:20:00Z">
        <w:r w:rsidRPr="00386A4C" w:rsidDel="000840B5">
          <w:rPr>
            <w:rStyle w:val="EndnoteReference"/>
            <w:sz w:val="24"/>
            <w:szCs w:val="24"/>
          </w:rPr>
          <w:endnoteRef/>
        </w:r>
        <w:r w:rsidRPr="00386A4C" w:rsidDel="000840B5">
          <w:rPr>
            <w:sz w:val="24"/>
            <w:szCs w:val="24"/>
          </w:rPr>
          <w:delText xml:space="preserve"> </w:delText>
        </w:r>
        <w:r w:rsidRPr="00386A4C" w:rsidDel="000840B5">
          <w:rPr>
            <w:sz w:val="24"/>
            <w:szCs w:val="24"/>
            <w:rPrChange w:id="370" w:author="Iris Zhang" w:date="2023-01-03T11:22:00Z">
              <w:rPr/>
            </w:rPrChange>
          </w:rPr>
          <w:fldChar w:fldCharType="begin"/>
        </w:r>
        <w:r w:rsidRPr="00386A4C" w:rsidDel="000840B5">
          <w:rPr>
            <w:sz w:val="24"/>
            <w:szCs w:val="24"/>
            <w:rPrChange w:id="371" w:author="Iris Zhang" w:date="2023-01-03T11:22:00Z">
              <w:rPr/>
            </w:rPrChange>
          </w:rPr>
          <w:delInstrText>HYPERLINK "https://www.justice.gov/crt/about-section-5-voting-rights-act"</w:delInstrText>
        </w:r>
        <w:r w:rsidRPr="00386A4C" w:rsidDel="000840B5">
          <w:rPr>
            <w:sz w:val="24"/>
            <w:szCs w:val="24"/>
            <w:rPrChange w:id="372" w:author="Iris Zhang" w:date="2023-01-03T11:22:00Z">
              <w:rPr/>
            </w:rPrChange>
          </w:rPr>
        </w:r>
        <w:r w:rsidRPr="00386A4C" w:rsidDel="000840B5">
          <w:rPr>
            <w:sz w:val="24"/>
            <w:szCs w:val="24"/>
            <w:rPrChange w:id="373" w:author="Iris Zhang" w:date="2023-01-03T11:22:00Z">
              <w:rPr/>
            </w:rPrChange>
          </w:rPr>
          <w:fldChar w:fldCharType="separate"/>
        </w:r>
        <w:r w:rsidRPr="00386A4C" w:rsidDel="000840B5">
          <w:rPr>
            <w:rStyle w:val="Hyperlink"/>
            <w:sz w:val="24"/>
            <w:szCs w:val="24"/>
          </w:rPr>
          <w:delText>https://www.justice.gov/crt/about-section-5-voting-rights-act</w:delText>
        </w:r>
        <w:r w:rsidRPr="00386A4C" w:rsidDel="000840B5">
          <w:rPr>
            <w:rStyle w:val="Hyperlink"/>
            <w:sz w:val="24"/>
            <w:szCs w:val="24"/>
          </w:rPr>
          <w:fldChar w:fldCharType="end"/>
        </w:r>
        <w:r w:rsidRPr="00386A4C" w:rsidDel="000840B5">
          <w:rPr>
            <w:sz w:val="24"/>
            <w:szCs w:val="24"/>
          </w:rPr>
          <w:delText xml:space="preserve">. </w:delText>
        </w:r>
      </w:del>
    </w:p>
  </w:endnote>
  <w:endnote w:id="6">
    <w:p w14:paraId="3EEDEA0E" w14:textId="77777777" w:rsidR="000840B5" w:rsidRPr="00386A4C" w:rsidRDefault="000840B5" w:rsidP="000840B5">
      <w:pPr>
        <w:pStyle w:val="EndnoteText"/>
        <w:contextualSpacing/>
        <w:rPr>
          <w:ins w:id="385" w:author="Iris Zhang" w:date="2022-12-27T19:20:00Z"/>
          <w:sz w:val="24"/>
          <w:szCs w:val="24"/>
        </w:rPr>
      </w:pPr>
      <w:ins w:id="386" w:author="Iris Zhang" w:date="2022-12-27T19:20:00Z">
        <w:r w:rsidRPr="00386A4C">
          <w:rPr>
            <w:rStyle w:val="EndnoteReference"/>
            <w:sz w:val="24"/>
            <w:szCs w:val="24"/>
          </w:rPr>
          <w:endnoteRef/>
        </w:r>
        <w:r w:rsidRPr="00386A4C">
          <w:rPr>
            <w:sz w:val="24"/>
            <w:szCs w:val="24"/>
          </w:rPr>
          <w:t xml:space="preserve"> </w:t>
        </w:r>
        <w:r w:rsidRPr="00386A4C">
          <w:rPr>
            <w:sz w:val="24"/>
            <w:szCs w:val="24"/>
          </w:rPr>
          <w:fldChar w:fldCharType="begin"/>
        </w:r>
        <w:r w:rsidRPr="00386A4C">
          <w:rPr>
            <w:sz w:val="24"/>
            <w:szCs w:val="24"/>
          </w:rPr>
          <w:instrText>HYPERLINK "https://www.justice.gov/crt/about-section-5-voting-rights-act"</w:instrText>
        </w:r>
        <w:r w:rsidRPr="00386A4C">
          <w:rPr>
            <w:sz w:val="24"/>
            <w:szCs w:val="24"/>
          </w:rPr>
        </w:r>
        <w:r w:rsidRPr="00386A4C">
          <w:rPr>
            <w:sz w:val="24"/>
            <w:szCs w:val="24"/>
          </w:rPr>
          <w:fldChar w:fldCharType="separate"/>
        </w:r>
        <w:r w:rsidRPr="00386A4C">
          <w:rPr>
            <w:rStyle w:val="Hyperlink"/>
            <w:sz w:val="24"/>
            <w:szCs w:val="24"/>
          </w:rPr>
          <w:t>https://www.justice.gov/crt/about-section-5-voting-rights-act</w:t>
        </w:r>
        <w:r w:rsidRPr="00386A4C">
          <w:rPr>
            <w:rStyle w:val="Hyperlink"/>
            <w:sz w:val="24"/>
            <w:szCs w:val="24"/>
          </w:rPr>
          <w:fldChar w:fldCharType="end"/>
        </w:r>
        <w:r w:rsidRPr="00386A4C">
          <w:rPr>
            <w:sz w:val="24"/>
            <w:szCs w:val="24"/>
          </w:rPr>
          <w:t xml:space="preserve">. </w:t>
        </w:r>
      </w:ins>
    </w:p>
  </w:endnote>
  <w:endnote w:id="7">
    <w:p w14:paraId="59AD5270" w14:textId="77777777" w:rsidR="008D3F8E" w:rsidRPr="00386A4C" w:rsidRDefault="008D3F8E" w:rsidP="006F4918">
      <w:pPr>
        <w:pStyle w:val="EndnoteText"/>
        <w:contextualSpacing/>
        <w:rPr>
          <w:sz w:val="24"/>
          <w:szCs w:val="24"/>
        </w:rPr>
      </w:pPr>
      <w:r w:rsidRPr="00386A4C">
        <w:rPr>
          <w:rStyle w:val="EndnoteReference"/>
          <w:sz w:val="24"/>
          <w:szCs w:val="24"/>
        </w:rPr>
        <w:endnoteRef/>
      </w:r>
      <w:r w:rsidRPr="00386A4C">
        <w:rPr>
          <w:sz w:val="24"/>
          <w:szCs w:val="24"/>
        </w:rPr>
        <w:t xml:space="preserve"> </w:t>
      </w:r>
      <w:r w:rsidRPr="00386A4C">
        <w:rPr>
          <w:sz w:val="24"/>
          <w:szCs w:val="24"/>
          <w:rPrChange w:id="393" w:author="Iris Zhang" w:date="2023-01-03T11:22:00Z">
            <w:rPr/>
          </w:rPrChange>
        </w:rPr>
        <w:fldChar w:fldCharType="begin"/>
      </w:r>
      <w:r w:rsidRPr="00386A4C">
        <w:rPr>
          <w:sz w:val="24"/>
          <w:szCs w:val="24"/>
          <w:rPrChange w:id="394" w:author="Iris Zhang" w:date="2023-01-03T11:22:00Z">
            <w:rPr/>
          </w:rPrChange>
        </w:rPr>
        <w:instrText>HYPERLINK "https://www.justice.gov/crt/section-4-voting-rights-act"</w:instrText>
      </w:r>
      <w:r w:rsidRPr="00386A4C">
        <w:rPr>
          <w:sz w:val="24"/>
          <w:szCs w:val="24"/>
          <w:rPrChange w:id="395" w:author="Iris Zhang" w:date="2023-01-03T11:22:00Z">
            <w:rPr/>
          </w:rPrChange>
        </w:rPr>
      </w:r>
      <w:r w:rsidRPr="00386A4C">
        <w:rPr>
          <w:sz w:val="24"/>
          <w:szCs w:val="24"/>
          <w:rPrChange w:id="396" w:author="Iris Zhang" w:date="2023-01-03T11:22:00Z">
            <w:rPr/>
          </w:rPrChange>
        </w:rPr>
        <w:fldChar w:fldCharType="separate"/>
      </w:r>
      <w:r w:rsidRPr="00386A4C">
        <w:rPr>
          <w:rStyle w:val="Hyperlink"/>
          <w:sz w:val="24"/>
          <w:szCs w:val="24"/>
        </w:rPr>
        <w:t>https://www.justice.gov/crt/section-4-voting-rights-act</w:t>
      </w:r>
      <w:r w:rsidRPr="00386A4C">
        <w:rPr>
          <w:rStyle w:val="Hyperlink"/>
          <w:sz w:val="24"/>
          <w:szCs w:val="24"/>
        </w:rPr>
        <w:fldChar w:fldCharType="end"/>
      </w:r>
      <w:r w:rsidRPr="00386A4C">
        <w:rPr>
          <w:sz w:val="24"/>
          <w:szCs w:val="24"/>
        </w:rPr>
        <w:t xml:space="preserve">. </w:t>
      </w:r>
    </w:p>
  </w:endnote>
  <w:endnote w:id="8">
    <w:p w14:paraId="694070B8" w14:textId="77777777" w:rsidR="008D3F8E" w:rsidRPr="00386A4C" w:rsidRDefault="008D3F8E" w:rsidP="006F4918">
      <w:pPr>
        <w:pStyle w:val="EndnoteText"/>
        <w:contextualSpacing/>
        <w:rPr>
          <w:sz w:val="24"/>
          <w:szCs w:val="24"/>
        </w:rPr>
      </w:pPr>
      <w:r w:rsidRPr="00386A4C">
        <w:rPr>
          <w:rStyle w:val="EndnoteReference"/>
          <w:sz w:val="24"/>
          <w:szCs w:val="24"/>
        </w:rPr>
        <w:endnoteRef/>
      </w:r>
      <w:r w:rsidRPr="00386A4C">
        <w:rPr>
          <w:sz w:val="24"/>
          <w:szCs w:val="24"/>
        </w:rPr>
        <w:t xml:space="preserve"> </w:t>
      </w:r>
      <w:r w:rsidRPr="00386A4C">
        <w:rPr>
          <w:sz w:val="24"/>
          <w:szCs w:val="24"/>
          <w:rPrChange w:id="397" w:author="Iris Zhang" w:date="2023-01-03T11:22:00Z">
            <w:rPr/>
          </w:rPrChange>
        </w:rPr>
        <w:fldChar w:fldCharType="begin"/>
      </w:r>
      <w:r w:rsidRPr="00386A4C">
        <w:rPr>
          <w:sz w:val="24"/>
          <w:szCs w:val="24"/>
          <w:rPrChange w:id="398" w:author="Iris Zhang" w:date="2023-01-03T11:22:00Z">
            <w:rPr/>
          </w:rPrChange>
        </w:rPr>
        <w:instrText>HYPERLINK "https://www.justice.gov/crt/jurisdictions-previously-covered-section-5"</w:instrText>
      </w:r>
      <w:r w:rsidRPr="00386A4C">
        <w:rPr>
          <w:sz w:val="24"/>
          <w:szCs w:val="24"/>
          <w:rPrChange w:id="399" w:author="Iris Zhang" w:date="2023-01-03T11:22:00Z">
            <w:rPr/>
          </w:rPrChange>
        </w:rPr>
      </w:r>
      <w:r w:rsidRPr="00386A4C">
        <w:rPr>
          <w:sz w:val="24"/>
          <w:szCs w:val="24"/>
          <w:rPrChange w:id="400" w:author="Iris Zhang" w:date="2023-01-03T11:22:00Z">
            <w:rPr/>
          </w:rPrChange>
        </w:rPr>
        <w:fldChar w:fldCharType="separate"/>
      </w:r>
      <w:r w:rsidRPr="00386A4C">
        <w:rPr>
          <w:rStyle w:val="Hyperlink"/>
          <w:sz w:val="24"/>
          <w:szCs w:val="24"/>
        </w:rPr>
        <w:t>https://www.justice.gov/crt/jurisdictions-previously-covered-section-5</w:t>
      </w:r>
      <w:r w:rsidRPr="00386A4C">
        <w:rPr>
          <w:rStyle w:val="Hyperlink"/>
          <w:sz w:val="24"/>
          <w:szCs w:val="24"/>
        </w:rPr>
        <w:fldChar w:fldCharType="end"/>
      </w:r>
      <w:r w:rsidRPr="00386A4C">
        <w:rPr>
          <w:sz w:val="24"/>
          <w:szCs w:val="24"/>
        </w:rPr>
        <w:t xml:space="preserve">. “Bailed out” jurisdictions are not included in the present study as covered jurisdictions. </w:t>
      </w:r>
    </w:p>
  </w:endnote>
  <w:endnote w:id="9">
    <w:p w14:paraId="68314178" w14:textId="284015E0" w:rsidR="008D3F8E" w:rsidRPr="00386A4C" w:rsidRDefault="008D3F8E" w:rsidP="006F4918">
      <w:pPr>
        <w:pStyle w:val="EndnoteText"/>
        <w:contextualSpacing/>
        <w:rPr>
          <w:sz w:val="24"/>
          <w:szCs w:val="24"/>
        </w:rPr>
      </w:pPr>
      <w:r w:rsidRPr="00386A4C">
        <w:rPr>
          <w:rStyle w:val="EndnoteReference"/>
          <w:sz w:val="24"/>
          <w:szCs w:val="24"/>
        </w:rPr>
        <w:endnoteRef/>
      </w:r>
      <w:r w:rsidRPr="00386A4C">
        <w:rPr>
          <w:sz w:val="24"/>
          <w:szCs w:val="24"/>
        </w:rPr>
        <w:t xml:space="preserve"> In comparison, there were only 5,179 requests submitted for incorporations and 1,862 for political unit consolidations. </w:t>
      </w:r>
      <w:r w:rsidRPr="00386A4C">
        <w:rPr>
          <w:sz w:val="24"/>
          <w:szCs w:val="24"/>
          <w:rPrChange w:id="402" w:author="Iris Zhang" w:date="2023-01-03T11:22:00Z">
            <w:rPr/>
          </w:rPrChange>
        </w:rPr>
        <w:fldChar w:fldCharType="begin"/>
      </w:r>
      <w:r w:rsidRPr="00386A4C">
        <w:rPr>
          <w:sz w:val="24"/>
          <w:szCs w:val="24"/>
          <w:rPrChange w:id="403" w:author="Iris Zhang" w:date="2023-01-03T11:22:00Z">
            <w:rPr/>
          </w:rPrChange>
        </w:rPr>
        <w:instrText>HYPERLINK "https://www.justice.gov/crt/section-5-changes-type-and-year"</w:instrText>
      </w:r>
      <w:r w:rsidRPr="00386A4C">
        <w:rPr>
          <w:sz w:val="24"/>
          <w:szCs w:val="24"/>
          <w:rPrChange w:id="404" w:author="Iris Zhang" w:date="2023-01-03T11:22:00Z">
            <w:rPr/>
          </w:rPrChange>
        </w:rPr>
      </w:r>
      <w:r w:rsidRPr="00386A4C">
        <w:rPr>
          <w:sz w:val="24"/>
          <w:szCs w:val="24"/>
          <w:rPrChange w:id="405" w:author="Iris Zhang" w:date="2023-01-03T11:22:00Z">
            <w:rPr/>
          </w:rPrChange>
        </w:rPr>
        <w:fldChar w:fldCharType="separate"/>
      </w:r>
      <w:r w:rsidRPr="00386A4C">
        <w:rPr>
          <w:rStyle w:val="Hyperlink"/>
          <w:sz w:val="24"/>
          <w:szCs w:val="24"/>
        </w:rPr>
        <w:t>https://www.justice.gov/crt/section-5-changes-type-and-year</w:t>
      </w:r>
      <w:r w:rsidRPr="00386A4C">
        <w:rPr>
          <w:rStyle w:val="Hyperlink"/>
          <w:sz w:val="24"/>
          <w:szCs w:val="24"/>
        </w:rPr>
        <w:fldChar w:fldCharType="end"/>
      </w:r>
      <w:r w:rsidRPr="00386A4C">
        <w:rPr>
          <w:sz w:val="24"/>
          <w:szCs w:val="24"/>
        </w:rPr>
        <w:t xml:space="preserve">. </w:t>
      </w:r>
    </w:p>
  </w:endnote>
  <w:endnote w:id="10">
    <w:p w14:paraId="44A997BF" w14:textId="77777777" w:rsidR="008D3F8E" w:rsidRPr="00386A4C" w:rsidRDefault="008D3F8E" w:rsidP="006F4918">
      <w:pPr>
        <w:pStyle w:val="EndnoteText"/>
        <w:contextualSpacing/>
        <w:rPr>
          <w:sz w:val="24"/>
          <w:szCs w:val="24"/>
        </w:rPr>
      </w:pPr>
      <w:r w:rsidRPr="00386A4C">
        <w:rPr>
          <w:rStyle w:val="EndnoteReference"/>
          <w:sz w:val="24"/>
          <w:szCs w:val="24"/>
        </w:rPr>
        <w:endnoteRef/>
      </w:r>
      <w:r w:rsidRPr="00386A4C">
        <w:rPr>
          <w:sz w:val="24"/>
          <w:szCs w:val="24"/>
        </w:rPr>
        <w:t xml:space="preserve"> </w:t>
      </w:r>
      <w:r w:rsidRPr="00386A4C">
        <w:rPr>
          <w:sz w:val="24"/>
          <w:szCs w:val="24"/>
          <w:rPrChange w:id="413" w:author="Iris Zhang" w:date="2023-01-03T11:22:00Z">
            <w:rPr/>
          </w:rPrChange>
        </w:rPr>
        <w:fldChar w:fldCharType="begin"/>
      </w:r>
      <w:r w:rsidRPr="00386A4C">
        <w:rPr>
          <w:sz w:val="24"/>
          <w:szCs w:val="24"/>
          <w:rPrChange w:id="414" w:author="Iris Zhang" w:date="2023-01-03T11:22:00Z">
            <w:rPr/>
          </w:rPrChange>
        </w:rPr>
        <w:instrText>HYPERLINK "https://www.justice.gov/crt/jurisdictions-previously-covered-section-5"</w:instrText>
      </w:r>
      <w:r w:rsidRPr="00386A4C">
        <w:rPr>
          <w:sz w:val="24"/>
          <w:szCs w:val="24"/>
          <w:rPrChange w:id="415" w:author="Iris Zhang" w:date="2023-01-03T11:22:00Z">
            <w:rPr/>
          </w:rPrChange>
        </w:rPr>
      </w:r>
      <w:r w:rsidRPr="00386A4C">
        <w:rPr>
          <w:sz w:val="24"/>
          <w:szCs w:val="24"/>
          <w:rPrChange w:id="416" w:author="Iris Zhang" w:date="2023-01-03T11:22:00Z">
            <w:rPr/>
          </w:rPrChange>
        </w:rPr>
        <w:fldChar w:fldCharType="separate"/>
      </w:r>
      <w:r w:rsidRPr="00386A4C">
        <w:rPr>
          <w:rStyle w:val="Hyperlink"/>
          <w:sz w:val="24"/>
          <w:szCs w:val="24"/>
        </w:rPr>
        <w:t>https://www.justice.gov/crt/jurisdictions-previously-covered-section-5</w:t>
      </w:r>
      <w:r w:rsidRPr="00386A4C">
        <w:rPr>
          <w:rStyle w:val="Hyperlink"/>
          <w:sz w:val="24"/>
          <w:szCs w:val="24"/>
        </w:rPr>
        <w:fldChar w:fldCharType="end"/>
      </w:r>
      <w:r w:rsidRPr="00386A4C">
        <w:rPr>
          <w:sz w:val="24"/>
          <w:szCs w:val="24"/>
        </w:rPr>
        <w:t xml:space="preserve">. </w:t>
      </w:r>
    </w:p>
  </w:endnote>
  <w:endnote w:id="11">
    <w:p w14:paraId="07785596" w14:textId="52F13C68" w:rsidR="008D3F8E" w:rsidRPr="00386A4C" w:rsidRDefault="008D3F8E">
      <w:pPr>
        <w:pStyle w:val="EndnoteText"/>
        <w:rPr>
          <w:sz w:val="24"/>
          <w:szCs w:val="24"/>
        </w:rPr>
      </w:pPr>
      <w:r w:rsidRPr="00386A4C">
        <w:rPr>
          <w:rStyle w:val="EndnoteReference"/>
          <w:sz w:val="24"/>
          <w:szCs w:val="24"/>
          <w:rPrChange w:id="431" w:author="Iris Zhang" w:date="2023-01-03T11:22:00Z">
            <w:rPr>
              <w:rStyle w:val="EndnoteReference"/>
            </w:rPr>
          </w:rPrChange>
        </w:rPr>
        <w:endnoteRef/>
      </w:r>
      <w:r w:rsidRPr="00386A4C">
        <w:rPr>
          <w:sz w:val="24"/>
          <w:szCs w:val="24"/>
        </w:rPr>
        <w:t xml:space="preserve"> </w:t>
      </w:r>
      <w:r w:rsidRPr="00386A4C">
        <w:rPr>
          <w:sz w:val="24"/>
          <w:szCs w:val="24"/>
          <w:rPrChange w:id="432" w:author="Iris Zhang" w:date="2023-01-03T11:22:00Z">
            <w:rPr/>
          </w:rPrChange>
        </w:rPr>
        <w:fldChar w:fldCharType="begin"/>
      </w:r>
      <w:r w:rsidRPr="00386A4C">
        <w:rPr>
          <w:sz w:val="24"/>
          <w:szCs w:val="24"/>
        </w:rPr>
        <w:instrText xml:space="preserve"> HYPERLINK "</w:instrText>
      </w:r>
      <w:r w:rsidRPr="00386A4C">
        <w:rPr>
          <w:sz w:val="24"/>
          <w:szCs w:val="24"/>
        </w:rPr>
        <w:instrText>https://www.scotusblog.com/case-files/cases/shelby-county-v-holder/</w:instrText>
      </w:r>
      <w:r w:rsidRPr="00386A4C">
        <w:rPr>
          <w:sz w:val="24"/>
          <w:szCs w:val="24"/>
        </w:rPr>
        <w:instrText xml:space="preserve">" </w:instrText>
      </w:r>
      <w:r w:rsidRPr="00386A4C">
        <w:rPr>
          <w:sz w:val="24"/>
          <w:szCs w:val="24"/>
          <w:rPrChange w:id="433" w:author="Iris Zhang" w:date="2023-01-03T11:22:00Z">
            <w:rPr/>
          </w:rPrChange>
        </w:rPr>
        <w:fldChar w:fldCharType="separate"/>
      </w:r>
      <w:r w:rsidRPr="00386A4C">
        <w:rPr>
          <w:rStyle w:val="Hyperlink"/>
          <w:sz w:val="24"/>
          <w:szCs w:val="24"/>
        </w:rPr>
        <w:t>https://www.scotusblog.com/case-files/cases/shelby-county-v-holder/</w:t>
      </w:r>
      <w:r w:rsidRPr="00386A4C">
        <w:rPr>
          <w:sz w:val="24"/>
          <w:szCs w:val="24"/>
          <w:rPrChange w:id="434" w:author="Iris Zhang" w:date="2023-01-03T11:22:00Z">
            <w:rPr/>
          </w:rPrChange>
        </w:rPr>
        <w:fldChar w:fldCharType="end"/>
      </w:r>
      <w:r w:rsidRPr="00386A4C">
        <w:rPr>
          <w:sz w:val="24"/>
          <w:szCs w:val="24"/>
        </w:rPr>
        <w:t xml:space="preserve">. </w:t>
      </w:r>
    </w:p>
  </w:endnote>
  <w:endnote w:id="12">
    <w:p w14:paraId="3B492E7D" w14:textId="47758DB8" w:rsidR="008D3F8E" w:rsidRPr="00386A4C" w:rsidRDefault="008D3F8E">
      <w:pPr>
        <w:pStyle w:val="EndnoteText"/>
        <w:rPr>
          <w:sz w:val="24"/>
          <w:szCs w:val="24"/>
        </w:rPr>
      </w:pPr>
      <w:r w:rsidRPr="00386A4C">
        <w:rPr>
          <w:rStyle w:val="EndnoteReference"/>
          <w:sz w:val="24"/>
          <w:szCs w:val="24"/>
        </w:rPr>
        <w:endnoteRef/>
      </w:r>
      <w:r w:rsidRPr="00386A4C">
        <w:rPr>
          <w:sz w:val="24"/>
          <w:szCs w:val="24"/>
        </w:rPr>
        <w:t xml:space="preserve"> Although annexations are not the only form of boundary changes, it is the dominant form compared to incorporation, consolidation, disincorporation, or secession. In official records of municipal boundary changes. discussed more in Data and Methods, at least 97% of all recorded boundary changes between 2000 to 2021 were for annexations. (Derived from author’s own calculations from the Boundary and Annexation Survey: </w:t>
      </w:r>
      <w:r w:rsidRPr="00386A4C">
        <w:rPr>
          <w:sz w:val="24"/>
          <w:szCs w:val="24"/>
          <w:rPrChange w:id="506" w:author="Iris Zhang" w:date="2023-01-03T11:22:00Z">
            <w:rPr/>
          </w:rPrChange>
        </w:rPr>
        <w:fldChar w:fldCharType="begin"/>
      </w:r>
      <w:r w:rsidRPr="00386A4C">
        <w:rPr>
          <w:sz w:val="24"/>
          <w:szCs w:val="24"/>
          <w:rPrChange w:id="507" w:author="Iris Zhang" w:date="2023-01-03T11:22:00Z">
            <w:rPr/>
          </w:rPrChange>
        </w:rPr>
        <w:instrText>HYPERLINK "https://www.census.gov/geographies/reference-files/time-series/geo/bas/annex.html"</w:instrText>
      </w:r>
      <w:r w:rsidRPr="00386A4C">
        <w:rPr>
          <w:sz w:val="24"/>
          <w:szCs w:val="24"/>
          <w:rPrChange w:id="508" w:author="Iris Zhang" w:date="2023-01-03T11:22:00Z">
            <w:rPr/>
          </w:rPrChange>
        </w:rPr>
      </w:r>
      <w:r w:rsidRPr="00386A4C">
        <w:rPr>
          <w:sz w:val="24"/>
          <w:szCs w:val="24"/>
          <w:rPrChange w:id="509" w:author="Iris Zhang" w:date="2023-01-03T11:22:00Z">
            <w:rPr/>
          </w:rPrChange>
        </w:rPr>
        <w:fldChar w:fldCharType="separate"/>
      </w:r>
      <w:r w:rsidRPr="00386A4C">
        <w:rPr>
          <w:rStyle w:val="Hyperlink"/>
          <w:sz w:val="24"/>
          <w:szCs w:val="24"/>
        </w:rPr>
        <w:t>https://www.census.gov/geographies/reference-files/time-series/geo/bas/annex.html</w:t>
      </w:r>
      <w:r w:rsidRPr="00386A4C">
        <w:rPr>
          <w:rStyle w:val="Hyperlink"/>
          <w:sz w:val="24"/>
          <w:szCs w:val="24"/>
        </w:rPr>
        <w:fldChar w:fldCharType="end"/>
      </w:r>
      <w:r w:rsidRPr="00386A4C">
        <w:rPr>
          <w:sz w:val="24"/>
          <w:szCs w:val="24"/>
        </w:rPr>
        <w:t>.)</w:t>
      </w:r>
    </w:p>
  </w:endnote>
  <w:endnote w:id="13">
    <w:p w14:paraId="5A49C6EE" w14:textId="65934834" w:rsidR="000C0710" w:rsidRPr="00386A4C" w:rsidRDefault="000C0710">
      <w:pPr>
        <w:pStyle w:val="EndnoteText"/>
        <w:rPr>
          <w:sz w:val="24"/>
          <w:szCs w:val="24"/>
        </w:rPr>
      </w:pPr>
      <w:r w:rsidRPr="00386A4C">
        <w:rPr>
          <w:rStyle w:val="EndnoteReference"/>
          <w:sz w:val="24"/>
          <w:szCs w:val="24"/>
        </w:rPr>
        <w:endnoteRef/>
      </w:r>
      <w:r w:rsidRPr="00386A4C">
        <w:rPr>
          <w:sz w:val="24"/>
          <w:szCs w:val="24"/>
        </w:rPr>
        <w:t xml:space="preserve"> Certainly, the racial composition of residents at the unincorporated fringe is itself a legacy of race and class segregation that sort people into often lower quality living conditions at the fringe </w:t>
      </w:r>
      <w:r w:rsidRPr="00386A4C">
        <w:rPr>
          <w:sz w:val="24"/>
          <w:szCs w:val="24"/>
        </w:rPr>
        <w:fldChar w:fldCharType="begin"/>
      </w:r>
      <w:r w:rsidRPr="00386A4C">
        <w:rPr>
          <w:sz w:val="24"/>
          <w:szCs w:val="24"/>
        </w:rPr>
        <w:instrText xml:space="preserve"> ADDIN ZOTERO_ITEM CSL_CITATION {"citationID":"fhNBetAI","properties":{"formattedCitation":"(Anderson 2008; Lichter et al. 2007)","plainCitation":"(Anderson 2008; Lichter et al. 2007)","noteIndex":1},"citationItems":[{"id":962,"uris":["http://zotero.org/users/9022956/items/2PL9FTF8"],"itemData":{"id":962,"type":"article-journal","abstract":"Are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Pr="00386A4C">
        <w:rPr>
          <w:sz w:val="24"/>
          <w:szCs w:val="24"/>
        </w:rPr>
        <w:fldChar w:fldCharType="separate"/>
      </w:r>
      <w:r w:rsidRPr="00386A4C">
        <w:rPr>
          <w:rFonts w:cs="Times New Roman"/>
          <w:sz w:val="24"/>
          <w:szCs w:val="24"/>
        </w:rPr>
        <w:t xml:space="preserve">(Anderson 2008; </w:t>
      </w:r>
      <w:proofErr w:type="spellStart"/>
      <w:r w:rsidRPr="00386A4C">
        <w:rPr>
          <w:rFonts w:cs="Times New Roman"/>
          <w:sz w:val="24"/>
          <w:szCs w:val="24"/>
        </w:rPr>
        <w:t>Lichter</w:t>
      </w:r>
      <w:proofErr w:type="spellEnd"/>
      <w:r w:rsidRPr="00386A4C">
        <w:rPr>
          <w:rFonts w:cs="Times New Roman"/>
          <w:sz w:val="24"/>
          <w:szCs w:val="24"/>
        </w:rPr>
        <w:t xml:space="preserve"> et al. 2007)</w:t>
      </w:r>
      <w:r w:rsidRPr="00386A4C">
        <w:rPr>
          <w:sz w:val="24"/>
          <w:szCs w:val="24"/>
        </w:rPr>
        <w:fldChar w:fldCharType="end"/>
      </w:r>
      <w:r w:rsidRPr="00386A4C">
        <w:rPr>
          <w:sz w:val="24"/>
          <w:szCs w:val="24"/>
        </w:rPr>
        <w:t xml:space="preserve">, especially at the edges of new immigrant destinations </w:t>
      </w:r>
      <w:r w:rsidRPr="00386A4C">
        <w:rPr>
          <w:sz w:val="24"/>
          <w:szCs w:val="24"/>
        </w:rPr>
        <w:fldChar w:fldCharType="begin"/>
      </w:r>
      <w:r w:rsidRPr="00386A4C">
        <w:rPr>
          <w:sz w:val="24"/>
          <w:szCs w:val="24"/>
        </w:rPr>
        <w:instrText xml:space="preserve"> ADDIN ZOTERO_ITEM CSL_CITATION {"citationID":"ZAP256zu","properties":{"formattedCitation":"(Durst 2014; Hall 2013; Lichter et al. 2010)","plainCitation":"(Durst 2014; Hall 2013; Lichter et al. 2010)","noteIndex":1},"citationItems":[{"id":273,"uris":["http://zotero.org/users/9022956/items/TJDN7SE3"],"itemData":{"id":273,"type":"article-journal","container-title":"Environment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J."}],"issued":{"date-parts":[["2014"]]}}},{"id":274,"uris":["http://zotero.org/users/9022956/items/UZH8LDQU"],"itemData":{"id":274,"type":"article-journal","abstract":"This article explores patterns and determinants of immigrant segregation for 10 immigrant groups in established, new, and minor destination areas. Using a group-specific typology of metropolitan destinations, this study finds that without controls for immigrant-group and metropolitan-level characteristics, immigrants in new destinations are more segregated and immigrants in minor destinations considerably more segregated than their counterparts in established destinations. Neither controls for immigrant-group acculturation or socioeconomic status nor those for demographic, housing, and economic features of metropolitan areas can fully account for the heightened levels of segregation observed in new and minor destinations. Overall, the results offer support for arguments that a diverse set of immigrant groups face challenges to residential incorporation in the new areas of settlement.","container-title":"Demography","DOI":"10.1007/s13524-012-0177-x","ISSN":"0070-3370","issue":"5","journalAbbreviation":"Demography","note":"PMID: 23192394\nPMCID: PMC4151043","page":"1873-1896","source":"PubMed Central","title":"Residential Integration on the New Frontier: Immigrant Segregation in Established and New Destinations","title-short":"Residential Integration on the New Frontier","volume":"50","author":[{"family":"Hall","given":"Matthew"}],"issued":{"date-parts":[["2013",10]]}}},{"id":279,"uris":["http://zotero.org/users/9022956/items/7W83XT69"],"itemData":{"id":279,"type":"article-journal","abstract":"This paper provides new estimates of Hispanic–white residential segregation in new destinations and established Hispanic places. New Hispanic destinations are defined broadly to include metropolitan cities, suburban places, and rural communities with unusually rapid Hispanic growth rates. The analysis is framed with the spatial assimilation and place stratification perspectives and is based on block data from the 1990 and 2000 decennial censuses. The analysis confirms our basic hypothesis – that Hispanics are highly segregated in new Hispanic destinations, often at levels greatly exceeding those in established places. Hispanic suburbanization or exurbanization into new destinations is no marker of spatial assimilation. Consistent with the place stratification perspective, differences in Hispanic–white segregation between new destinations and established Hispanic areas cannot be explained by place-to-place differences in ecological location, population composition, economic growth, employment, or Hispanic–white income inequality. Hispanic segregation in new destinations is especially sensitive to the size of the foreign-born population and to preexisting “minority threats” in communities with large black populations. Segregation levels in new destinations also are less responsive to income disparities between Hispanics and whites; economic assimilation does not insure Hispanic spatial assimilation. Understanding how newcomers are spatially incorporated in new destinations will be a continuing challenge for scholars concerned about the spatial diffusion and apparent geographic balkanization of America’s growing Hispanic population.","container-title":"Social Science Research","DOI":"10.1016/j.ssresearch.2009.08.006","ISSN":"0049-089X","issue":"2","journalAbbreviation":"Social Science Research","language":"en","page":"215-230","source":"ScienceDirect","title":"Residential segregation in new Hispanic destinations: Cities, suburbs, and rural communities compared","title-short":"Residential segregation in new Hispanic destinations","volume":"39","author":[{"family":"Lichter","given":"Daniel T."},{"family":"Parisi","given":"Domenico"},{"family":"Taquino","given":"Michael C."},{"family":"Grice","given":"Steven Michael"}],"issued":{"date-parts":[["2010",3,1]]}}}],"schema":"https://github.com/citation-style-language/schema/raw/master/csl-citation.json"} </w:instrText>
      </w:r>
      <w:r w:rsidRPr="00386A4C">
        <w:rPr>
          <w:sz w:val="24"/>
          <w:szCs w:val="24"/>
        </w:rPr>
        <w:fldChar w:fldCharType="separate"/>
      </w:r>
      <w:r w:rsidRPr="00386A4C">
        <w:rPr>
          <w:rFonts w:cs="Times New Roman"/>
          <w:sz w:val="24"/>
          <w:szCs w:val="24"/>
        </w:rPr>
        <w:t xml:space="preserve">(Durst 2014; Hall 2013; </w:t>
      </w:r>
      <w:proofErr w:type="spellStart"/>
      <w:r w:rsidRPr="00386A4C">
        <w:rPr>
          <w:rFonts w:cs="Times New Roman"/>
          <w:sz w:val="24"/>
          <w:szCs w:val="24"/>
        </w:rPr>
        <w:t>Lichter</w:t>
      </w:r>
      <w:proofErr w:type="spellEnd"/>
      <w:r w:rsidRPr="00386A4C">
        <w:rPr>
          <w:rFonts w:cs="Times New Roman"/>
          <w:sz w:val="24"/>
          <w:szCs w:val="24"/>
        </w:rPr>
        <w:t xml:space="preserve"> et al. 2010)</w:t>
      </w:r>
      <w:r w:rsidRPr="00386A4C">
        <w:rPr>
          <w:sz w:val="24"/>
          <w:szCs w:val="24"/>
        </w:rPr>
        <w:fldChar w:fldCharType="end"/>
      </w:r>
      <w:r w:rsidRPr="00386A4C">
        <w:rPr>
          <w:sz w:val="24"/>
          <w:szCs w:val="24"/>
        </w:rPr>
        <w:t xml:space="preserve">. The segregation levels between municipalities and their unincorporated, fringe territory are beyond the scope of the present study, but methodological innovations in the measurement of racial segregation should allow for future research at this geographic level </w:t>
      </w:r>
      <w:r w:rsidRPr="00386A4C">
        <w:rPr>
          <w:sz w:val="24"/>
          <w:szCs w:val="24"/>
        </w:rPr>
        <w:fldChar w:fldCharType="begin"/>
      </w:r>
      <w:r w:rsidRPr="00386A4C">
        <w:rPr>
          <w:sz w:val="24"/>
          <w:szCs w:val="24"/>
        </w:rPr>
        <w:instrText xml:space="preserve"> ADDIN ZOTERO_ITEM CSL_CITATION {"citationID":"Jjr2E7js","properties":{"formattedCitation":"(Roberto 2018)","plainCitation":"(Roberto 2018)","noteIndex":1},"citationItems":[{"id":1000,"uris":["http://zotero.org/users/9022956/items/IDRV9XYB"],"itemData":{"id":1000,"type":"article-journal","abstract":"In recent years, there has been increasing attention focused on the spatial dimensions of residential segregation—from the spatial arrangement of segregated neighborhoods to the geographic scale or relative size of segregated areas. However, the methods used to measure segregation do not incorporate features of the built environment, such as the road connectivity between locations or the physical barriers that divide groups. This paper introduces the spatial proximity and connectivity (SPC) method for measuring and analyzing segregation. The method addresses the limitations of current approaches by taking into account how the physical structure of the built environment affects the proximity and connectivity of locations. I describe the method and its application for studying segregation and spatial inequality more broadly, and I demonstrate one such application—analyzing the impact of physical barriers on residential segregation—with a stylized example and an empirical analysis of racial segregation in Pittsburgh, Pennsylvania. The SPC method contributes to scholarship on residential segregation by capturing the effect of an important yet understudied mechanism of segregation—the connectivity, or physical barriers, between locations—on the level and spatial pattern of segregation, and it enables further consideration of the role of the built environment in segregation processes.","container-title":"Sociological Methodology","DOI":"10.1177/0081175018796871","ISSN":"0081-1750","issue":"1","journalAbbreviation":"Sociological Methodology","language":"en","note":"publisher: SAGE Publications Inc","page":"182-224","source":"SAGE Journals","title":"The Spatial Proximity and Connectivity Method for Measuring and Analyzing Residential Segregation","volume":"48","author":[{"family":"Roberto","given":"Elizabeth"}],"issued":{"date-parts":[["2018",8,1]]}}}],"schema":"https://github.com/citation-style-language/schema/raw/master/csl-citation.json"} </w:instrText>
      </w:r>
      <w:r w:rsidRPr="00386A4C">
        <w:rPr>
          <w:sz w:val="24"/>
          <w:szCs w:val="24"/>
        </w:rPr>
        <w:fldChar w:fldCharType="separate"/>
      </w:r>
      <w:r w:rsidRPr="00386A4C">
        <w:rPr>
          <w:rFonts w:cs="Times New Roman"/>
          <w:sz w:val="24"/>
          <w:szCs w:val="24"/>
        </w:rPr>
        <w:t>(Roberto 2018)</w:t>
      </w:r>
      <w:r w:rsidRPr="00386A4C">
        <w:rPr>
          <w:sz w:val="24"/>
          <w:szCs w:val="24"/>
        </w:rPr>
        <w:fldChar w:fldCharType="end"/>
      </w:r>
      <w:r w:rsidRPr="00386A4C">
        <w:rPr>
          <w:sz w:val="24"/>
          <w:szCs w:val="24"/>
        </w:rPr>
        <w:t>.</w:t>
      </w:r>
    </w:p>
  </w:endnote>
  <w:endnote w:id="14">
    <w:p w14:paraId="062232C7" w14:textId="54874800" w:rsidR="008D3F8E" w:rsidRPr="00386A4C" w:rsidRDefault="008D3F8E">
      <w:pPr>
        <w:pStyle w:val="EndnoteText"/>
        <w:rPr>
          <w:sz w:val="24"/>
          <w:szCs w:val="24"/>
        </w:rPr>
      </w:pPr>
      <w:r w:rsidRPr="00386A4C">
        <w:rPr>
          <w:rStyle w:val="EndnoteReference"/>
          <w:sz w:val="24"/>
          <w:szCs w:val="24"/>
        </w:rPr>
        <w:endnoteRef/>
      </w:r>
      <w:r w:rsidRPr="00386A4C">
        <w:rPr>
          <w:sz w:val="24"/>
          <w:szCs w:val="24"/>
        </w:rPr>
        <w:t xml:space="preserve"> The earliest available intercensal year for shapefiles is 2007. 2000-2007, the only period with 7 instead of 6 years, is used as an additional pre-period in model assumption and robustness checks. </w:t>
      </w:r>
    </w:p>
  </w:endnote>
  <w:endnote w:id="15">
    <w:p w14:paraId="401CD042" w14:textId="1AAA01BD" w:rsidR="008D3F8E" w:rsidRPr="00386A4C" w:rsidRDefault="008D3F8E" w:rsidP="001311DE">
      <w:pPr>
        <w:pStyle w:val="EndnoteText"/>
        <w:contextualSpacing/>
        <w:rPr>
          <w:sz w:val="24"/>
          <w:szCs w:val="24"/>
        </w:rPr>
      </w:pPr>
      <w:r w:rsidRPr="00386A4C">
        <w:rPr>
          <w:rStyle w:val="EndnoteReference"/>
          <w:sz w:val="24"/>
          <w:szCs w:val="24"/>
        </w:rPr>
        <w:endnoteRef/>
      </w:r>
      <w:r w:rsidRPr="00386A4C">
        <w:rPr>
          <w:sz w:val="24"/>
          <w:szCs w:val="24"/>
        </w:rPr>
        <w:t xml:space="preserve"> In Decennial Censuses, every Census block is assigned a corresponding unique place identifier through the NHGIS. To track annexations between two Decennial Census years, one could harmonize block boundaries and compare the list of blocks within each unique place to discover which blocks were annexed during the decade, but block-level shapefiles for intercensal years do not contain corresponding place identifiers. </w:t>
      </w:r>
    </w:p>
  </w:endnote>
  <w:endnote w:id="16">
    <w:p w14:paraId="574E35D3" w14:textId="0EBE9310" w:rsidR="008D3F8E" w:rsidRPr="00386A4C" w:rsidRDefault="008D3F8E" w:rsidP="001311DE">
      <w:pPr>
        <w:pStyle w:val="EndnoteText"/>
        <w:contextualSpacing/>
        <w:rPr>
          <w:sz w:val="24"/>
          <w:szCs w:val="24"/>
        </w:rPr>
      </w:pPr>
      <w:r w:rsidRPr="00386A4C">
        <w:rPr>
          <w:rStyle w:val="EndnoteReference"/>
          <w:sz w:val="24"/>
          <w:szCs w:val="24"/>
        </w:rPr>
        <w:endnoteRef/>
      </w:r>
      <w:r w:rsidRPr="00386A4C">
        <w:rPr>
          <w:sz w:val="24"/>
          <w:szCs w:val="24"/>
        </w:rPr>
        <w:t xml:space="preserve"> </w:t>
      </w:r>
      <w:r w:rsidRPr="00386A4C">
        <w:rPr>
          <w:sz w:val="24"/>
          <w:szCs w:val="24"/>
          <w:rPrChange w:id="553" w:author="Iris Zhang" w:date="2023-01-03T11:22:00Z">
            <w:rPr/>
          </w:rPrChange>
        </w:rPr>
        <w:fldChar w:fldCharType="begin"/>
      </w:r>
      <w:r w:rsidRPr="00386A4C">
        <w:rPr>
          <w:sz w:val="24"/>
          <w:szCs w:val="24"/>
          <w:rPrChange w:id="554" w:author="Iris Zhang" w:date="2023-01-03T11:22:00Z">
            <w:rPr/>
          </w:rPrChange>
        </w:rPr>
        <w:instrText>HYPERLINK "https://www.census.gov/geographies/mapping-files/time-series/geo/tiger-line-file.2013.html"</w:instrText>
      </w:r>
      <w:r w:rsidRPr="00386A4C">
        <w:rPr>
          <w:sz w:val="24"/>
          <w:szCs w:val="24"/>
          <w:rPrChange w:id="555" w:author="Iris Zhang" w:date="2023-01-03T11:22:00Z">
            <w:rPr/>
          </w:rPrChange>
        </w:rPr>
      </w:r>
      <w:r w:rsidRPr="00386A4C">
        <w:rPr>
          <w:sz w:val="24"/>
          <w:szCs w:val="24"/>
          <w:rPrChange w:id="556" w:author="Iris Zhang" w:date="2023-01-03T11:22:00Z">
            <w:rPr/>
          </w:rPrChange>
        </w:rPr>
        <w:fldChar w:fldCharType="separate"/>
      </w:r>
      <w:r w:rsidRPr="00386A4C">
        <w:rPr>
          <w:rStyle w:val="Hyperlink"/>
          <w:sz w:val="24"/>
          <w:szCs w:val="24"/>
        </w:rPr>
        <w:t>https://www.census.gov/geographies/mapping-files/time-series/geo/tiger-line-file.2013.html</w:t>
      </w:r>
      <w:r w:rsidRPr="00386A4C">
        <w:rPr>
          <w:rStyle w:val="Hyperlink"/>
          <w:sz w:val="24"/>
          <w:szCs w:val="24"/>
        </w:rPr>
        <w:fldChar w:fldCharType="end"/>
      </w:r>
      <w:r w:rsidRPr="00386A4C">
        <w:rPr>
          <w:sz w:val="24"/>
          <w:szCs w:val="24"/>
        </w:rPr>
        <w:t xml:space="preserve">; </w:t>
      </w:r>
      <w:r w:rsidRPr="00386A4C">
        <w:rPr>
          <w:sz w:val="24"/>
          <w:szCs w:val="24"/>
          <w:rPrChange w:id="557" w:author="Iris Zhang" w:date="2023-01-03T11:22:00Z">
            <w:rPr/>
          </w:rPrChange>
        </w:rPr>
        <w:fldChar w:fldCharType="begin"/>
      </w:r>
      <w:r w:rsidRPr="00386A4C">
        <w:rPr>
          <w:sz w:val="24"/>
          <w:szCs w:val="24"/>
          <w:rPrChange w:id="558" w:author="Iris Zhang" w:date="2023-01-03T11:22:00Z">
            <w:rPr/>
          </w:rPrChange>
        </w:rPr>
        <w:instrText>HYPERLINK "https://www.census.gov/geographies/mapping-files/time-series/geo/tiger-line-file.2014.html"</w:instrText>
      </w:r>
      <w:r w:rsidRPr="00386A4C">
        <w:rPr>
          <w:sz w:val="24"/>
          <w:szCs w:val="24"/>
          <w:rPrChange w:id="559" w:author="Iris Zhang" w:date="2023-01-03T11:22:00Z">
            <w:rPr/>
          </w:rPrChange>
        </w:rPr>
      </w:r>
      <w:r w:rsidRPr="00386A4C">
        <w:rPr>
          <w:sz w:val="24"/>
          <w:szCs w:val="24"/>
          <w:rPrChange w:id="560" w:author="Iris Zhang" w:date="2023-01-03T11:22:00Z">
            <w:rPr/>
          </w:rPrChange>
        </w:rPr>
        <w:fldChar w:fldCharType="separate"/>
      </w:r>
      <w:r w:rsidRPr="00386A4C">
        <w:rPr>
          <w:rStyle w:val="Hyperlink"/>
          <w:sz w:val="24"/>
          <w:szCs w:val="24"/>
        </w:rPr>
        <w:t>https://www.census.gov/geographies/mapping-files/time-series/geo/tiger-line-file.2014.html</w:t>
      </w:r>
      <w:r w:rsidRPr="00386A4C">
        <w:rPr>
          <w:rStyle w:val="Hyperlink"/>
          <w:sz w:val="24"/>
          <w:szCs w:val="24"/>
        </w:rPr>
        <w:fldChar w:fldCharType="end"/>
      </w:r>
      <w:r w:rsidRPr="00386A4C">
        <w:rPr>
          <w:sz w:val="24"/>
          <w:szCs w:val="24"/>
        </w:rPr>
        <w:t xml:space="preserve">. </w:t>
      </w:r>
    </w:p>
  </w:endnote>
  <w:endnote w:id="17">
    <w:p w14:paraId="069086A8" w14:textId="00A339F8" w:rsidR="008D3F8E" w:rsidRPr="00386A4C" w:rsidRDefault="008D3F8E" w:rsidP="001311DE">
      <w:pPr>
        <w:pStyle w:val="EndnoteText"/>
        <w:contextualSpacing/>
        <w:rPr>
          <w:sz w:val="24"/>
          <w:szCs w:val="24"/>
        </w:rPr>
      </w:pPr>
      <w:r w:rsidRPr="00386A4C">
        <w:rPr>
          <w:rStyle w:val="EndnoteReference"/>
          <w:sz w:val="24"/>
          <w:szCs w:val="24"/>
        </w:rPr>
        <w:endnoteRef/>
      </w:r>
      <w:r w:rsidRPr="00386A4C">
        <w:rPr>
          <w:sz w:val="24"/>
          <w:szCs w:val="24"/>
        </w:rPr>
        <w:t xml:space="preserve"> Results do not change significantly at even higher thresholds of 92% and 95%. Using a 100% threshold is not realistic because the challenge originates from the lack of 100% overlap when comparing shapefiles across boundary-years. Detailed code and shapefiles from these 92%, 95%, and 100% threshold analyses, and annexations identified without any such restrictions, are available upon request.</w:t>
      </w:r>
    </w:p>
  </w:endnote>
  <w:endnote w:id="18">
    <w:p w14:paraId="68F55799" w14:textId="0D6EE232" w:rsidR="000C0710" w:rsidRPr="00386A4C" w:rsidRDefault="000C0710" w:rsidP="001953D4">
      <w:r w:rsidRPr="00386A4C">
        <w:rPr>
          <w:rStyle w:val="EndnoteReference"/>
        </w:rPr>
        <w:endnoteRef/>
      </w:r>
      <w:r w:rsidRPr="00386A4C">
        <w:t xml:space="preserve"> The BAS is based on annual self-report by municipalities, so boundary changes in non-reporting municipalities are not recorded. There can also be significant lags between when a boundary change occurred and when it shows up in the BAS, so others studying municipal annexations have not relied on it </w:t>
      </w:r>
      <w:r w:rsidRPr="00386A4C">
        <w:fldChar w:fldCharType="begin"/>
      </w:r>
      <w:r w:rsidRPr="00386A4C">
        <w:instrText xml:space="preserve"> ADDIN ZOTERO_ITEM CSL_CITATION {"citationID":"4LTFwra4","properties":{"formattedCitation":"(Aiken 1987; Baumle, Fossett, and Waren 2008; Durst 2019; Lichter et al. 2007; Wilson and Edwards 2014)","plainCitation":"(Aiken 1987; Baumle, Fossett, and Waren 2008; Durst 2019; Lichter et al. 2007; Wilson and Edwards 2014)","noteIndex":2},"citationItems":[{"id":745,"uris":["http://zotero.org/users/9022956/items/8UZG6Z6Y"],"itemData":{"id":745,"type":"article-journal","abstract":"A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Pr="00386A4C">
        <w:fldChar w:fldCharType="separate"/>
      </w:r>
      <w:r w:rsidRPr="00386A4C">
        <w:rPr>
          <w:rFonts w:cs="Times New Roman"/>
        </w:rPr>
        <w:t xml:space="preserve">(Aiken 1987; </w:t>
      </w:r>
      <w:proofErr w:type="spellStart"/>
      <w:r w:rsidRPr="00386A4C">
        <w:rPr>
          <w:rFonts w:cs="Times New Roman"/>
        </w:rPr>
        <w:t>Baumle</w:t>
      </w:r>
      <w:proofErr w:type="spellEnd"/>
      <w:r w:rsidRPr="00386A4C">
        <w:rPr>
          <w:rFonts w:cs="Times New Roman"/>
        </w:rPr>
        <w:t xml:space="preserve">, Fossett, and </w:t>
      </w:r>
      <w:proofErr w:type="spellStart"/>
      <w:r w:rsidRPr="00386A4C">
        <w:rPr>
          <w:rFonts w:cs="Times New Roman"/>
        </w:rPr>
        <w:t>Waren</w:t>
      </w:r>
      <w:proofErr w:type="spellEnd"/>
      <w:r w:rsidRPr="00386A4C">
        <w:rPr>
          <w:rFonts w:cs="Times New Roman"/>
        </w:rPr>
        <w:t xml:space="preserve"> 2008; Durst 2019; </w:t>
      </w:r>
      <w:proofErr w:type="spellStart"/>
      <w:r w:rsidRPr="00386A4C">
        <w:rPr>
          <w:rFonts w:cs="Times New Roman"/>
        </w:rPr>
        <w:t>Lichter</w:t>
      </w:r>
      <w:proofErr w:type="spellEnd"/>
      <w:r w:rsidRPr="00386A4C">
        <w:rPr>
          <w:rFonts w:cs="Times New Roman"/>
        </w:rPr>
        <w:t xml:space="preserve"> et al. 2007; Wilson and Edwards 2014)</w:t>
      </w:r>
      <w:r w:rsidRPr="00386A4C">
        <w:fldChar w:fldCharType="end"/>
      </w:r>
      <w:r w:rsidRPr="00386A4C">
        <w:t xml:space="preserve">. Moreover, the database does not identify which blocks are annexed. Therefore, there is no way of identifying the demographic characteristics of the annexed territory through the BAS. </w:t>
      </w:r>
    </w:p>
  </w:endnote>
  <w:endnote w:id="19">
    <w:p w14:paraId="5EF429B4" w14:textId="5E4B675A" w:rsidR="008D3F8E" w:rsidRPr="00386A4C" w:rsidRDefault="008D3F8E" w:rsidP="001311DE">
      <w:pPr>
        <w:pStyle w:val="EndnoteText"/>
        <w:contextualSpacing/>
        <w:rPr>
          <w:sz w:val="24"/>
          <w:szCs w:val="24"/>
        </w:rPr>
      </w:pPr>
      <w:r w:rsidRPr="00386A4C">
        <w:rPr>
          <w:rStyle w:val="EndnoteReference"/>
          <w:sz w:val="24"/>
          <w:szCs w:val="24"/>
        </w:rPr>
        <w:endnoteRef/>
      </w:r>
      <w:r w:rsidRPr="00386A4C">
        <w:rPr>
          <w:sz w:val="24"/>
          <w:szCs w:val="24"/>
        </w:rPr>
        <w:t xml:space="preserve"> Detailed results and analyses from the sub-sample validated against the BAS are available upon request. </w:t>
      </w:r>
    </w:p>
  </w:endnote>
  <w:endnote w:id="20">
    <w:p w14:paraId="5AA920E9" w14:textId="4BA9F91D" w:rsidR="000C0710" w:rsidRPr="00386A4C" w:rsidRDefault="000C0710" w:rsidP="001311DE">
      <w:pPr>
        <w:pStyle w:val="Bibliography"/>
        <w:ind w:left="0" w:firstLine="0"/>
        <w:contextualSpacing/>
      </w:pPr>
      <w:r w:rsidRPr="00386A4C">
        <w:rPr>
          <w:rStyle w:val="EndnoteReference"/>
        </w:rPr>
        <w:endnoteRef/>
      </w:r>
      <w:r w:rsidRPr="00386A4C">
        <w:t xml:space="preserve"> Prior research shows that using shared boundaries instead to identify annexable blocks does not make a substantive difference in identifying them </w:t>
      </w:r>
      <w:r w:rsidRPr="00386A4C">
        <w:fldChar w:fldCharType="begin"/>
      </w:r>
      <w:r w:rsidRPr="00386A4C">
        <w:instrText xml:space="preserve"> ADDIN ZOTERO_ITEM CSL_CITATION {"citationID":"fT33qh6K","properties":{"formattedCitation":"(Durst 2014; 2019)","plainCitation":"(Durst 2014; 2019)","noteIndex":3},"citationItems":[{"id":273,"uris":["http://zotero.org/users/9022956/items/TJDN7SE3"],"itemData":{"id":273,"type":"article-journal","container-title":"Environment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Pr="00386A4C">
        <w:fldChar w:fldCharType="separate"/>
      </w:r>
      <w:r w:rsidRPr="00386A4C">
        <w:rPr>
          <w:rFonts w:cs="Times New Roman"/>
        </w:rPr>
        <w:t>(Durst 2014; 2019)</w:t>
      </w:r>
      <w:r w:rsidRPr="00386A4C">
        <w:fldChar w:fldCharType="end"/>
      </w:r>
      <w:r w:rsidRPr="00386A4C">
        <w:t xml:space="preserve">. </w:t>
      </w:r>
    </w:p>
  </w:endnote>
  <w:endnote w:id="21">
    <w:p w14:paraId="16482E6B" w14:textId="104EFF4F" w:rsidR="008D3F8E" w:rsidRPr="00386A4C" w:rsidRDefault="008D3F8E" w:rsidP="001311DE">
      <w:pPr>
        <w:pStyle w:val="EndnoteText"/>
        <w:contextualSpacing/>
        <w:rPr>
          <w:sz w:val="24"/>
          <w:szCs w:val="24"/>
        </w:rPr>
      </w:pPr>
      <w:r w:rsidRPr="00386A4C">
        <w:rPr>
          <w:rStyle w:val="EndnoteReference"/>
          <w:sz w:val="24"/>
          <w:szCs w:val="24"/>
        </w:rPr>
        <w:endnoteRef/>
      </w:r>
      <w:r w:rsidRPr="00386A4C">
        <w:rPr>
          <w:sz w:val="24"/>
          <w:szCs w:val="24"/>
        </w:rPr>
        <w:t xml:space="preserve"> A database of state laws on annexations compiled by the author from sources cited in Durst (2018) is available upon request. Models also including state fixed effects in addition to place fixed effects do not change the results and are available upon request. </w:t>
      </w:r>
    </w:p>
  </w:endnote>
  <w:endnote w:id="22">
    <w:p w14:paraId="08494139" w14:textId="77777777" w:rsidR="008D3F8E" w:rsidRPr="00386A4C" w:rsidRDefault="008D3F8E" w:rsidP="0005128B">
      <w:pPr>
        <w:pStyle w:val="EndnoteText"/>
        <w:contextualSpacing/>
        <w:rPr>
          <w:sz w:val="24"/>
          <w:szCs w:val="24"/>
        </w:rPr>
      </w:pPr>
      <w:r w:rsidRPr="00386A4C">
        <w:rPr>
          <w:rStyle w:val="EndnoteReference"/>
          <w:sz w:val="24"/>
          <w:szCs w:val="24"/>
        </w:rPr>
        <w:endnoteRef/>
      </w:r>
      <w:r w:rsidRPr="00386A4C">
        <w:rPr>
          <w:sz w:val="24"/>
          <w:szCs w:val="24"/>
        </w:rPr>
        <w:t xml:space="preserve"> The earliest year that LODES data is available is 2002 for some states and 2004 for others.</w:t>
      </w:r>
    </w:p>
  </w:endnote>
  <w:endnote w:id="23">
    <w:p w14:paraId="7D8B839B" w14:textId="455665C7" w:rsidR="000C0710" w:rsidRPr="00386A4C" w:rsidRDefault="000C0710" w:rsidP="00534FE3">
      <w:pPr>
        <w:pStyle w:val="EndnoteText"/>
        <w:contextualSpacing/>
        <w:rPr>
          <w:sz w:val="24"/>
          <w:szCs w:val="24"/>
        </w:rPr>
      </w:pPr>
      <w:r w:rsidRPr="00386A4C">
        <w:rPr>
          <w:rStyle w:val="EndnoteReference"/>
          <w:sz w:val="24"/>
          <w:szCs w:val="24"/>
        </w:rPr>
        <w:endnoteRef/>
      </w:r>
      <w:r w:rsidRPr="00386A4C">
        <w:rPr>
          <w:sz w:val="24"/>
          <w:szCs w:val="24"/>
        </w:rPr>
        <w:t xml:space="preserve"> Note, however, that the focus of Section 5 hearings is on disparate impact rather than intent. Jurisdictions have to show no racially disparate impact—also known as the “retrogression standard,” and if there were such an impact, provide an approved plan to mitigate against this impact </w:t>
      </w:r>
      <w:r w:rsidRPr="00386A4C">
        <w:rPr>
          <w:sz w:val="24"/>
          <w:szCs w:val="24"/>
        </w:rPr>
        <w:fldChar w:fldCharType="begin"/>
      </w:r>
      <w:r w:rsidRPr="00386A4C">
        <w:rPr>
          <w:sz w:val="24"/>
          <w:szCs w:val="24"/>
        </w:rPr>
        <w:instrText xml:space="preserve"> ADDIN ZOTERO_ITEM CSL_CITATION {"citationID":"t6i7GTcV","properties":{"formattedCitation":"(Berri 1989)","plainCitation":"(Berri 1989)","noteIndex":4},"citationItems":[{"id":270,"uris":["http://zotero.org/users/9022956/items/JKC8MT97"],"itemData":{"id":270,"type":"article-journal","container-title":"Washington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Pr="00386A4C">
        <w:rPr>
          <w:sz w:val="24"/>
          <w:szCs w:val="24"/>
        </w:rPr>
        <w:fldChar w:fldCharType="separate"/>
      </w:r>
      <w:r w:rsidRPr="00386A4C">
        <w:rPr>
          <w:rFonts w:cs="Times New Roman"/>
          <w:sz w:val="24"/>
          <w:szCs w:val="24"/>
        </w:rPr>
        <w:t>(Berri 1989)</w:t>
      </w:r>
      <w:r w:rsidRPr="00386A4C">
        <w:rPr>
          <w:sz w:val="24"/>
          <w:szCs w:val="24"/>
        </w:rPr>
        <w:fldChar w:fldCharType="end"/>
      </w:r>
      <w:r w:rsidRPr="00386A4C">
        <w:rPr>
          <w:sz w:val="24"/>
          <w:szCs w:val="24"/>
        </w:rPr>
        <w:t xml:space="preserve">.  </w:t>
      </w:r>
    </w:p>
  </w:endnote>
  <w:endnote w:id="24">
    <w:p w14:paraId="3715D22D" w14:textId="77777777" w:rsidR="008D3F8E" w:rsidRPr="00386A4C" w:rsidRDefault="008D3F8E" w:rsidP="008768C5">
      <w:pPr>
        <w:pStyle w:val="EndnoteText"/>
        <w:rPr>
          <w:sz w:val="24"/>
          <w:szCs w:val="24"/>
        </w:rPr>
      </w:pPr>
      <w:r w:rsidRPr="00386A4C">
        <w:rPr>
          <w:rStyle w:val="EndnoteReference"/>
          <w:sz w:val="24"/>
          <w:szCs w:val="24"/>
        </w:rPr>
        <w:endnoteRef/>
      </w:r>
      <w:r w:rsidRPr="00386A4C">
        <w:rPr>
          <w:sz w:val="24"/>
          <w:szCs w:val="24"/>
        </w:rPr>
        <w:t xml:space="preserve"> Detailed results and analyses from all supplementary analyses are available upon request.</w:t>
      </w:r>
    </w:p>
  </w:endnote>
  <w:endnote w:id="25">
    <w:p w14:paraId="4C488D2C" w14:textId="03109610" w:rsidR="008D3F8E" w:rsidRPr="00386A4C" w:rsidRDefault="008D3F8E">
      <w:pPr>
        <w:pStyle w:val="EndnoteText"/>
        <w:rPr>
          <w:sz w:val="24"/>
          <w:szCs w:val="24"/>
        </w:rPr>
      </w:pPr>
      <w:r w:rsidRPr="00386A4C">
        <w:rPr>
          <w:rStyle w:val="EndnoteReference"/>
          <w:sz w:val="24"/>
          <w:szCs w:val="24"/>
        </w:rPr>
        <w:endnoteRef/>
      </w:r>
      <w:r w:rsidRPr="00386A4C">
        <w:rPr>
          <w:sz w:val="24"/>
          <w:szCs w:val="24"/>
        </w:rPr>
        <w:t xml:space="preserve"> Data for voting-age population is collected in the same way as described in the Data &amp; Methods section. Detailed analyses generating these estimates are available upon request. </w:t>
      </w:r>
    </w:p>
  </w:endnote>
  <w:endnote w:id="26">
    <w:p w14:paraId="34330ADD" w14:textId="1E232F50" w:rsidR="00521F71" w:rsidRDefault="00521F71">
      <w:pPr>
        <w:pStyle w:val="EndnoteText"/>
      </w:pPr>
      <w:ins w:id="1066" w:author="Iris Zhang" w:date="2023-01-02T17:50:00Z">
        <w:r w:rsidRPr="00386A4C">
          <w:rPr>
            <w:rStyle w:val="EndnoteReference"/>
            <w:sz w:val="24"/>
            <w:szCs w:val="24"/>
            <w:rPrChange w:id="1067" w:author="Iris Zhang" w:date="2023-01-03T11:22:00Z">
              <w:rPr>
                <w:rStyle w:val="EndnoteReference"/>
              </w:rPr>
            </w:rPrChange>
          </w:rPr>
          <w:endnoteRef/>
        </w:r>
        <w:r w:rsidRPr="00386A4C">
          <w:rPr>
            <w:sz w:val="24"/>
            <w:szCs w:val="24"/>
            <w:rPrChange w:id="1068" w:author="Iris Zhang" w:date="2023-01-03T11:22:00Z">
              <w:rPr/>
            </w:rPrChange>
          </w:rPr>
          <w:t xml:space="preserve"> </w:t>
        </w:r>
        <w:r w:rsidRPr="00386A4C">
          <w:rPr>
            <w:sz w:val="24"/>
            <w:szCs w:val="24"/>
            <w:rPrChange w:id="1069" w:author="Iris Zhang" w:date="2023-01-03T11:22:00Z">
              <w:rPr/>
            </w:rPrChange>
          </w:rPr>
          <w:t>The actual number may vary, but to the extent that underreporting is evenly distributed across types of boundary changes, my estimation that new incorporations and successions are a small proportion of all boundary changes should nevertheless be accurate.</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9704552"/>
      <w:docPartObj>
        <w:docPartGallery w:val="Page Numbers (Bottom of Page)"/>
        <w:docPartUnique/>
      </w:docPartObj>
    </w:sdtPr>
    <w:sdtContent>
      <w:p w14:paraId="091B96B5" w14:textId="77777777" w:rsidR="008D3F8E" w:rsidRDefault="008D3F8E"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715248" w14:textId="77777777" w:rsidR="008D3F8E" w:rsidRDefault="008D3F8E" w:rsidP="000C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6398354"/>
      <w:docPartObj>
        <w:docPartGallery w:val="Page Numbers (Bottom of Page)"/>
        <w:docPartUnique/>
      </w:docPartObj>
    </w:sdtPr>
    <w:sdtContent>
      <w:p w14:paraId="33A4ADAC" w14:textId="77777777" w:rsidR="008D3F8E" w:rsidRDefault="008D3F8E"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A76398" w14:textId="77777777" w:rsidR="008D3F8E" w:rsidRDefault="008D3F8E" w:rsidP="000C5CE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2297217"/>
      <w:docPartObj>
        <w:docPartGallery w:val="Page Numbers (Bottom of Page)"/>
        <w:docPartUnique/>
      </w:docPartObj>
    </w:sdtPr>
    <w:sdtContent>
      <w:p w14:paraId="2AD2778D" w14:textId="257774AD"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A7D50">
          <w:rPr>
            <w:rStyle w:val="PageNumber"/>
            <w:noProof/>
          </w:rPr>
          <w:t>1</w:t>
        </w:r>
        <w:r>
          <w:rPr>
            <w:rStyle w:val="PageNumber"/>
          </w:rPr>
          <w:fldChar w:fldCharType="end"/>
        </w:r>
      </w:p>
    </w:sdtContent>
  </w:sdt>
  <w:p w14:paraId="451DFF28" w14:textId="77777777" w:rsidR="000C5CEC" w:rsidRDefault="000C5CEC" w:rsidP="000C5CE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4870090"/>
      <w:docPartObj>
        <w:docPartGallery w:val="Page Numbers (Bottom of Page)"/>
        <w:docPartUnique/>
      </w:docPartObj>
    </w:sdtPr>
    <w:sdtContent>
      <w:p w14:paraId="4080DA9C" w14:textId="12474D23"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44611" w14:textId="77777777" w:rsidR="000C5CEC" w:rsidRDefault="000C5CEC" w:rsidP="000C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45628" w14:textId="77777777" w:rsidR="00F1771A" w:rsidRDefault="00F1771A" w:rsidP="006124A2">
      <w:r>
        <w:separator/>
      </w:r>
    </w:p>
  </w:footnote>
  <w:footnote w:type="continuationSeparator" w:id="0">
    <w:p w14:paraId="4AF63B0B" w14:textId="77777777" w:rsidR="00F1771A" w:rsidRDefault="00F1771A" w:rsidP="006124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5440"/>
    <w:multiLevelType w:val="hybridMultilevel"/>
    <w:tmpl w:val="9BB86D5C"/>
    <w:lvl w:ilvl="0" w:tplc="4710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0F7CC8"/>
    <w:multiLevelType w:val="hybridMultilevel"/>
    <w:tmpl w:val="7B96C7CA"/>
    <w:lvl w:ilvl="0" w:tplc="1B48183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E08B4"/>
    <w:multiLevelType w:val="hybridMultilevel"/>
    <w:tmpl w:val="12A83EC8"/>
    <w:lvl w:ilvl="0" w:tplc="43D25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E7FFA"/>
    <w:multiLevelType w:val="hybridMultilevel"/>
    <w:tmpl w:val="39C82B66"/>
    <w:lvl w:ilvl="0" w:tplc="ED883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6CB8"/>
    <w:multiLevelType w:val="hybridMultilevel"/>
    <w:tmpl w:val="3A80CBCC"/>
    <w:lvl w:ilvl="0" w:tplc="7C5A174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44E7D"/>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7B2792"/>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FD711E"/>
    <w:multiLevelType w:val="hybridMultilevel"/>
    <w:tmpl w:val="93221536"/>
    <w:lvl w:ilvl="0" w:tplc="8A848EE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6547FE"/>
    <w:multiLevelType w:val="hybridMultilevel"/>
    <w:tmpl w:val="E20CA3B6"/>
    <w:lvl w:ilvl="0" w:tplc="1C58D99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7C877DD"/>
    <w:multiLevelType w:val="hybridMultilevel"/>
    <w:tmpl w:val="BC08F7F4"/>
    <w:lvl w:ilvl="0" w:tplc="ED8830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5417B6"/>
    <w:multiLevelType w:val="hybridMultilevel"/>
    <w:tmpl w:val="FDF4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316159">
    <w:abstractNumId w:val="0"/>
  </w:num>
  <w:num w:numId="2" w16cid:durableId="1667702940">
    <w:abstractNumId w:val="9"/>
  </w:num>
  <w:num w:numId="3" w16cid:durableId="2032754916">
    <w:abstractNumId w:val="4"/>
  </w:num>
  <w:num w:numId="4" w16cid:durableId="784009067">
    <w:abstractNumId w:val="5"/>
  </w:num>
  <w:num w:numId="5" w16cid:durableId="516889276">
    <w:abstractNumId w:val="6"/>
  </w:num>
  <w:num w:numId="6" w16cid:durableId="1070158800">
    <w:abstractNumId w:val="3"/>
  </w:num>
  <w:num w:numId="7" w16cid:durableId="1052192438">
    <w:abstractNumId w:val="10"/>
  </w:num>
  <w:num w:numId="8" w16cid:durableId="1307780254">
    <w:abstractNumId w:val="7"/>
  </w:num>
  <w:num w:numId="9" w16cid:durableId="995064510">
    <w:abstractNumId w:val="2"/>
  </w:num>
  <w:num w:numId="10" w16cid:durableId="1342970534">
    <w:abstractNumId w:val="8"/>
  </w:num>
  <w:num w:numId="11" w16cid:durableId="12957967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is Zhang">
    <w15:presenceInfo w15:providerId="AD" w15:userId="S::ihzhang@stanford.edu::38ea4774-555e-49cc-8af0-f49b472a43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numRestart w:val="eachSec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4A2"/>
    <w:rsid w:val="00000BD6"/>
    <w:rsid w:val="00000D00"/>
    <w:rsid w:val="000010CF"/>
    <w:rsid w:val="00001B8B"/>
    <w:rsid w:val="000021E9"/>
    <w:rsid w:val="000027F1"/>
    <w:rsid w:val="00003F63"/>
    <w:rsid w:val="00003FFC"/>
    <w:rsid w:val="000040A4"/>
    <w:rsid w:val="000044D2"/>
    <w:rsid w:val="00004894"/>
    <w:rsid w:val="00004939"/>
    <w:rsid w:val="00004C95"/>
    <w:rsid w:val="00004F65"/>
    <w:rsid w:val="00005335"/>
    <w:rsid w:val="00005722"/>
    <w:rsid w:val="00005F01"/>
    <w:rsid w:val="00006159"/>
    <w:rsid w:val="00006A4D"/>
    <w:rsid w:val="00006CD4"/>
    <w:rsid w:val="000073DD"/>
    <w:rsid w:val="000076E2"/>
    <w:rsid w:val="0001067B"/>
    <w:rsid w:val="0001147C"/>
    <w:rsid w:val="00011DC2"/>
    <w:rsid w:val="000125E7"/>
    <w:rsid w:val="0001290E"/>
    <w:rsid w:val="000129FD"/>
    <w:rsid w:val="0001377B"/>
    <w:rsid w:val="00013DC4"/>
    <w:rsid w:val="00014318"/>
    <w:rsid w:val="00014A86"/>
    <w:rsid w:val="00014DEE"/>
    <w:rsid w:val="00015764"/>
    <w:rsid w:val="0001577D"/>
    <w:rsid w:val="00015D9A"/>
    <w:rsid w:val="00015F36"/>
    <w:rsid w:val="00016CE0"/>
    <w:rsid w:val="00017762"/>
    <w:rsid w:val="00020534"/>
    <w:rsid w:val="00020571"/>
    <w:rsid w:val="00021073"/>
    <w:rsid w:val="00021383"/>
    <w:rsid w:val="00021393"/>
    <w:rsid w:val="00021A78"/>
    <w:rsid w:val="00021A94"/>
    <w:rsid w:val="00021EDD"/>
    <w:rsid w:val="00022086"/>
    <w:rsid w:val="00022814"/>
    <w:rsid w:val="000234D3"/>
    <w:rsid w:val="000239E1"/>
    <w:rsid w:val="00023C4F"/>
    <w:rsid w:val="00024036"/>
    <w:rsid w:val="00024C1C"/>
    <w:rsid w:val="00024DED"/>
    <w:rsid w:val="00024EC0"/>
    <w:rsid w:val="0002599F"/>
    <w:rsid w:val="00025B9F"/>
    <w:rsid w:val="000263E1"/>
    <w:rsid w:val="000267A1"/>
    <w:rsid w:val="00026C99"/>
    <w:rsid w:val="000272D1"/>
    <w:rsid w:val="000274EE"/>
    <w:rsid w:val="000276D1"/>
    <w:rsid w:val="00030371"/>
    <w:rsid w:val="00030AF6"/>
    <w:rsid w:val="0003113C"/>
    <w:rsid w:val="00031F5A"/>
    <w:rsid w:val="0003287C"/>
    <w:rsid w:val="00032A2C"/>
    <w:rsid w:val="0003324C"/>
    <w:rsid w:val="000332BD"/>
    <w:rsid w:val="00033C45"/>
    <w:rsid w:val="000341E5"/>
    <w:rsid w:val="000344DD"/>
    <w:rsid w:val="00034AF0"/>
    <w:rsid w:val="00034C0C"/>
    <w:rsid w:val="000368F0"/>
    <w:rsid w:val="0003770D"/>
    <w:rsid w:val="0004062C"/>
    <w:rsid w:val="00040756"/>
    <w:rsid w:val="00040DE5"/>
    <w:rsid w:val="00041482"/>
    <w:rsid w:val="00041C4B"/>
    <w:rsid w:val="00042D8D"/>
    <w:rsid w:val="00042ED6"/>
    <w:rsid w:val="0004347A"/>
    <w:rsid w:val="00046148"/>
    <w:rsid w:val="000464A3"/>
    <w:rsid w:val="0004787E"/>
    <w:rsid w:val="000506D1"/>
    <w:rsid w:val="0005128B"/>
    <w:rsid w:val="0005131D"/>
    <w:rsid w:val="000524EE"/>
    <w:rsid w:val="00052617"/>
    <w:rsid w:val="00052AF0"/>
    <w:rsid w:val="0005320B"/>
    <w:rsid w:val="00053334"/>
    <w:rsid w:val="0005389C"/>
    <w:rsid w:val="0005417B"/>
    <w:rsid w:val="000542F8"/>
    <w:rsid w:val="0005431B"/>
    <w:rsid w:val="00054AF6"/>
    <w:rsid w:val="00054E5F"/>
    <w:rsid w:val="00055C76"/>
    <w:rsid w:val="000560F0"/>
    <w:rsid w:val="0005705A"/>
    <w:rsid w:val="000570DA"/>
    <w:rsid w:val="00057F5F"/>
    <w:rsid w:val="000623F5"/>
    <w:rsid w:val="0006266A"/>
    <w:rsid w:val="000633B2"/>
    <w:rsid w:val="000633CA"/>
    <w:rsid w:val="00063B80"/>
    <w:rsid w:val="00064609"/>
    <w:rsid w:val="00064777"/>
    <w:rsid w:val="0006502D"/>
    <w:rsid w:val="000653ED"/>
    <w:rsid w:val="00066D54"/>
    <w:rsid w:val="00067723"/>
    <w:rsid w:val="00067B3D"/>
    <w:rsid w:val="00067B9C"/>
    <w:rsid w:val="0007007B"/>
    <w:rsid w:val="000702B0"/>
    <w:rsid w:val="0007035F"/>
    <w:rsid w:val="0007051E"/>
    <w:rsid w:val="00070A26"/>
    <w:rsid w:val="00071170"/>
    <w:rsid w:val="000715A7"/>
    <w:rsid w:val="00071913"/>
    <w:rsid w:val="00071F17"/>
    <w:rsid w:val="000724DB"/>
    <w:rsid w:val="00072C9C"/>
    <w:rsid w:val="00072D42"/>
    <w:rsid w:val="00072E97"/>
    <w:rsid w:val="00072FB0"/>
    <w:rsid w:val="00073648"/>
    <w:rsid w:val="00074B66"/>
    <w:rsid w:val="00075585"/>
    <w:rsid w:val="00075F2A"/>
    <w:rsid w:val="00075FF0"/>
    <w:rsid w:val="000761D5"/>
    <w:rsid w:val="00076B0F"/>
    <w:rsid w:val="00076FA5"/>
    <w:rsid w:val="0007717B"/>
    <w:rsid w:val="0007726B"/>
    <w:rsid w:val="00080278"/>
    <w:rsid w:val="00080CAD"/>
    <w:rsid w:val="000819F7"/>
    <w:rsid w:val="00081BD5"/>
    <w:rsid w:val="00081DBC"/>
    <w:rsid w:val="00082897"/>
    <w:rsid w:val="00082E69"/>
    <w:rsid w:val="000830F5"/>
    <w:rsid w:val="000835A8"/>
    <w:rsid w:val="00083C1F"/>
    <w:rsid w:val="000840B5"/>
    <w:rsid w:val="000859DE"/>
    <w:rsid w:val="0008610F"/>
    <w:rsid w:val="00086162"/>
    <w:rsid w:val="000861E7"/>
    <w:rsid w:val="00086366"/>
    <w:rsid w:val="00086F3D"/>
    <w:rsid w:val="0008720C"/>
    <w:rsid w:val="00087452"/>
    <w:rsid w:val="00087E24"/>
    <w:rsid w:val="00090D04"/>
    <w:rsid w:val="00091747"/>
    <w:rsid w:val="00092F3E"/>
    <w:rsid w:val="000931F7"/>
    <w:rsid w:val="00094243"/>
    <w:rsid w:val="0009502D"/>
    <w:rsid w:val="00095615"/>
    <w:rsid w:val="0009587C"/>
    <w:rsid w:val="00095985"/>
    <w:rsid w:val="00095C96"/>
    <w:rsid w:val="00095C97"/>
    <w:rsid w:val="00097038"/>
    <w:rsid w:val="00097C8E"/>
    <w:rsid w:val="00097E7D"/>
    <w:rsid w:val="000A047D"/>
    <w:rsid w:val="000A0D73"/>
    <w:rsid w:val="000A1150"/>
    <w:rsid w:val="000A1D17"/>
    <w:rsid w:val="000A1D49"/>
    <w:rsid w:val="000A2A2C"/>
    <w:rsid w:val="000A3C28"/>
    <w:rsid w:val="000A442E"/>
    <w:rsid w:val="000A4D7A"/>
    <w:rsid w:val="000A586D"/>
    <w:rsid w:val="000A5BC3"/>
    <w:rsid w:val="000A6F12"/>
    <w:rsid w:val="000A701F"/>
    <w:rsid w:val="000A7135"/>
    <w:rsid w:val="000A7301"/>
    <w:rsid w:val="000A7514"/>
    <w:rsid w:val="000A7674"/>
    <w:rsid w:val="000B04A1"/>
    <w:rsid w:val="000B06F0"/>
    <w:rsid w:val="000B0A82"/>
    <w:rsid w:val="000B0F19"/>
    <w:rsid w:val="000B1319"/>
    <w:rsid w:val="000B1CDF"/>
    <w:rsid w:val="000B244E"/>
    <w:rsid w:val="000B32DF"/>
    <w:rsid w:val="000B3727"/>
    <w:rsid w:val="000B376A"/>
    <w:rsid w:val="000B3A03"/>
    <w:rsid w:val="000B44C1"/>
    <w:rsid w:val="000B4566"/>
    <w:rsid w:val="000B4E98"/>
    <w:rsid w:val="000B51D1"/>
    <w:rsid w:val="000B59F0"/>
    <w:rsid w:val="000B5BF1"/>
    <w:rsid w:val="000B5FF2"/>
    <w:rsid w:val="000B687A"/>
    <w:rsid w:val="000B68EF"/>
    <w:rsid w:val="000B6EE2"/>
    <w:rsid w:val="000B71CE"/>
    <w:rsid w:val="000B74EC"/>
    <w:rsid w:val="000C0710"/>
    <w:rsid w:val="000C090C"/>
    <w:rsid w:val="000C0912"/>
    <w:rsid w:val="000C26A8"/>
    <w:rsid w:val="000C26FD"/>
    <w:rsid w:val="000C2C6F"/>
    <w:rsid w:val="000C34EE"/>
    <w:rsid w:val="000C3BE6"/>
    <w:rsid w:val="000C42BE"/>
    <w:rsid w:val="000C4B37"/>
    <w:rsid w:val="000C4FBC"/>
    <w:rsid w:val="000C5AFD"/>
    <w:rsid w:val="000C5CEC"/>
    <w:rsid w:val="000C62C0"/>
    <w:rsid w:val="000C646D"/>
    <w:rsid w:val="000C72B2"/>
    <w:rsid w:val="000D0107"/>
    <w:rsid w:val="000D0991"/>
    <w:rsid w:val="000D1D71"/>
    <w:rsid w:val="000D22F6"/>
    <w:rsid w:val="000D24A6"/>
    <w:rsid w:val="000D24E0"/>
    <w:rsid w:val="000D2BB6"/>
    <w:rsid w:val="000D33D2"/>
    <w:rsid w:val="000D34A5"/>
    <w:rsid w:val="000D3748"/>
    <w:rsid w:val="000D4123"/>
    <w:rsid w:val="000D426D"/>
    <w:rsid w:val="000D53D1"/>
    <w:rsid w:val="000D5470"/>
    <w:rsid w:val="000D5CE9"/>
    <w:rsid w:val="000D5F85"/>
    <w:rsid w:val="000D6531"/>
    <w:rsid w:val="000D7F90"/>
    <w:rsid w:val="000E19F6"/>
    <w:rsid w:val="000E290A"/>
    <w:rsid w:val="000E3006"/>
    <w:rsid w:val="000E343C"/>
    <w:rsid w:val="000E3DC7"/>
    <w:rsid w:val="000E51BA"/>
    <w:rsid w:val="000E5818"/>
    <w:rsid w:val="000E590E"/>
    <w:rsid w:val="000E5F7E"/>
    <w:rsid w:val="000E63EF"/>
    <w:rsid w:val="000E67CC"/>
    <w:rsid w:val="000E6CA1"/>
    <w:rsid w:val="000E7D57"/>
    <w:rsid w:val="000F15D3"/>
    <w:rsid w:val="000F22E0"/>
    <w:rsid w:val="000F269F"/>
    <w:rsid w:val="000F27D3"/>
    <w:rsid w:val="000F38CB"/>
    <w:rsid w:val="000F57F2"/>
    <w:rsid w:val="000F598D"/>
    <w:rsid w:val="000F6D85"/>
    <w:rsid w:val="0010016D"/>
    <w:rsid w:val="00100F9B"/>
    <w:rsid w:val="001028BC"/>
    <w:rsid w:val="00102DA2"/>
    <w:rsid w:val="00103211"/>
    <w:rsid w:val="00103962"/>
    <w:rsid w:val="00103CD0"/>
    <w:rsid w:val="0010434C"/>
    <w:rsid w:val="00104B61"/>
    <w:rsid w:val="001053D8"/>
    <w:rsid w:val="00105E8E"/>
    <w:rsid w:val="00106068"/>
    <w:rsid w:val="00106417"/>
    <w:rsid w:val="00106628"/>
    <w:rsid w:val="00106B49"/>
    <w:rsid w:val="00106C71"/>
    <w:rsid w:val="00107999"/>
    <w:rsid w:val="00107ED1"/>
    <w:rsid w:val="001111FC"/>
    <w:rsid w:val="00111989"/>
    <w:rsid w:val="00111A9E"/>
    <w:rsid w:val="0011269F"/>
    <w:rsid w:val="0011379D"/>
    <w:rsid w:val="001138AF"/>
    <w:rsid w:val="00113912"/>
    <w:rsid w:val="0011416B"/>
    <w:rsid w:val="00116DD2"/>
    <w:rsid w:val="00116E2A"/>
    <w:rsid w:val="001176B1"/>
    <w:rsid w:val="0011778C"/>
    <w:rsid w:val="001209FF"/>
    <w:rsid w:val="00121E6A"/>
    <w:rsid w:val="001228EE"/>
    <w:rsid w:val="001231AD"/>
    <w:rsid w:val="00123B27"/>
    <w:rsid w:val="00123EEA"/>
    <w:rsid w:val="001240EB"/>
    <w:rsid w:val="00125118"/>
    <w:rsid w:val="001253CE"/>
    <w:rsid w:val="00126E9E"/>
    <w:rsid w:val="001272D1"/>
    <w:rsid w:val="00127856"/>
    <w:rsid w:val="00127A1E"/>
    <w:rsid w:val="00130E5F"/>
    <w:rsid w:val="001311DE"/>
    <w:rsid w:val="001312BE"/>
    <w:rsid w:val="00131F1E"/>
    <w:rsid w:val="0013215B"/>
    <w:rsid w:val="00132377"/>
    <w:rsid w:val="00132470"/>
    <w:rsid w:val="0013328F"/>
    <w:rsid w:val="00133A61"/>
    <w:rsid w:val="0013459B"/>
    <w:rsid w:val="001346E3"/>
    <w:rsid w:val="00134E4C"/>
    <w:rsid w:val="001358FB"/>
    <w:rsid w:val="00135B86"/>
    <w:rsid w:val="00136084"/>
    <w:rsid w:val="00136D6E"/>
    <w:rsid w:val="00136E41"/>
    <w:rsid w:val="00136FBF"/>
    <w:rsid w:val="001370BC"/>
    <w:rsid w:val="00137BFF"/>
    <w:rsid w:val="001400F0"/>
    <w:rsid w:val="00140F3C"/>
    <w:rsid w:val="00141416"/>
    <w:rsid w:val="00141AC3"/>
    <w:rsid w:val="00143111"/>
    <w:rsid w:val="00143405"/>
    <w:rsid w:val="001435B8"/>
    <w:rsid w:val="00143B0A"/>
    <w:rsid w:val="0014442B"/>
    <w:rsid w:val="001447F5"/>
    <w:rsid w:val="00144C74"/>
    <w:rsid w:val="001450E2"/>
    <w:rsid w:val="001463C0"/>
    <w:rsid w:val="00146697"/>
    <w:rsid w:val="001467AC"/>
    <w:rsid w:val="00147878"/>
    <w:rsid w:val="00147CB3"/>
    <w:rsid w:val="00150D75"/>
    <w:rsid w:val="00151689"/>
    <w:rsid w:val="00151803"/>
    <w:rsid w:val="0015239D"/>
    <w:rsid w:val="0015363E"/>
    <w:rsid w:val="00153BC5"/>
    <w:rsid w:val="00153E3D"/>
    <w:rsid w:val="00154242"/>
    <w:rsid w:val="00154CD1"/>
    <w:rsid w:val="0015506F"/>
    <w:rsid w:val="00155660"/>
    <w:rsid w:val="0015577B"/>
    <w:rsid w:val="00155D13"/>
    <w:rsid w:val="00156139"/>
    <w:rsid w:val="001563B8"/>
    <w:rsid w:val="00157416"/>
    <w:rsid w:val="00157520"/>
    <w:rsid w:val="00157837"/>
    <w:rsid w:val="001578D7"/>
    <w:rsid w:val="001603B9"/>
    <w:rsid w:val="001604B7"/>
    <w:rsid w:val="00161366"/>
    <w:rsid w:val="00161A37"/>
    <w:rsid w:val="00162786"/>
    <w:rsid w:val="00163AE1"/>
    <w:rsid w:val="00164E33"/>
    <w:rsid w:val="0016772A"/>
    <w:rsid w:val="001703BD"/>
    <w:rsid w:val="0017078A"/>
    <w:rsid w:val="00170BE1"/>
    <w:rsid w:val="00170CC1"/>
    <w:rsid w:val="00170F1A"/>
    <w:rsid w:val="0017114F"/>
    <w:rsid w:val="00171269"/>
    <w:rsid w:val="001715E2"/>
    <w:rsid w:val="0017163B"/>
    <w:rsid w:val="00172394"/>
    <w:rsid w:val="001728BD"/>
    <w:rsid w:val="00172909"/>
    <w:rsid w:val="00172BED"/>
    <w:rsid w:val="00172D59"/>
    <w:rsid w:val="00172ED4"/>
    <w:rsid w:val="00173050"/>
    <w:rsid w:val="001738A4"/>
    <w:rsid w:val="00173AE3"/>
    <w:rsid w:val="00174D2C"/>
    <w:rsid w:val="00175029"/>
    <w:rsid w:val="00176455"/>
    <w:rsid w:val="00176DC0"/>
    <w:rsid w:val="001771FA"/>
    <w:rsid w:val="0017742E"/>
    <w:rsid w:val="001779F5"/>
    <w:rsid w:val="00177A8A"/>
    <w:rsid w:val="00177C98"/>
    <w:rsid w:val="00180D4D"/>
    <w:rsid w:val="00180D7B"/>
    <w:rsid w:val="0018160C"/>
    <w:rsid w:val="00181B5F"/>
    <w:rsid w:val="00182435"/>
    <w:rsid w:val="001828B8"/>
    <w:rsid w:val="00182EF4"/>
    <w:rsid w:val="001835C2"/>
    <w:rsid w:val="001839A5"/>
    <w:rsid w:val="001843D7"/>
    <w:rsid w:val="00184E9E"/>
    <w:rsid w:val="001859E9"/>
    <w:rsid w:val="00185E12"/>
    <w:rsid w:val="001864DE"/>
    <w:rsid w:val="00186696"/>
    <w:rsid w:val="001872B0"/>
    <w:rsid w:val="001873C3"/>
    <w:rsid w:val="00187461"/>
    <w:rsid w:val="00187873"/>
    <w:rsid w:val="00187A4A"/>
    <w:rsid w:val="00187DCB"/>
    <w:rsid w:val="001918E0"/>
    <w:rsid w:val="00191F03"/>
    <w:rsid w:val="0019200B"/>
    <w:rsid w:val="00192E06"/>
    <w:rsid w:val="00192EEF"/>
    <w:rsid w:val="00192F7D"/>
    <w:rsid w:val="00193718"/>
    <w:rsid w:val="0019375B"/>
    <w:rsid w:val="00193B2E"/>
    <w:rsid w:val="00193B3C"/>
    <w:rsid w:val="0019415D"/>
    <w:rsid w:val="00194682"/>
    <w:rsid w:val="001953CC"/>
    <w:rsid w:val="001953D4"/>
    <w:rsid w:val="0019543E"/>
    <w:rsid w:val="00195A8F"/>
    <w:rsid w:val="00196095"/>
    <w:rsid w:val="001961E6"/>
    <w:rsid w:val="001963E6"/>
    <w:rsid w:val="001966C7"/>
    <w:rsid w:val="00197AD2"/>
    <w:rsid w:val="001A0A20"/>
    <w:rsid w:val="001A10C0"/>
    <w:rsid w:val="001A178D"/>
    <w:rsid w:val="001A1C82"/>
    <w:rsid w:val="001A2518"/>
    <w:rsid w:val="001A3537"/>
    <w:rsid w:val="001A3975"/>
    <w:rsid w:val="001A3C54"/>
    <w:rsid w:val="001A4623"/>
    <w:rsid w:val="001A4714"/>
    <w:rsid w:val="001A4A55"/>
    <w:rsid w:val="001A4BEB"/>
    <w:rsid w:val="001A51F7"/>
    <w:rsid w:val="001A6D50"/>
    <w:rsid w:val="001A6E3A"/>
    <w:rsid w:val="001A7ACA"/>
    <w:rsid w:val="001B0651"/>
    <w:rsid w:val="001B10BF"/>
    <w:rsid w:val="001B1A6E"/>
    <w:rsid w:val="001B295B"/>
    <w:rsid w:val="001B37D7"/>
    <w:rsid w:val="001B3F23"/>
    <w:rsid w:val="001B4A2C"/>
    <w:rsid w:val="001B4AE6"/>
    <w:rsid w:val="001B5394"/>
    <w:rsid w:val="001B5E44"/>
    <w:rsid w:val="001B76DC"/>
    <w:rsid w:val="001B76FF"/>
    <w:rsid w:val="001C041F"/>
    <w:rsid w:val="001C0460"/>
    <w:rsid w:val="001C0B23"/>
    <w:rsid w:val="001C0C61"/>
    <w:rsid w:val="001C0EAA"/>
    <w:rsid w:val="001C14DE"/>
    <w:rsid w:val="001C1D6A"/>
    <w:rsid w:val="001C2253"/>
    <w:rsid w:val="001C2F6E"/>
    <w:rsid w:val="001C3B61"/>
    <w:rsid w:val="001C401A"/>
    <w:rsid w:val="001C44C5"/>
    <w:rsid w:val="001C45A9"/>
    <w:rsid w:val="001C48A2"/>
    <w:rsid w:val="001C553D"/>
    <w:rsid w:val="001C64B4"/>
    <w:rsid w:val="001C651E"/>
    <w:rsid w:val="001C6999"/>
    <w:rsid w:val="001C6C6E"/>
    <w:rsid w:val="001C6DDF"/>
    <w:rsid w:val="001C7291"/>
    <w:rsid w:val="001C7357"/>
    <w:rsid w:val="001C7B80"/>
    <w:rsid w:val="001D01FB"/>
    <w:rsid w:val="001D0AB9"/>
    <w:rsid w:val="001D0D1C"/>
    <w:rsid w:val="001D0E4B"/>
    <w:rsid w:val="001D0E75"/>
    <w:rsid w:val="001D106C"/>
    <w:rsid w:val="001D206C"/>
    <w:rsid w:val="001D239B"/>
    <w:rsid w:val="001D2A4A"/>
    <w:rsid w:val="001D2AD7"/>
    <w:rsid w:val="001D33D2"/>
    <w:rsid w:val="001D4631"/>
    <w:rsid w:val="001D48F1"/>
    <w:rsid w:val="001D4CE2"/>
    <w:rsid w:val="001D534F"/>
    <w:rsid w:val="001D53B6"/>
    <w:rsid w:val="001D59F2"/>
    <w:rsid w:val="001D5B73"/>
    <w:rsid w:val="001D5F8B"/>
    <w:rsid w:val="001D614B"/>
    <w:rsid w:val="001D6B18"/>
    <w:rsid w:val="001D7329"/>
    <w:rsid w:val="001D7431"/>
    <w:rsid w:val="001E0E79"/>
    <w:rsid w:val="001E13A4"/>
    <w:rsid w:val="001E1609"/>
    <w:rsid w:val="001E18A9"/>
    <w:rsid w:val="001E1956"/>
    <w:rsid w:val="001E21D1"/>
    <w:rsid w:val="001E3165"/>
    <w:rsid w:val="001E39A3"/>
    <w:rsid w:val="001E54B0"/>
    <w:rsid w:val="001E5EC8"/>
    <w:rsid w:val="001E5F3E"/>
    <w:rsid w:val="001E6037"/>
    <w:rsid w:val="001E614B"/>
    <w:rsid w:val="001E6688"/>
    <w:rsid w:val="001E69B2"/>
    <w:rsid w:val="001E7BF3"/>
    <w:rsid w:val="001F0EE8"/>
    <w:rsid w:val="001F1090"/>
    <w:rsid w:val="001F2DCB"/>
    <w:rsid w:val="001F3158"/>
    <w:rsid w:val="001F3263"/>
    <w:rsid w:val="001F3ED6"/>
    <w:rsid w:val="001F49BA"/>
    <w:rsid w:val="001F4D27"/>
    <w:rsid w:val="001F544A"/>
    <w:rsid w:val="001F5549"/>
    <w:rsid w:val="001F5562"/>
    <w:rsid w:val="001F5D67"/>
    <w:rsid w:val="001F5FA6"/>
    <w:rsid w:val="001F667A"/>
    <w:rsid w:val="001F6DBB"/>
    <w:rsid w:val="001F7D11"/>
    <w:rsid w:val="00200046"/>
    <w:rsid w:val="0020014C"/>
    <w:rsid w:val="002007E6"/>
    <w:rsid w:val="00200BEA"/>
    <w:rsid w:val="00201401"/>
    <w:rsid w:val="00201617"/>
    <w:rsid w:val="00201A03"/>
    <w:rsid w:val="00202212"/>
    <w:rsid w:val="0020276C"/>
    <w:rsid w:val="00202DE8"/>
    <w:rsid w:val="00202E4C"/>
    <w:rsid w:val="002040A1"/>
    <w:rsid w:val="002042FA"/>
    <w:rsid w:val="00204361"/>
    <w:rsid w:val="00204DDC"/>
    <w:rsid w:val="002053C7"/>
    <w:rsid w:val="00205A63"/>
    <w:rsid w:val="00206680"/>
    <w:rsid w:val="002070AD"/>
    <w:rsid w:val="00207100"/>
    <w:rsid w:val="0020771C"/>
    <w:rsid w:val="00207971"/>
    <w:rsid w:val="00207A8F"/>
    <w:rsid w:val="0021169B"/>
    <w:rsid w:val="00211AD0"/>
    <w:rsid w:val="00211CCC"/>
    <w:rsid w:val="00212561"/>
    <w:rsid w:val="00212619"/>
    <w:rsid w:val="00212712"/>
    <w:rsid w:val="00212968"/>
    <w:rsid w:val="00212AD5"/>
    <w:rsid w:val="00214118"/>
    <w:rsid w:val="002144A0"/>
    <w:rsid w:val="00214B82"/>
    <w:rsid w:val="00214CFD"/>
    <w:rsid w:val="00215554"/>
    <w:rsid w:val="00215B2F"/>
    <w:rsid w:val="00217F2D"/>
    <w:rsid w:val="002208C9"/>
    <w:rsid w:val="00221143"/>
    <w:rsid w:val="00221AC5"/>
    <w:rsid w:val="00221FA3"/>
    <w:rsid w:val="00222192"/>
    <w:rsid w:val="00222C22"/>
    <w:rsid w:val="00223BC5"/>
    <w:rsid w:val="002247C5"/>
    <w:rsid w:val="00224A56"/>
    <w:rsid w:val="00224C63"/>
    <w:rsid w:val="00224DC3"/>
    <w:rsid w:val="002261C0"/>
    <w:rsid w:val="0022645E"/>
    <w:rsid w:val="00226C4E"/>
    <w:rsid w:val="00227B5B"/>
    <w:rsid w:val="00227B99"/>
    <w:rsid w:val="00227BD3"/>
    <w:rsid w:val="00230486"/>
    <w:rsid w:val="002312C1"/>
    <w:rsid w:val="00232227"/>
    <w:rsid w:val="0023222D"/>
    <w:rsid w:val="002324EF"/>
    <w:rsid w:val="00232899"/>
    <w:rsid w:val="00232E90"/>
    <w:rsid w:val="002333C3"/>
    <w:rsid w:val="00233ECB"/>
    <w:rsid w:val="002340C4"/>
    <w:rsid w:val="002344CF"/>
    <w:rsid w:val="00234CE5"/>
    <w:rsid w:val="00234DDA"/>
    <w:rsid w:val="002364EA"/>
    <w:rsid w:val="0023691C"/>
    <w:rsid w:val="00237063"/>
    <w:rsid w:val="002379F6"/>
    <w:rsid w:val="00237C0C"/>
    <w:rsid w:val="00237EF8"/>
    <w:rsid w:val="0024028F"/>
    <w:rsid w:val="00240EAD"/>
    <w:rsid w:val="00241685"/>
    <w:rsid w:val="002428F3"/>
    <w:rsid w:val="00242C04"/>
    <w:rsid w:val="00243210"/>
    <w:rsid w:val="002434C4"/>
    <w:rsid w:val="002447B1"/>
    <w:rsid w:val="00244DC1"/>
    <w:rsid w:val="00244FA6"/>
    <w:rsid w:val="002456A2"/>
    <w:rsid w:val="00246184"/>
    <w:rsid w:val="00246271"/>
    <w:rsid w:val="002463B0"/>
    <w:rsid w:val="002473D6"/>
    <w:rsid w:val="00247E74"/>
    <w:rsid w:val="00250E72"/>
    <w:rsid w:val="00250F6D"/>
    <w:rsid w:val="00251485"/>
    <w:rsid w:val="0025165E"/>
    <w:rsid w:val="00251D17"/>
    <w:rsid w:val="002520EA"/>
    <w:rsid w:val="002520F0"/>
    <w:rsid w:val="00252518"/>
    <w:rsid w:val="00252825"/>
    <w:rsid w:val="00253287"/>
    <w:rsid w:val="002534E8"/>
    <w:rsid w:val="002535F1"/>
    <w:rsid w:val="00253CF2"/>
    <w:rsid w:val="00253D22"/>
    <w:rsid w:val="002547F7"/>
    <w:rsid w:val="002558ED"/>
    <w:rsid w:val="00255AC1"/>
    <w:rsid w:val="00256443"/>
    <w:rsid w:val="00257072"/>
    <w:rsid w:val="00257174"/>
    <w:rsid w:val="002607ED"/>
    <w:rsid w:val="00260C4B"/>
    <w:rsid w:val="002616DB"/>
    <w:rsid w:val="00261898"/>
    <w:rsid w:val="00262444"/>
    <w:rsid w:val="002631ED"/>
    <w:rsid w:val="00263439"/>
    <w:rsid w:val="0026377C"/>
    <w:rsid w:val="00263802"/>
    <w:rsid w:val="00263FF8"/>
    <w:rsid w:val="0026480A"/>
    <w:rsid w:val="00264960"/>
    <w:rsid w:val="002651D2"/>
    <w:rsid w:val="00267623"/>
    <w:rsid w:val="002677F4"/>
    <w:rsid w:val="00267823"/>
    <w:rsid w:val="00267EA4"/>
    <w:rsid w:val="0027028A"/>
    <w:rsid w:val="00271ABF"/>
    <w:rsid w:val="00271FAC"/>
    <w:rsid w:val="002720B6"/>
    <w:rsid w:val="00272884"/>
    <w:rsid w:val="00272B21"/>
    <w:rsid w:val="00272F0A"/>
    <w:rsid w:val="00272FA1"/>
    <w:rsid w:val="00272FE4"/>
    <w:rsid w:val="00273C69"/>
    <w:rsid w:val="0027405C"/>
    <w:rsid w:val="002744C7"/>
    <w:rsid w:val="0027496E"/>
    <w:rsid w:val="002749BC"/>
    <w:rsid w:val="00274A8C"/>
    <w:rsid w:val="00275085"/>
    <w:rsid w:val="00275FF2"/>
    <w:rsid w:val="002763C0"/>
    <w:rsid w:val="00276BC2"/>
    <w:rsid w:val="00277139"/>
    <w:rsid w:val="0027769C"/>
    <w:rsid w:val="00277CAB"/>
    <w:rsid w:val="002801E8"/>
    <w:rsid w:val="002803D1"/>
    <w:rsid w:val="00280A7B"/>
    <w:rsid w:val="00281A12"/>
    <w:rsid w:val="00281EBA"/>
    <w:rsid w:val="002823E4"/>
    <w:rsid w:val="00282960"/>
    <w:rsid w:val="00282F08"/>
    <w:rsid w:val="00283E9D"/>
    <w:rsid w:val="00284691"/>
    <w:rsid w:val="00285484"/>
    <w:rsid w:val="00285719"/>
    <w:rsid w:val="00285D18"/>
    <w:rsid w:val="0028728A"/>
    <w:rsid w:val="00287547"/>
    <w:rsid w:val="00290A8F"/>
    <w:rsid w:val="00292272"/>
    <w:rsid w:val="00292DBB"/>
    <w:rsid w:val="00293663"/>
    <w:rsid w:val="00293BBF"/>
    <w:rsid w:val="00293BCD"/>
    <w:rsid w:val="002946DE"/>
    <w:rsid w:val="00295E31"/>
    <w:rsid w:val="002960B6"/>
    <w:rsid w:val="002969F2"/>
    <w:rsid w:val="00296BD0"/>
    <w:rsid w:val="002971DA"/>
    <w:rsid w:val="00297515"/>
    <w:rsid w:val="0029785D"/>
    <w:rsid w:val="002978F8"/>
    <w:rsid w:val="00297BB6"/>
    <w:rsid w:val="00297C80"/>
    <w:rsid w:val="00297FED"/>
    <w:rsid w:val="002A0324"/>
    <w:rsid w:val="002A07FE"/>
    <w:rsid w:val="002A1472"/>
    <w:rsid w:val="002A2DAB"/>
    <w:rsid w:val="002A3D1D"/>
    <w:rsid w:val="002A3E69"/>
    <w:rsid w:val="002A410B"/>
    <w:rsid w:val="002A426D"/>
    <w:rsid w:val="002A4314"/>
    <w:rsid w:val="002A46E5"/>
    <w:rsid w:val="002A524A"/>
    <w:rsid w:val="002A5D6C"/>
    <w:rsid w:val="002A60F9"/>
    <w:rsid w:val="002A7273"/>
    <w:rsid w:val="002A7304"/>
    <w:rsid w:val="002B06C8"/>
    <w:rsid w:val="002B0E38"/>
    <w:rsid w:val="002B2210"/>
    <w:rsid w:val="002B2CDA"/>
    <w:rsid w:val="002B31D3"/>
    <w:rsid w:val="002B3923"/>
    <w:rsid w:val="002B3AB1"/>
    <w:rsid w:val="002B4011"/>
    <w:rsid w:val="002B51DD"/>
    <w:rsid w:val="002B633F"/>
    <w:rsid w:val="002B777D"/>
    <w:rsid w:val="002B782F"/>
    <w:rsid w:val="002B7868"/>
    <w:rsid w:val="002B7949"/>
    <w:rsid w:val="002B7CBE"/>
    <w:rsid w:val="002C017F"/>
    <w:rsid w:val="002C28F0"/>
    <w:rsid w:val="002C2A64"/>
    <w:rsid w:val="002C2B12"/>
    <w:rsid w:val="002C2BD7"/>
    <w:rsid w:val="002C300C"/>
    <w:rsid w:val="002C3137"/>
    <w:rsid w:val="002C3289"/>
    <w:rsid w:val="002C3913"/>
    <w:rsid w:val="002C49DA"/>
    <w:rsid w:val="002C4B59"/>
    <w:rsid w:val="002C4BDB"/>
    <w:rsid w:val="002C4C56"/>
    <w:rsid w:val="002C4E8F"/>
    <w:rsid w:val="002C5083"/>
    <w:rsid w:val="002C5553"/>
    <w:rsid w:val="002C555D"/>
    <w:rsid w:val="002C5708"/>
    <w:rsid w:val="002C5833"/>
    <w:rsid w:val="002C5F90"/>
    <w:rsid w:val="002C63F0"/>
    <w:rsid w:val="002C691D"/>
    <w:rsid w:val="002C7AAD"/>
    <w:rsid w:val="002C7B4E"/>
    <w:rsid w:val="002C7BE6"/>
    <w:rsid w:val="002D0B10"/>
    <w:rsid w:val="002D112C"/>
    <w:rsid w:val="002D25E1"/>
    <w:rsid w:val="002D3567"/>
    <w:rsid w:val="002D36E1"/>
    <w:rsid w:val="002D4002"/>
    <w:rsid w:val="002D453D"/>
    <w:rsid w:val="002D4C08"/>
    <w:rsid w:val="002D4E1D"/>
    <w:rsid w:val="002D50AF"/>
    <w:rsid w:val="002D640D"/>
    <w:rsid w:val="002D65A8"/>
    <w:rsid w:val="002D6E5A"/>
    <w:rsid w:val="002D6FD9"/>
    <w:rsid w:val="002D791C"/>
    <w:rsid w:val="002E110D"/>
    <w:rsid w:val="002E2845"/>
    <w:rsid w:val="002E372A"/>
    <w:rsid w:val="002E42E0"/>
    <w:rsid w:val="002E4CC1"/>
    <w:rsid w:val="002E5369"/>
    <w:rsid w:val="002E5452"/>
    <w:rsid w:val="002E54A4"/>
    <w:rsid w:val="002E5552"/>
    <w:rsid w:val="002E5EC4"/>
    <w:rsid w:val="002E6C08"/>
    <w:rsid w:val="002E76A5"/>
    <w:rsid w:val="002E7B67"/>
    <w:rsid w:val="002F0AB7"/>
    <w:rsid w:val="002F2F75"/>
    <w:rsid w:val="002F3F4E"/>
    <w:rsid w:val="002F48B2"/>
    <w:rsid w:val="002F4B6D"/>
    <w:rsid w:val="002F55EE"/>
    <w:rsid w:val="002F5711"/>
    <w:rsid w:val="002F57BC"/>
    <w:rsid w:val="002F5B52"/>
    <w:rsid w:val="002F6A2B"/>
    <w:rsid w:val="002F7A2C"/>
    <w:rsid w:val="002F7B05"/>
    <w:rsid w:val="00300530"/>
    <w:rsid w:val="003009C4"/>
    <w:rsid w:val="00304406"/>
    <w:rsid w:val="00304A0B"/>
    <w:rsid w:val="003051AD"/>
    <w:rsid w:val="00305948"/>
    <w:rsid w:val="00306E6D"/>
    <w:rsid w:val="00306E8F"/>
    <w:rsid w:val="0031064F"/>
    <w:rsid w:val="00310F5E"/>
    <w:rsid w:val="00310FAF"/>
    <w:rsid w:val="00311729"/>
    <w:rsid w:val="003117AD"/>
    <w:rsid w:val="003118F2"/>
    <w:rsid w:val="0031243B"/>
    <w:rsid w:val="0031250A"/>
    <w:rsid w:val="00313B6F"/>
    <w:rsid w:val="00314429"/>
    <w:rsid w:val="00314529"/>
    <w:rsid w:val="0031493D"/>
    <w:rsid w:val="0031508D"/>
    <w:rsid w:val="00315492"/>
    <w:rsid w:val="003159FC"/>
    <w:rsid w:val="00315E56"/>
    <w:rsid w:val="003162D6"/>
    <w:rsid w:val="00317D0B"/>
    <w:rsid w:val="0032078E"/>
    <w:rsid w:val="00320CA7"/>
    <w:rsid w:val="0032170F"/>
    <w:rsid w:val="00322878"/>
    <w:rsid w:val="00322B6D"/>
    <w:rsid w:val="00322BCA"/>
    <w:rsid w:val="00322D49"/>
    <w:rsid w:val="003233E2"/>
    <w:rsid w:val="00324539"/>
    <w:rsid w:val="003256A8"/>
    <w:rsid w:val="003266BC"/>
    <w:rsid w:val="0032693C"/>
    <w:rsid w:val="00326E2A"/>
    <w:rsid w:val="00326F50"/>
    <w:rsid w:val="00327127"/>
    <w:rsid w:val="0033078B"/>
    <w:rsid w:val="003315CA"/>
    <w:rsid w:val="00331B87"/>
    <w:rsid w:val="00332772"/>
    <w:rsid w:val="00332B81"/>
    <w:rsid w:val="0033390D"/>
    <w:rsid w:val="00333A79"/>
    <w:rsid w:val="00334750"/>
    <w:rsid w:val="0033489A"/>
    <w:rsid w:val="00334E22"/>
    <w:rsid w:val="00335265"/>
    <w:rsid w:val="00335C2D"/>
    <w:rsid w:val="00335CF8"/>
    <w:rsid w:val="00335E72"/>
    <w:rsid w:val="00336E5C"/>
    <w:rsid w:val="00336E9F"/>
    <w:rsid w:val="00336F5F"/>
    <w:rsid w:val="00337CE0"/>
    <w:rsid w:val="00337EE5"/>
    <w:rsid w:val="00341504"/>
    <w:rsid w:val="00341EFB"/>
    <w:rsid w:val="003425B9"/>
    <w:rsid w:val="003425DF"/>
    <w:rsid w:val="003428C1"/>
    <w:rsid w:val="00342CFD"/>
    <w:rsid w:val="00344CE5"/>
    <w:rsid w:val="003450CD"/>
    <w:rsid w:val="00346247"/>
    <w:rsid w:val="00346AC2"/>
    <w:rsid w:val="003472C3"/>
    <w:rsid w:val="003506FF"/>
    <w:rsid w:val="00350E44"/>
    <w:rsid w:val="003512D0"/>
    <w:rsid w:val="00351F06"/>
    <w:rsid w:val="003532F3"/>
    <w:rsid w:val="0035337E"/>
    <w:rsid w:val="00353E0A"/>
    <w:rsid w:val="003542B7"/>
    <w:rsid w:val="003545B4"/>
    <w:rsid w:val="00354BD5"/>
    <w:rsid w:val="00355083"/>
    <w:rsid w:val="00355266"/>
    <w:rsid w:val="003552C6"/>
    <w:rsid w:val="00355575"/>
    <w:rsid w:val="0035578D"/>
    <w:rsid w:val="003559A0"/>
    <w:rsid w:val="00356354"/>
    <w:rsid w:val="0035676C"/>
    <w:rsid w:val="0035686F"/>
    <w:rsid w:val="00356AB0"/>
    <w:rsid w:val="00356ED6"/>
    <w:rsid w:val="00357438"/>
    <w:rsid w:val="003577DE"/>
    <w:rsid w:val="00360D81"/>
    <w:rsid w:val="003610B3"/>
    <w:rsid w:val="00362924"/>
    <w:rsid w:val="00363084"/>
    <w:rsid w:val="003631A1"/>
    <w:rsid w:val="00363462"/>
    <w:rsid w:val="0036395E"/>
    <w:rsid w:val="00363997"/>
    <w:rsid w:val="003639BA"/>
    <w:rsid w:val="00363F5A"/>
    <w:rsid w:val="003641C7"/>
    <w:rsid w:val="0036442D"/>
    <w:rsid w:val="003655B5"/>
    <w:rsid w:val="00366452"/>
    <w:rsid w:val="00366D19"/>
    <w:rsid w:val="00370BF4"/>
    <w:rsid w:val="0037132D"/>
    <w:rsid w:val="003720ED"/>
    <w:rsid w:val="0037334A"/>
    <w:rsid w:val="0037387E"/>
    <w:rsid w:val="00373FB6"/>
    <w:rsid w:val="003747FA"/>
    <w:rsid w:val="00374A26"/>
    <w:rsid w:val="00374CF3"/>
    <w:rsid w:val="003753B4"/>
    <w:rsid w:val="0037772C"/>
    <w:rsid w:val="00377760"/>
    <w:rsid w:val="00377D6F"/>
    <w:rsid w:val="00380401"/>
    <w:rsid w:val="0038045F"/>
    <w:rsid w:val="0038062A"/>
    <w:rsid w:val="00380BA3"/>
    <w:rsid w:val="00380C7D"/>
    <w:rsid w:val="0038133D"/>
    <w:rsid w:val="00382234"/>
    <w:rsid w:val="0038227F"/>
    <w:rsid w:val="00382569"/>
    <w:rsid w:val="0038284F"/>
    <w:rsid w:val="00382E42"/>
    <w:rsid w:val="00382F4E"/>
    <w:rsid w:val="00383069"/>
    <w:rsid w:val="00383E31"/>
    <w:rsid w:val="00383F76"/>
    <w:rsid w:val="00384127"/>
    <w:rsid w:val="003843AC"/>
    <w:rsid w:val="00384F67"/>
    <w:rsid w:val="00385181"/>
    <w:rsid w:val="003854BF"/>
    <w:rsid w:val="00385580"/>
    <w:rsid w:val="00386A4C"/>
    <w:rsid w:val="00386E58"/>
    <w:rsid w:val="00387AD4"/>
    <w:rsid w:val="00391538"/>
    <w:rsid w:val="00391588"/>
    <w:rsid w:val="00392717"/>
    <w:rsid w:val="00394A4D"/>
    <w:rsid w:val="0039513C"/>
    <w:rsid w:val="0039554C"/>
    <w:rsid w:val="00395B5C"/>
    <w:rsid w:val="00395F82"/>
    <w:rsid w:val="00396A0F"/>
    <w:rsid w:val="00396A47"/>
    <w:rsid w:val="003975DF"/>
    <w:rsid w:val="00397755"/>
    <w:rsid w:val="00397D82"/>
    <w:rsid w:val="00397FA1"/>
    <w:rsid w:val="003A07B9"/>
    <w:rsid w:val="003A07C8"/>
    <w:rsid w:val="003A0EDF"/>
    <w:rsid w:val="003A10C3"/>
    <w:rsid w:val="003A13F7"/>
    <w:rsid w:val="003A18D5"/>
    <w:rsid w:val="003A2302"/>
    <w:rsid w:val="003A44A7"/>
    <w:rsid w:val="003A4CBD"/>
    <w:rsid w:val="003A5691"/>
    <w:rsid w:val="003A5ACC"/>
    <w:rsid w:val="003A5BD1"/>
    <w:rsid w:val="003A5F7C"/>
    <w:rsid w:val="003A5FD7"/>
    <w:rsid w:val="003A60A7"/>
    <w:rsid w:val="003A622B"/>
    <w:rsid w:val="003A793A"/>
    <w:rsid w:val="003A7E7D"/>
    <w:rsid w:val="003B10F9"/>
    <w:rsid w:val="003B122F"/>
    <w:rsid w:val="003B1DC1"/>
    <w:rsid w:val="003B1DCE"/>
    <w:rsid w:val="003B2701"/>
    <w:rsid w:val="003B2D3E"/>
    <w:rsid w:val="003B3211"/>
    <w:rsid w:val="003B32E4"/>
    <w:rsid w:val="003B34CA"/>
    <w:rsid w:val="003B59FB"/>
    <w:rsid w:val="003B655E"/>
    <w:rsid w:val="003B6E34"/>
    <w:rsid w:val="003B71C0"/>
    <w:rsid w:val="003B7B58"/>
    <w:rsid w:val="003C0CD0"/>
    <w:rsid w:val="003C1344"/>
    <w:rsid w:val="003C175D"/>
    <w:rsid w:val="003C1EE3"/>
    <w:rsid w:val="003C25F5"/>
    <w:rsid w:val="003C3090"/>
    <w:rsid w:val="003C3E05"/>
    <w:rsid w:val="003C43AA"/>
    <w:rsid w:val="003C464A"/>
    <w:rsid w:val="003C48B4"/>
    <w:rsid w:val="003C52E7"/>
    <w:rsid w:val="003C5E37"/>
    <w:rsid w:val="003C6A2C"/>
    <w:rsid w:val="003D078B"/>
    <w:rsid w:val="003D0D4F"/>
    <w:rsid w:val="003D34F9"/>
    <w:rsid w:val="003D4C1B"/>
    <w:rsid w:val="003D4DA1"/>
    <w:rsid w:val="003D5AA0"/>
    <w:rsid w:val="003D65E1"/>
    <w:rsid w:val="003D7B3C"/>
    <w:rsid w:val="003E046A"/>
    <w:rsid w:val="003E071D"/>
    <w:rsid w:val="003E0AB1"/>
    <w:rsid w:val="003E1726"/>
    <w:rsid w:val="003E1BBD"/>
    <w:rsid w:val="003E1DD0"/>
    <w:rsid w:val="003E3053"/>
    <w:rsid w:val="003E3790"/>
    <w:rsid w:val="003E3A36"/>
    <w:rsid w:val="003E4E9E"/>
    <w:rsid w:val="003E4FDC"/>
    <w:rsid w:val="003E6145"/>
    <w:rsid w:val="003E61DE"/>
    <w:rsid w:val="003E6794"/>
    <w:rsid w:val="003E6A70"/>
    <w:rsid w:val="003E6FA0"/>
    <w:rsid w:val="003E703F"/>
    <w:rsid w:val="003E7225"/>
    <w:rsid w:val="003E74F4"/>
    <w:rsid w:val="003F06C1"/>
    <w:rsid w:val="003F15E8"/>
    <w:rsid w:val="003F162C"/>
    <w:rsid w:val="003F1802"/>
    <w:rsid w:val="003F1D73"/>
    <w:rsid w:val="003F2CE9"/>
    <w:rsid w:val="003F2E2B"/>
    <w:rsid w:val="003F341C"/>
    <w:rsid w:val="003F45F3"/>
    <w:rsid w:val="003F47CA"/>
    <w:rsid w:val="003F4B87"/>
    <w:rsid w:val="003F551F"/>
    <w:rsid w:val="003F717A"/>
    <w:rsid w:val="003F73F2"/>
    <w:rsid w:val="003F7EF1"/>
    <w:rsid w:val="003F7F2F"/>
    <w:rsid w:val="0040004E"/>
    <w:rsid w:val="004002D9"/>
    <w:rsid w:val="004002E8"/>
    <w:rsid w:val="0040040C"/>
    <w:rsid w:val="004006B0"/>
    <w:rsid w:val="00401A0E"/>
    <w:rsid w:val="00401AE5"/>
    <w:rsid w:val="00402715"/>
    <w:rsid w:val="00402A57"/>
    <w:rsid w:val="00402CA0"/>
    <w:rsid w:val="00402F22"/>
    <w:rsid w:val="00405325"/>
    <w:rsid w:val="00405D21"/>
    <w:rsid w:val="004067BE"/>
    <w:rsid w:val="004068EF"/>
    <w:rsid w:val="0040721B"/>
    <w:rsid w:val="0040754C"/>
    <w:rsid w:val="004100C2"/>
    <w:rsid w:val="00410643"/>
    <w:rsid w:val="00410954"/>
    <w:rsid w:val="00410A3E"/>
    <w:rsid w:val="00410AE5"/>
    <w:rsid w:val="00410BFA"/>
    <w:rsid w:val="00411188"/>
    <w:rsid w:val="00411821"/>
    <w:rsid w:val="004119C5"/>
    <w:rsid w:val="00411A23"/>
    <w:rsid w:val="00411B3F"/>
    <w:rsid w:val="00411E20"/>
    <w:rsid w:val="00413400"/>
    <w:rsid w:val="00413441"/>
    <w:rsid w:val="004135F4"/>
    <w:rsid w:val="004138E2"/>
    <w:rsid w:val="00413920"/>
    <w:rsid w:val="004140A6"/>
    <w:rsid w:val="004149FE"/>
    <w:rsid w:val="004157FD"/>
    <w:rsid w:val="00415E1C"/>
    <w:rsid w:val="00416ADA"/>
    <w:rsid w:val="00416D08"/>
    <w:rsid w:val="00416D53"/>
    <w:rsid w:val="00416D5D"/>
    <w:rsid w:val="004173D8"/>
    <w:rsid w:val="004174AA"/>
    <w:rsid w:val="00420C81"/>
    <w:rsid w:val="00421C39"/>
    <w:rsid w:val="00422CBF"/>
    <w:rsid w:val="00423508"/>
    <w:rsid w:val="00424BEB"/>
    <w:rsid w:val="00425299"/>
    <w:rsid w:val="00425C90"/>
    <w:rsid w:val="00425D6B"/>
    <w:rsid w:val="004260F7"/>
    <w:rsid w:val="00427F6F"/>
    <w:rsid w:val="004307A3"/>
    <w:rsid w:val="00430973"/>
    <w:rsid w:val="004309AC"/>
    <w:rsid w:val="00431F71"/>
    <w:rsid w:val="0043271A"/>
    <w:rsid w:val="00432BC7"/>
    <w:rsid w:val="0043359C"/>
    <w:rsid w:val="0043376B"/>
    <w:rsid w:val="00434F4D"/>
    <w:rsid w:val="00435578"/>
    <w:rsid w:val="00435594"/>
    <w:rsid w:val="00435CFD"/>
    <w:rsid w:val="004360CC"/>
    <w:rsid w:val="004360D4"/>
    <w:rsid w:val="00436500"/>
    <w:rsid w:val="00437704"/>
    <w:rsid w:val="00437DD9"/>
    <w:rsid w:val="004404BA"/>
    <w:rsid w:val="004413C7"/>
    <w:rsid w:val="00441BB2"/>
    <w:rsid w:val="00441ECB"/>
    <w:rsid w:val="00441FB7"/>
    <w:rsid w:val="00442578"/>
    <w:rsid w:val="004432DB"/>
    <w:rsid w:val="00443F92"/>
    <w:rsid w:val="0044423B"/>
    <w:rsid w:val="004444DA"/>
    <w:rsid w:val="004449D8"/>
    <w:rsid w:val="00444C39"/>
    <w:rsid w:val="0044538D"/>
    <w:rsid w:val="0044553F"/>
    <w:rsid w:val="0044558A"/>
    <w:rsid w:val="00445863"/>
    <w:rsid w:val="00445C87"/>
    <w:rsid w:val="00445CB4"/>
    <w:rsid w:val="0044616B"/>
    <w:rsid w:val="00446278"/>
    <w:rsid w:val="00446BEC"/>
    <w:rsid w:val="004471DF"/>
    <w:rsid w:val="0045037E"/>
    <w:rsid w:val="00452E37"/>
    <w:rsid w:val="00452EDA"/>
    <w:rsid w:val="00452F7E"/>
    <w:rsid w:val="00453510"/>
    <w:rsid w:val="0045397A"/>
    <w:rsid w:val="00453D42"/>
    <w:rsid w:val="0045506C"/>
    <w:rsid w:val="00455A8F"/>
    <w:rsid w:val="00462C04"/>
    <w:rsid w:val="00462C48"/>
    <w:rsid w:val="0046543F"/>
    <w:rsid w:val="00465772"/>
    <w:rsid w:val="004677F7"/>
    <w:rsid w:val="00467C65"/>
    <w:rsid w:val="004711FE"/>
    <w:rsid w:val="00471314"/>
    <w:rsid w:val="0047132E"/>
    <w:rsid w:val="0047181D"/>
    <w:rsid w:val="00471E3B"/>
    <w:rsid w:val="0047292D"/>
    <w:rsid w:val="004734E8"/>
    <w:rsid w:val="004736F4"/>
    <w:rsid w:val="00473961"/>
    <w:rsid w:val="00476DF6"/>
    <w:rsid w:val="0047798C"/>
    <w:rsid w:val="004779FE"/>
    <w:rsid w:val="004805C6"/>
    <w:rsid w:val="00481071"/>
    <w:rsid w:val="0048193A"/>
    <w:rsid w:val="00481CB5"/>
    <w:rsid w:val="004825E1"/>
    <w:rsid w:val="00482A0F"/>
    <w:rsid w:val="0048490E"/>
    <w:rsid w:val="00485334"/>
    <w:rsid w:val="00485354"/>
    <w:rsid w:val="0048574F"/>
    <w:rsid w:val="00485826"/>
    <w:rsid w:val="00485AEA"/>
    <w:rsid w:val="00485B6F"/>
    <w:rsid w:val="00486A90"/>
    <w:rsid w:val="0048753F"/>
    <w:rsid w:val="0048795F"/>
    <w:rsid w:val="00487FAC"/>
    <w:rsid w:val="00490472"/>
    <w:rsid w:val="004911A6"/>
    <w:rsid w:val="00491BAF"/>
    <w:rsid w:val="00491CB6"/>
    <w:rsid w:val="00491D0C"/>
    <w:rsid w:val="0049259F"/>
    <w:rsid w:val="00492DB4"/>
    <w:rsid w:val="00492E6E"/>
    <w:rsid w:val="00493F57"/>
    <w:rsid w:val="004943F3"/>
    <w:rsid w:val="004956C5"/>
    <w:rsid w:val="00495A89"/>
    <w:rsid w:val="00495DEB"/>
    <w:rsid w:val="004960DE"/>
    <w:rsid w:val="00496CA3"/>
    <w:rsid w:val="00497BC5"/>
    <w:rsid w:val="004A077F"/>
    <w:rsid w:val="004A0BB0"/>
    <w:rsid w:val="004A15CE"/>
    <w:rsid w:val="004A2B30"/>
    <w:rsid w:val="004A304A"/>
    <w:rsid w:val="004A4E2F"/>
    <w:rsid w:val="004A4EDE"/>
    <w:rsid w:val="004A61B8"/>
    <w:rsid w:val="004A632B"/>
    <w:rsid w:val="004A70B3"/>
    <w:rsid w:val="004A7261"/>
    <w:rsid w:val="004A7692"/>
    <w:rsid w:val="004A78A7"/>
    <w:rsid w:val="004A79AC"/>
    <w:rsid w:val="004A7D50"/>
    <w:rsid w:val="004B04FD"/>
    <w:rsid w:val="004B0505"/>
    <w:rsid w:val="004B0762"/>
    <w:rsid w:val="004B0A88"/>
    <w:rsid w:val="004B0D63"/>
    <w:rsid w:val="004B184E"/>
    <w:rsid w:val="004B3157"/>
    <w:rsid w:val="004B351A"/>
    <w:rsid w:val="004B5C80"/>
    <w:rsid w:val="004B6431"/>
    <w:rsid w:val="004B71F4"/>
    <w:rsid w:val="004B7274"/>
    <w:rsid w:val="004B7570"/>
    <w:rsid w:val="004B7CE3"/>
    <w:rsid w:val="004B7E26"/>
    <w:rsid w:val="004C0906"/>
    <w:rsid w:val="004C09B3"/>
    <w:rsid w:val="004C12BB"/>
    <w:rsid w:val="004C1CC3"/>
    <w:rsid w:val="004C2539"/>
    <w:rsid w:val="004C29A4"/>
    <w:rsid w:val="004C2B2B"/>
    <w:rsid w:val="004C3CCB"/>
    <w:rsid w:val="004C3F62"/>
    <w:rsid w:val="004C46E9"/>
    <w:rsid w:val="004C496C"/>
    <w:rsid w:val="004C5562"/>
    <w:rsid w:val="004C563F"/>
    <w:rsid w:val="004C5B42"/>
    <w:rsid w:val="004C5DDD"/>
    <w:rsid w:val="004C6216"/>
    <w:rsid w:val="004C6489"/>
    <w:rsid w:val="004C715F"/>
    <w:rsid w:val="004C7777"/>
    <w:rsid w:val="004C78A4"/>
    <w:rsid w:val="004C7CE4"/>
    <w:rsid w:val="004D05BA"/>
    <w:rsid w:val="004D1521"/>
    <w:rsid w:val="004D222D"/>
    <w:rsid w:val="004D2AD5"/>
    <w:rsid w:val="004D44AA"/>
    <w:rsid w:val="004D47A6"/>
    <w:rsid w:val="004D54C4"/>
    <w:rsid w:val="004D67A0"/>
    <w:rsid w:val="004D6824"/>
    <w:rsid w:val="004D73BD"/>
    <w:rsid w:val="004E251B"/>
    <w:rsid w:val="004E2EBD"/>
    <w:rsid w:val="004E2ED8"/>
    <w:rsid w:val="004E2F01"/>
    <w:rsid w:val="004E3063"/>
    <w:rsid w:val="004E3A10"/>
    <w:rsid w:val="004E4009"/>
    <w:rsid w:val="004E4045"/>
    <w:rsid w:val="004E425E"/>
    <w:rsid w:val="004E4DF3"/>
    <w:rsid w:val="004E5097"/>
    <w:rsid w:val="004E54BF"/>
    <w:rsid w:val="004E58B5"/>
    <w:rsid w:val="004E5F74"/>
    <w:rsid w:val="004E671F"/>
    <w:rsid w:val="004E71CD"/>
    <w:rsid w:val="004E7F7C"/>
    <w:rsid w:val="004F0A96"/>
    <w:rsid w:val="004F0AD6"/>
    <w:rsid w:val="004F0D76"/>
    <w:rsid w:val="004F10B4"/>
    <w:rsid w:val="004F10CE"/>
    <w:rsid w:val="004F114C"/>
    <w:rsid w:val="004F1181"/>
    <w:rsid w:val="004F18FF"/>
    <w:rsid w:val="004F28BC"/>
    <w:rsid w:val="004F2E19"/>
    <w:rsid w:val="004F3948"/>
    <w:rsid w:val="004F39B1"/>
    <w:rsid w:val="004F4473"/>
    <w:rsid w:val="004F4AFE"/>
    <w:rsid w:val="004F4C16"/>
    <w:rsid w:val="004F6199"/>
    <w:rsid w:val="004F655C"/>
    <w:rsid w:val="004F6FA3"/>
    <w:rsid w:val="004F740C"/>
    <w:rsid w:val="004F7463"/>
    <w:rsid w:val="004F78DC"/>
    <w:rsid w:val="004F7978"/>
    <w:rsid w:val="004F7F6D"/>
    <w:rsid w:val="005005E2"/>
    <w:rsid w:val="005006A1"/>
    <w:rsid w:val="00500931"/>
    <w:rsid w:val="00501AF9"/>
    <w:rsid w:val="00501FC1"/>
    <w:rsid w:val="00502BBF"/>
    <w:rsid w:val="00502CE5"/>
    <w:rsid w:val="00502D89"/>
    <w:rsid w:val="00502E5E"/>
    <w:rsid w:val="00503EC5"/>
    <w:rsid w:val="0050403F"/>
    <w:rsid w:val="005042C7"/>
    <w:rsid w:val="005045A7"/>
    <w:rsid w:val="00504F7B"/>
    <w:rsid w:val="005054F5"/>
    <w:rsid w:val="00505BDC"/>
    <w:rsid w:val="005060C0"/>
    <w:rsid w:val="00507199"/>
    <w:rsid w:val="00510021"/>
    <w:rsid w:val="0051024D"/>
    <w:rsid w:val="00510761"/>
    <w:rsid w:val="005109D5"/>
    <w:rsid w:val="00510D04"/>
    <w:rsid w:val="005114A5"/>
    <w:rsid w:val="00512CC9"/>
    <w:rsid w:val="005133FF"/>
    <w:rsid w:val="00513D06"/>
    <w:rsid w:val="00514008"/>
    <w:rsid w:val="00515B5B"/>
    <w:rsid w:val="005165CF"/>
    <w:rsid w:val="00516827"/>
    <w:rsid w:val="00517063"/>
    <w:rsid w:val="00520545"/>
    <w:rsid w:val="005207A9"/>
    <w:rsid w:val="005218F5"/>
    <w:rsid w:val="0052198D"/>
    <w:rsid w:val="00521F71"/>
    <w:rsid w:val="0052239C"/>
    <w:rsid w:val="00522BCC"/>
    <w:rsid w:val="0052324E"/>
    <w:rsid w:val="005233AC"/>
    <w:rsid w:val="00523E7D"/>
    <w:rsid w:val="0052457D"/>
    <w:rsid w:val="00524BD5"/>
    <w:rsid w:val="00524D74"/>
    <w:rsid w:val="005251B8"/>
    <w:rsid w:val="00526B41"/>
    <w:rsid w:val="00526FF7"/>
    <w:rsid w:val="00527D8E"/>
    <w:rsid w:val="0053045C"/>
    <w:rsid w:val="005305F8"/>
    <w:rsid w:val="005323AB"/>
    <w:rsid w:val="00532AD0"/>
    <w:rsid w:val="00532EE9"/>
    <w:rsid w:val="0053314C"/>
    <w:rsid w:val="005334D7"/>
    <w:rsid w:val="00533EE7"/>
    <w:rsid w:val="00534246"/>
    <w:rsid w:val="005347E2"/>
    <w:rsid w:val="00534FE3"/>
    <w:rsid w:val="005352FB"/>
    <w:rsid w:val="00535F1F"/>
    <w:rsid w:val="005360F5"/>
    <w:rsid w:val="0053682C"/>
    <w:rsid w:val="00536992"/>
    <w:rsid w:val="00536B82"/>
    <w:rsid w:val="00536B84"/>
    <w:rsid w:val="00536F4D"/>
    <w:rsid w:val="005379A2"/>
    <w:rsid w:val="00540435"/>
    <w:rsid w:val="00540CFF"/>
    <w:rsid w:val="00540E9A"/>
    <w:rsid w:val="00542ABC"/>
    <w:rsid w:val="00542CAF"/>
    <w:rsid w:val="00544EB4"/>
    <w:rsid w:val="00544EBC"/>
    <w:rsid w:val="005455BB"/>
    <w:rsid w:val="00546509"/>
    <w:rsid w:val="005469D7"/>
    <w:rsid w:val="00547255"/>
    <w:rsid w:val="00547AFB"/>
    <w:rsid w:val="00547EBC"/>
    <w:rsid w:val="00547FD8"/>
    <w:rsid w:val="0055058D"/>
    <w:rsid w:val="00550C58"/>
    <w:rsid w:val="0055170B"/>
    <w:rsid w:val="00551725"/>
    <w:rsid w:val="00552C40"/>
    <w:rsid w:val="005537DD"/>
    <w:rsid w:val="005545B8"/>
    <w:rsid w:val="00554D87"/>
    <w:rsid w:val="00555296"/>
    <w:rsid w:val="00555602"/>
    <w:rsid w:val="005558F7"/>
    <w:rsid w:val="005566ED"/>
    <w:rsid w:val="0055684A"/>
    <w:rsid w:val="00556F18"/>
    <w:rsid w:val="00560A0F"/>
    <w:rsid w:val="00562BD8"/>
    <w:rsid w:val="00565A36"/>
    <w:rsid w:val="0056666F"/>
    <w:rsid w:val="0056689C"/>
    <w:rsid w:val="00567085"/>
    <w:rsid w:val="00567738"/>
    <w:rsid w:val="00570251"/>
    <w:rsid w:val="005705BA"/>
    <w:rsid w:val="0057081F"/>
    <w:rsid w:val="00570C3F"/>
    <w:rsid w:val="00570F01"/>
    <w:rsid w:val="005710D3"/>
    <w:rsid w:val="005723DF"/>
    <w:rsid w:val="00572C8C"/>
    <w:rsid w:val="00576421"/>
    <w:rsid w:val="00576B83"/>
    <w:rsid w:val="005773E5"/>
    <w:rsid w:val="00577F1D"/>
    <w:rsid w:val="005808E8"/>
    <w:rsid w:val="00580CB7"/>
    <w:rsid w:val="005812D2"/>
    <w:rsid w:val="0058159F"/>
    <w:rsid w:val="005816DF"/>
    <w:rsid w:val="00581CCE"/>
    <w:rsid w:val="0058215C"/>
    <w:rsid w:val="005824FE"/>
    <w:rsid w:val="005828BE"/>
    <w:rsid w:val="005829F6"/>
    <w:rsid w:val="00582FB7"/>
    <w:rsid w:val="005837D5"/>
    <w:rsid w:val="00583A68"/>
    <w:rsid w:val="005849BF"/>
    <w:rsid w:val="00584A05"/>
    <w:rsid w:val="00585CD7"/>
    <w:rsid w:val="00586CCA"/>
    <w:rsid w:val="00586FA4"/>
    <w:rsid w:val="00586FB5"/>
    <w:rsid w:val="00586FE0"/>
    <w:rsid w:val="005871F6"/>
    <w:rsid w:val="00587549"/>
    <w:rsid w:val="00587A9F"/>
    <w:rsid w:val="00587C6B"/>
    <w:rsid w:val="00590213"/>
    <w:rsid w:val="00590699"/>
    <w:rsid w:val="005914A9"/>
    <w:rsid w:val="00591A4D"/>
    <w:rsid w:val="00591D50"/>
    <w:rsid w:val="00592A31"/>
    <w:rsid w:val="00592B8D"/>
    <w:rsid w:val="00592FB1"/>
    <w:rsid w:val="005934FD"/>
    <w:rsid w:val="00593633"/>
    <w:rsid w:val="00593A7B"/>
    <w:rsid w:val="00594FA6"/>
    <w:rsid w:val="005959CF"/>
    <w:rsid w:val="005960BB"/>
    <w:rsid w:val="00596248"/>
    <w:rsid w:val="00596A75"/>
    <w:rsid w:val="00596BE8"/>
    <w:rsid w:val="005976B4"/>
    <w:rsid w:val="005A0C51"/>
    <w:rsid w:val="005A12BD"/>
    <w:rsid w:val="005A165B"/>
    <w:rsid w:val="005A2608"/>
    <w:rsid w:val="005A2DCA"/>
    <w:rsid w:val="005A3845"/>
    <w:rsid w:val="005A56DF"/>
    <w:rsid w:val="005A6098"/>
    <w:rsid w:val="005A66FB"/>
    <w:rsid w:val="005A70A6"/>
    <w:rsid w:val="005A7371"/>
    <w:rsid w:val="005B0845"/>
    <w:rsid w:val="005B0D9D"/>
    <w:rsid w:val="005B2144"/>
    <w:rsid w:val="005B247B"/>
    <w:rsid w:val="005B30F8"/>
    <w:rsid w:val="005B327D"/>
    <w:rsid w:val="005B370B"/>
    <w:rsid w:val="005B3B4E"/>
    <w:rsid w:val="005B5D82"/>
    <w:rsid w:val="005B7268"/>
    <w:rsid w:val="005B7943"/>
    <w:rsid w:val="005C145F"/>
    <w:rsid w:val="005C1961"/>
    <w:rsid w:val="005C1C98"/>
    <w:rsid w:val="005C2271"/>
    <w:rsid w:val="005C2975"/>
    <w:rsid w:val="005C38F2"/>
    <w:rsid w:val="005C397C"/>
    <w:rsid w:val="005C3A2F"/>
    <w:rsid w:val="005C3ADD"/>
    <w:rsid w:val="005C44BA"/>
    <w:rsid w:val="005C50C1"/>
    <w:rsid w:val="005C5537"/>
    <w:rsid w:val="005C5BEA"/>
    <w:rsid w:val="005C5D8A"/>
    <w:rsid w:val="005C6631"/>
    <w:rsid w:val="005C6AD1"/>
    <w:rsid w:val="005C70B0"/>
    <w:rsid w:val="005D0553"/>
    <w:rsid w:val="005D05EC"/>
    <w:rsid w:val="005D0648"/>
    <w:rsid w:val="005D1B4A"/>
    <w:rsid w:val="005D1CA2"/>
    <w:rsid w:val="005D2870"/>
    <w:rsid w:val="005D4524"/>
    <w:rsid w:val="005D48E8"/>
    <w:rsid w:val="005D4F39"/>
    <w:rsid w:val="005D553F"/>
    <w:rsid w:val="005D6140"/>
    <w:rsid w:val="005D671E"/>
    <w:rsid w:val="005D6DFA"/>
    <w:rsid w:val="005D7F20"/>
    <w:rsid w:val="005E0191"/>
    <w:rsid w:val="005E093A"/>
    <w:rsid w:val="005E14B5"/>
    <w:rsid w:val="005E14C1"/>
    <w:rsid w:val="005E1D29"/>
    <w:rsid w:val="005E24C5"/>
    <w:rsid w:val="005E2B4B"/>
    <w:rsid w:val="005E2C7A"/>
    <w:rsid w:val="005E3790"/>
    <w:rsid w:val="005E41D4"/>
    <w:rsid w:val="005E4827"/>
    <w:rsid w:val="005E4CC3"/>
    <w:rsid w:val="005E5231"/>
    <w:rsid w:val="005E5AB7"/>
    <w:rsid w:val="005E5BA2"/>
    <w:rsid w:val="005E6181"/>
    <w:rsid w:val="005E6350"/>
    <w:rsid w:val="005E6944"/>
    <w:rsid w:val="005E6CB6"/>
    <w:rsid w:val="005E714D"/>
    <w:rsid w:val="005E7356"/>
    <w:rsid w:val="005E7B7D"/>
    <w:rsid w:val="005F09B7"/>
    <w:rsid w:val="005F1E8A"/>
    <w:rsid w:val="005F2034"/>
    <w:rsid w:val="005F2385"/>
    <w:rsid w:val="005F32A5"/>
    <w:rsid w:val="005F4457"/>
    <w:rsid w:val="005F4831"/>
    <w:rsid w:val="005F4906"/>
    <w:rsid w:val="005F4AC8"/>
    <w:rsid w:val="005F4AD9"/>
    <w:rsid w:val="005F541C"/>
    <w:rsid w:val="005F588D"/>
    <w:rsid w:val="005F5ECA"/>
    <w:rsid w:val="005F692C"/>
    <w:rsid w:val="005F69E3"/>
    <w:rsid w:val="005F7093"/>
    <w:rsid w:val="005F758C"/>
    <w:rsid w:val="0060113C"/>
    <w:rsid w:val="00601431"/>
    <w:rsid w:val="00601B2F"/>
    <w:rsid w:val="00602A35"/>
    <w:rsid w:val="00602AD2"/>
    <w:rsid w:val="006032FE"/>
    <w:rsid w:val="0060396F"/>
    <w:rsid w:val="00603E73"/>
    <w:rsid w:val="006049D5"/>
    <w:rsid w:val="00604E36"/>
    <w:rsid w:val="00605605"/>
    <w:rsid w:val="00606716"/>
    <w:rsid w:val="006068C5"/>
    <w:rsid w:val="00606CE0"/>
    <w:rsid w:val="00607749"/>
    <w:rsid w:val="00610567"/>
    <w:rsid w:val="00610F49"/>
    <w:rsid w:val="006117F8"/>
    <w:rsid w:val="006124A2"/>
    <w:rsid w:val="006124E6"/>
    <w:rsid w:val="00612956"/>
    <w:rsid w:val="00612E92"/>
    <w:rsid w:val="00613544"/>
    <w:rsid w:val="00615A3A"/>
    <w:rsid w:val="00616044"/>
    <w:rsid w:val="0061657C"/>
    <w:rsid w:val="00616E92"/>
    <w:rsid w:val="00617AB7"/>
    <w:rsid w:val="006224A1"/>
    <w:rsid w:val="0062262B"/>
    <w:rsid w:val="0062281E"/>
    <w:rsid w:val="006231EB"/>
    <w:rsid w:val="00623286"/>
    <w:rsid w:val="00625318"/>
    <w:rsid w:val="006255A5"/>
    <w:rsid w:val="006264A2"/>
    <w:rsid w:val="00626798"/>
    <w:rsid w:val="00626D71"/>
    <w:rsid w:val="00627AFA"/>
    <w:rsid w:val="00627EC3"/>
    <w:rsid w:val="00630B82"/>
    <w:rsid w:val="00631BCD"/>
    <w:rsid w:val="00631E9B"/>
    <w:rsid w:val="00632D4F"/>
    <w:rsid w:val="00633CE4"/>
    <w:rsid w:val="0063539A"/>
    <w:rsid w:val="00636939"/>
    <w:rsid w:val="00636BA6"/>
    <w:rsid w:val="00640749"/>
    <w:rsid w:val="00640CDC"/>
    <w:rsid w:val="00642905"/>
    <w:rsid w:val="00642D1C"/>
    <w:rsid w:val="00643364"/>
    <w:rsid w:val="00643560"/>
    <w:rsid w:val="00643AE2"/>
    <w:rsid w:val="00643D41"/>
    <w:rsid w:val="00644A02"/>
    <w:rsid w:val="0064592D"/>
    <w:rsid w:val="006459E5"/>
    <w:rsid w:val="00646410"/>
    <w:rsid w:val="0064664F"/>
    <w:rsid w:val="00646E17"/>
    <w:rsid w:val="006471D0"/>
    <w:rsid w:val="00647794"/>
    <w:rsid w:val="00647A0B"/>
    <w:rsid w:val="00647FF7"/>
    <w:rsid w:val="00650FAA"/>
    <w:rsid w:val="0065125A"/>
    <w:rsid w:val="00651455"/>
    <w:rsid w:val="0065207B"/>
    <w:rsid w:val="006524D2"/>
    <w:rsid w:val="00652F6F"/>
    <w:rsid w:val="006533AB"/>
    <w:rsid w:val="00653509"/>
    <w:rsid w:val="0065389B"/>
    <w:rsid w:val="00653EB0"/>
    <w:rsid w:val="00654F33"/>
    <w:rsid w:val="00654FBE"/>
    <w:rsid w:val="00655008"/>
    <w:rsid w:val="0065626C"/>
    <w:rsid w:val="006563B7"/>
    <w:rsid w:val="00656E9A"/>
    <w:rsid w:val="00656EA0"/>
    <w:rsid w:val="0065786C"/>
    <w:rsid w:val="00657CDD"/>
    <w:rsid w:val="006601B0"/>
    <w:rsid w:val="006602EB"/>
    <w:rsid w:val="006606F9"/>
    <w:rsid w:val="00661080"/>
    <w:rsid w:val="0066170B"/>
    <w:rsid w:val="00662B53"/>
    <w:rsid w:val="00662C5E"/>
    <w:rsid w:val="0066307A"/>
    <w:rsid w:val="006630F6"/>
    <w:rsid w:val="0066345F"/>
    <w:rsid w:val="00663510"/>
    <w:rsid w:val="006636A0"/>
    <w:rsid w:val="006636A6"/>
    <w:rsid w:val="00663F54"/>
    <w:rsid w:val="00664041"/>
    <w:rsid w:val="00664342"/>
    <w:rsid w:val="00665047"/>
    <w:rsid w:val="006651F1"/>
    <w:rsid w:val="00665925"/>
    <w:rsid w:val="00666837"/>
    <w:rsid w:val="00667459"/>
    <w:rsid w:val="006674F1"/>
    <w:rsid w:val="006679EA"/>
    <w:rsid w:val="00667D2B"/>
    <w:rsid w:val="00667D38"/>
    <w:rsid w:val="00671550"/>
    <w:rsid w:val="00671886"/>
    <w:rsid w:val="006723AF"/>
    <w:rsid w:val="006725F7"/>
    <w:rsid w:val="00672869"/>
    <w:rsid w:val="0067457C"/>
    <w:rsid w:val="006746F8"/>
    <w:rsid w:val="006750FE"/>
    <w:rsid w:val="00675348"/>
    <w:rsid w:val="006755D0"/>
    <w:rsid w:val="006758C2"/>
    <w:rsid w:val="00675EF1"/>
    <w:rsid w:val="00676958"/>
    <w:rsid w:val="00677B35"/>
    <w:rsid w:val="00677C40"/>
    <w:rsid w:val="00677D21"/>
    <w:rsid w:val="006807C1"/>
    <w:rsid w:val="00680C71"/>
    <w:rsid w:val="00681637"/>
    <w:rsid w:val="00681829"/>
    <w:rsid w:val="006820D2"/>
    <w:rsid w:val="0068243C"/>
    <w:rsid w:val="00682E10"/>
    <w:rsid w:val="00682F09"/>
    <w:rsid w:val="006834E4"/>
    <w:rsid w:val="00683524"/>
    <w:rsid w:val="006835CD"/>
    <w:rsid w:val="0068390E"/>
    <w:rsid w:val="00683B90"/>
    <w:rsid w:val="0068466F"/>
    <w:rsid w:val="00684775"/>
    <w:rsid w:val="00685B28"/>
    <w:rsid w:val="00687267"/>
    <w:rsid w:val="00687CEF"/>
    <w:rsid w:val="00690C76"/>
    <w:rsid w:val="00690CE7"/>
    <w:rsid w:val="00690EBF"/>
    <w:rsid w:val="00691105"/>
    <w:rsid w:val="006916C2"/>
    <w:rsid w:val="00691A95"/>
    <w:rsid w:val="00691BFC"/>
    <w:rsid w:val="00691C3A"/>
    <w:rsid w:val="00693C73"/>
    <w:rsid w:val="00694958"/>
    <w:rsid w:val="006951DA"/>
    <w:rsid w:val="00696093"/>
    <w:rsid w:val="00696250"/>
    <w:rsid w:val="006962CB"/>
    <w:rsid w:val="00696322"/>
    <w:rsid w:val="006965A3"/>
    <w:rsid w:val="00696E10"/>
    <w:rsid w:val="006971F8"/>
    <w:rsid w:val="00697233"/>
    <w:rsid w:val="00697816"/>
    <w:rsid w:val="006A0C4A"/>
    <w:rsid w:val="006A13D3"/>
    <w:rsid w:val="006A1840"/>
    <w:rsid w:val="006A1D7B"/>
    <w:rsid w:val="006A2653"/>
    <w:rsid w:val="006A2F4A"/>
    <w:rsid w:val="006A3A42"/>
    <w:rsid w:val="006A3ADC"/>
    <w:rsid w:val="006A3D38"/>
    <w:rsid w:val="006A57C4"/>
    <w:rsid w:val="006A5A63"/>
    <w:rsid w:val="006A5FD9"/>
    <w:rsid w:val="006A6601"/>
    <w:rsid w:val="006A672B"/>
    <w:rsid w:val="006A69D5"/>
    <w:rsid w:val="006A6A27"/>
    <w:rsid w:val="006B02A3"/>
    <w:rsid w:val="006B0847"/>
    <w:rsid w:val="006B0901"/>
    <w:rsid w:val="006B1C3F"/>
    <w:rsid w:val="006B1CC6"/>
    <w:rsid w:val="006B309B"/>
    <w:rsid w:val="006B329D"/>
    <w:rsid w:val="006B48F6"/>
    <w:rsid w:val="006B4A8C"/>
    <w:rsid w:val="006B4EB9"/>
    <w:rsid w:val="006B5413"/>
    <w:rsid w:val="006B5656"/>
    <w:rsid w:val="006B57FA"/>
    <w:rsid w:val="006B6310"/>
    <w:rsid w:val="006B6FCF"/>
    <w:rsid w:val="006B7095"/>
    <w:rsid w:val="006C01F5"/>
    <w:rsid w:val="006C0C36"/>
    <w:rsid w:val="006C1EC0"/>
    <w:rsid w:val="006C2520"/>
    <w:rsid w:val="006C361B"/>
    <w:rsid w:val="006C401E"/>
    <w:rsid w:val="006C4366"/>
    <w:rsid w:val="006C4559"/>
    <w:rsid w:val="006C4974"/>
    <w:rsid w:val="006C556A"/>
    <w:rsid w:val="006C59A8"/>
    <w:rsid w:val="006C61D5"/>
    <w:rsid w:val="006C72CD"/>
    <w:rsid w:val="006C7747"/>
    <w:rsid w:val="006C781B"/>
    <w:rsid w:val="006C7CE4"/>
    <w:rsid w:val="006D101C"/>
    <w:rsid w:val="006D10F2"/>
    <w:rsid w:val="006D1110"/>
    <w:rsid w:val="006D1DFA"/>
    <w:rsid w:val="006D2206"/>
    <w:rsid w:val="006D2654"/>
    <w:rsid w:val="006D2BFB"/>
    <w:rsid w:val="006D2FC1"/>
    <w:rsid w:val="006D3300"/>
    <w:rsid w:val="006D3C13"/>
    <w:rsid w:val="006D40A0"/>
    <w:rsid w:val="006D430A"/>
    <w:rsid w:val="006D4B79"/>
    <w:rsid w:val="006D4BD5"/>
    <w:rsid w:val="006D4F5D"/>
    <w:rsid w:val="006D54CE"/>
    <w:rsid w:val="006D55D1"/>
    <w:rsid w:val="006D61F5"/>
    <w:rsid w:val="006D62F1"/>
    <w:rsid w:val="006D6FDB"/>
    <w:rsid w:val="006D727C"/>
    <w:rsid w:val="006D79B6"/>
    <w:rsid w:val="006E2370"/>
    <w:rsid w:val="006E2A7D"/>
    <w:rsid w:val="006E2F91"/>
    <w:rsid w:val="006E3367"/>
    <w:rsid w:val="006E343D"/>
    <w:rsid w:val="006E363C"/>
    <w:rsid w:val="006E3684"/>
    <w:rsid w:val="006E36A7"/>
    <w:rsid w:val="006E36C2"/>
    <w:rsid w:val="006E3897"/>
    <w:rsid w:val="006E4D8F"/>
    <w:rsid w:val="006E4F9F"/>
    <w:rsid w:val="006E5574"/>
    <w:rsid w:val="006E55A0"/>
    <w:rsid w:val="006E5B35"/>
    <w:rsid w:val="006E5FF5"/>
    <w:rsid w:val="006E64AE"/>
    <w:rsid w:val="006E68F5"/>
    <w:rsid w:val="006E7118"/>
    <w:rsid w:val="006E76DA"/>
    <w:rsid w:val="006E7F97"/>
    <w:rsid w:val="006F0DF4"/>
    <w:rsid w:val="006F1DD5"/>
    <w:rsid w:val="006F1F0C"/>
    <w:rsid w:val="006F2430"/>
    <w:rsid w:val="006F2B5B"/>
    <w:rsid w:val="006F3111"/>
    <w:rsid w:val="006F339D"/>
    <w:rsid w:val="006F34C1"/>
    <w:rsid w:val="006F36C8"/>
    <w:rsid w:val="006F45DD"/>
    <w:rsid w:val="006F4918"/>
    <w:rsid w:val="006F4DEA"/>
    <w:rsid w:val="006F4E8A"/>
    <w:rsid w:val="006F55FC"/>
    <w:rsid w:val="006F5702"/>
    <w:rsid w:val="006F6A3D"/>
    <w:rsid w:val="006F7507"/>
    <w:rsid w:val="00701447"/>
    <w:rsid w:val="00701561"/>
    <w:rsid w:val="00701592"/>
    <w:rsid w:val="00701A17"/>
    <w:rsid w:val="00701E56"/>
    <w:rsid w:val="007022A9"/>
    <w:rsid w:val="00702B04"/>
    <w:rsid w:val="00702DF0"/>
    <w:rsid w:val="00703A7F"/>
    <w:rsid w:val="00705881"/>
    <w:rsid w:val="00705929"/>
    <w:rsid w:val="007059AA"/>
    <w:rsid w:val="00705B3A"/>
    <w:rsid w:val="00707330"/>
    <w:rsid w:val="00707AE5"/>
    <w:rsid w:val="00710024"/>
    <w:rsid w:val="0071015A"/>
    <w:rsid w:val="00710B6F"/>
    <w:rsid w:val="00710E11"/>
    <w:rsid w:val="0071105A"/>
    <w:rsid w:val="00711DEC"/>
    <w:rsid w:val="00712775"/>
    <w:rsid w:val="00712AEB"/>
    <w:rsid w:val="007131D4"/>
    <w:rsid w:val="00713B4C"/>
    <w:rsid w:val="007146CE"/>
    <w:rsid w:val="007149CE"/>
    <w:rsid w:val="00715900"/>
    <w:rsid w:val="00715E4D"/>
    <w:rsid w:val="0071651A"/>
    <w:rsid w:val="00716D51"/>
    <w:rsid w:val="00716DC2"/>
    <w:rsid w:val="00716F1E"/>
    <w:rsid w:val="0071710B"/>
    <w:rsid w:val="00717133"/>
    <w:rsid w:val="00717896"/>
    <w:rsid w:val="00717EF4"/>
    <w:rsid w:val="00717F02"/>
    <w:rsid w:val="007204C4"/>
    <w:rsid w:val="007206B6"/>
    <w:rsid w:val="00720D27"/>
    <w:rsid w:val="0072124C"/>
    <w:rsid w:val="00722568"/>
    <w:rsid w:val="00722937"/>
    <w:rsid w:val="00722A32"/>
    <w:rsid w:val="00722FD1"/>
    <w:rsid w:val="007230D2"/>
    <w:rsid w:val="00723954"/>
    <w:rsid w:val="007241C9"/>
    <w:rsid w:val="007250C3"/>
    <w:rsid w:val="00725475"/>
    <w:rsid w:val="00725B65"/>
    <w:rsid w:val="00725D61"/>
    <w:rsid w:val="00726163"/>
    <w:rsid w:val="0072783C"/>
    <w:rsid w:val="007304FD"/>
    <w:rsid w:val="00730954"/>
    <w:rsid w:val="00731085"/>
    <w:rsid w:val="00732DFC"/>
    <w:rsid w:val="00732FF0"/>
    <w:rsid w:val="007331F2"/>
    <w:rsid w:val="00733C0C"/>
    <w:rsid w:val="00733D2F"/>
    <w:rsid w:val="007346D7"/>
    <w:rsid w:val="00735519"/>
    <w:rsid w:val="007367E1"/>
    <w:rsid w:val="00736C91"/>
    <w:rsid w:val="00736E2E"/>
    <w:rsid w:val="007374DB"/>
    <w:rsid w:val="00737798"/>
    <w:rsid w:val="00737D98"/>
    <w:rsid w:val="00740072"/>
    <w:rsid w:val="00740924"/>
    <w:rsid w:val="00740CC9"/>
    <w:rsid w:val="0074128D"/>
    <w:rsid w:val="007414D5"/>
    <w:rsid w:val="00742019"/>
    <w:rsid w:val="0074330F"/>
    <w:rsid w:val="00743DE2"/>
    <w:rsid w:val="00745088"/>
    <w:rsid w:val="007458A7"/>
    <w:rsid w:val="00745992"/>
    <w:rsid w:val="007464DA"/>
    <w:rsid w:val="00747699"/>
    <w:rsid w:val="00750FE5"/>
    <w:rsid w:val="00751073"/>
    <w:rsid w:val="007536DF"/>
    <w:rsid w:val="0075381C"/>
    <w:rsid w:val="00754387"/>
    <w:rsid w:val="007544CD"/>
    <w:rsid w:val="0075486D"/>
    <w:rsid w:val="00755640"/>
    <w:rsid w:val="007556B9"/>
    <w:rsid w:val="00755751"/>
    <w:rsid w:val="007558BE"/>
    <w:rsid w:val="00755A3C"/>
    <w:rsid w:val="00757330"/>
    <w:rsid w:val="00760295"/>
    <w:rsid w:val="0076032C"/>
    <w:rsid w:val="00760629"/>
    <w:rsid w:val="00760E59"/>
    <w:rsid w:val="00761668"/>
    <w:rsid w:val="00762830"/>
    <w:rsid w:val="007637E6"/>
    <w:rsid w:val="00764000"/>
    <w:rsid w:val="00764D4E"/>
    <w:rsid w:val="00764DA4"/>
    <w:rsid w:val="00765A06"/>
    <w:rsid w:val="00766BDD"/>
    <w:rsid w:val="00766BE1"/>
    <w:rsid w:val="0076709A"/>
    <w:rsid w:val="00767893"/>
    <w:rsid w:val="007679B3"/>
    <w:rsid w:val="00767A41"/>
    <w:rsid w:val="00767B98"/>
    <w:rsid w:val="00767C8C"/>
    <w:rsid w:val="00770551"/>
    <w:rsid w:val="007707BA"/>
    <w:rsid w:val="00770C3E"/>
    <w:rsid w:val="00770D71"/>
    <w:rsid w:val="00771194"/>
    <w:rsid w:val="007716F9"/>
    <w:rsid w:val="007733DD"/>
    <w:rsid w:val="007736D9"/>
    <w:rsid w:val="007737BB"/>
    <w:rsid w:val="00773E8B"/>
    <w:rsid w:val="007746BA"/>
    <w:rsid w:val="00775D7A"/>
    <w:rsid w:val="007760DB"/>
    <w:rsid w:val="007770D6"/>
    <w:rsid w:val="0077731B"/>
    <w:rsid w:val="0077748D"/>
    <w:rsid w:val="00777C10"/>
    <w:rsid w:val="0078025F"/>
    <w:rsid w:val="007806EC"/>
    <w:rsid w:val="00780EB7"/>
    <w:rsid w:val="00781104"/>
    <w:rsid w:val="00781136"/>
    <w:rsid w:val="0078116E"/>
    <w:rsid w:val="00782DEB"/>
    <w:rsid w:val="00783723"/>
    <w:rsid w:val="00783A29"/>
    <w:rsid w:val="00783D30"/>
    <w:rsid w:val="007847B0"/>
    <w:rsid w:val="00784845"/>
    <w:rsid w:val="007850B4"/>
    <w:rsid w:val="00785458"/>
    <w:rsid w:val="00786206"/>
    <w:rsid w:val="007867EF"/>
    <w:rsid w:val="0078771F"/>
    <w:rsid w:val="00787A2B"/>
    <w:rsid w:val="007902F0"/>
    <w:rsid w:val="00790D76"/>
    <w:rsid w:val="00790F16"/>
    <w:rsid w:val="00790FAC"/>
    <w:rsid w:val="0079135A"/>
    <w:rsid w:val="007915F5"/>
    <w:rsid w:val="0079194E"/>
    <w:rsid w:val="007919DC"/>
    <w:rsid w:val="0079203E"/>
    <w:rsid w:val="007935E0"/>
    <w:rsid w:val="00793786"/>
    <w:rsid w:val="00793829"/>
    <w:rsid w:val="00793D38"/>
    <w:rsid w:val="00794081"/>
    <w:rsid w:val="0079428E"/>
    <w:rsid w:val="00794319"/>
    <w:rsid w:val="00795CF4"/>
    <w:rsid w:val="00795DC0"/>
    <w:rsid w:val="00796C50"/>
    <w:rsid w:val="007978EA"/>
    <w:rsid w:val="00797953"/>
    <w:rsid w:val="00797C7D"/>
    <w:rsid w:val="007A08C2"/>
    <w:rsid w:val="007A0AEF"/>
    <w:rsid w:val="007A1CCE"/>
    <w:rsid w:val="007A1EF6"/>
    <w:rsid w:val="007A36DC"/>
    <w:rsid w:val="007A4898"/>
    <w:rsid w:val="007A5B20"/>
    <w:rsid w:val="007A6160"/>
    <w:rsid w:val="007A6236"/>
    <w:rsid w:val="007A6443"/>
    <w:rsid w:val="007A66DD"/>
    <w:rsid w:val="007A6E6A"/>
    <w:rsid w:val="007A7A4B"/>
    <w:rsid w:val="007A7C75"/>
    <w:rsid w:val="007A7E79"/>
    <w:rsid w:val="007A7E87"/>
    <w:rsid w:val="007A7FD3"/>
    <w:rsid w:val="007B0108"/>
    <w:rsid w:val="007B0741"/>
    <w:rsid w:val="007B132D"/>
    <w:rsid w:val="007B1653"/>
    <w:rsid w:val="007B1D70"/>
    <w:rsid w:val="007B351B"/>
    <w:rsid w:val="007B40C9"/>
    <w:rsid w:val="007B4850"/>
    <w:rsid w:val="007B5D49"/>
    <w:rsid w:val="007B5DF1"/>
    <w:rsid w:val="007B664E"/>
    <w:rsid w:val="007B67B9"/>
    <w:rsid w:val="007B6B45"/>
    <w:rsid w:val="007B7185"/>
    <w:rsid w:val="007B7324"/>
    <w:rsid w:val="007B7724"/>
    <w:rsid w:val="007B78E6"/>
    <w:rsid w:val="007C0371"/>
    <w:rsid w:val="007C0C14"/>
    <w:rsid w:val="007C0E18"/>
    <w:rsid w:val="007C21B1"/>
    <w:rsid w:val="007C2FA8"/>
    <w:rsid w:val="007C3058"/>
    <w:rsid w:val="007C30FB"/>
    <w:rsid w:val="007C353A"/>
    <w:rsid w:val="007C3691"/>
    <w:rsid w:val="007C3950"/>
    <w:rsid w:val="007C3E51"/>
    <w:rsid w:val="007C401B"/>
    <w:rsid w:val="007C4543"/>
    <w:rsid w:val="007C46BF"/>
    <w:rsid w:val="007C5434"/>
    <w:rsid w:val="007C5787"/>
    <w:rsid w:val="007C58AB"/>
    <w:rsid w:val="007C5968"/>
    <w:rsid w:val="007C674D"/>
    <w:rsid w:val="007C6B43"/>
    <w:rsid w:val="007C6C1A"/>
    <w:rsid w:val="007C703A"/>
    <w:rsid w:val="007C7CDC"/>
    <w:rsid w:val="007D0437"/>
    <w:rsid w:val="007D26F3"/>
    <w:rsid w:val="007D30A2"/>
    <w:rsid w:val="007D3B40"/>
    <w:rsid w:val="007D3F5C"/>
    <w:rsid w:val="007D5264"/>
    <w:rsid w:val="007D5B9B"/>
    <w:rsid w:val="007D6095"/>
    <w:rsid w:val="007D7488"/>
    <w:rsid w:val="007D79E7"/>
    <w:rsid w:val="007D7E73"/>
    <w:rsid w:val="007D7FC6"/>
    <w:rsid w:val="007E0169"/>
    <w:rsid w:val="007E029D"/>
    <w:rsid w:val="007E0D64"/>
    <w:rsid w:val="007E112E"/>
    <w:rsid w:val="007E132D"/>
    <w:rsid w:val="007E159C"/>
    <w:rsid w:val="007E16CE"/>
    <w:rsid w:val="007E25F8"/>
    <w:rsid w:val="007E2E97"/>
    <w:rsid w:val="007E30EB"/>
    <w:rsid w:val="007E33D7"/>
    <w:rsid w:val="007E3B12"/>
    <w:rsid w:val="007E3C5A"/>
    <w:rsid w:val="007E3DF8"/>
    <w:rsid w:val="007E441E"/>
    <w:rsid w:val="007E4DC3"/>
    <w:rsid w:val="007E5A90"/>
    <w:rsid w:val="007E6378"/>
    <w:rsid w:val="007E6575"/>
    <w:rsid w:val="007E6EFA"/>
    <w:rsid w:val="007E72F8"/>
    <w:rsid w:val="007E7D98"/>
    <w:rsid w:val="007F0871"/>
    <w:rsid w:val="007F0E39"/>
    <w:rsid w:val="007F1D7F"/>
    <w:rsid w:val="007F2EF8"/>
    <w:rsid w:val="007F30DA"/>
    <w:rsid w:val="007F32C6"/>
    <w:rsid w:val="007F3535"/>
    <w:rsid w:val="007F365C"/>
    <w:rsid w:val="007F4991"/>
    <w:rsid w:val="007F4B33"/>
    <w:rsid w:val="007F51CD"/>
    <w:rsid w:val="007F5546"/>
    <w:rsid w:val="007F595A"/>
    <w:rsid w:val="007F6981"/>
    <w:rsid w:val="007F6AE9"/>
    <w:rsid w:val="007F6DE6"/>
    <w:rsid w:val="007F73BE"/>
    <w:rsid w:val="0080018A"/>
    <w:rsid w:val="00800669"/>
    <w:rsid w:val="00800BC3"/>
    <w:rsid w:val="00800C9F"/>
    <w:rsid w:val="00800D0F"/>
    <w:rsid w:val="00800D37"/>
    <w:rsid w:val="008018BF"/>
    <w:rsid w:val="00801B91"/>
    <w:rsid w:val="00801CB9"/>
    <w:rsid w:val="00802060"/>
    <w:rsid w:val="008020F7"/>
    <w:rsid w:val="00802315"/>
    <w:rsid w:val="00802E59"/>
    <w:rsid w:val="00802EA3"/>
    <w:rsid w:val="008047F2"/>
    <w:rsid w:val="00804BDC"/>
    <w:rsid w:val="008064A1"/>
    <w:rsid w:val="00806EA5"/>
    <w:rsid w:val="008071F7"/>
    <w:rsid w:val="008078C1"/>
    <w:rsid w:val="008103AB"/>
    <w:rsid w:val="00810B77"/>
    <w:rsid w:val="008115E7"/>
    <w:rsid w:val="00811FA7"/>
    <w:rsid w:val="008144A8"/>
    <w:rsid w:val="008144E6"/>
    <w:rsid w:val="00815211"/>
    <w:rsid w:val="00815605"/>
    <w:rsid w:val="0081567F"/>
    <w:rsid w:val="0081583A"/>
    <w:rsid w:val="00816513"/>
    <w:rsid w:val="00816E3B"/>
    <w:rsid w:val="008176B2"/>
    <w:rsid w:val="00820B67"/>
    <w:rsid w:val="008210D0"/>
    <w:rsid w:val="008215BF"/>
    <w:rsid w:val="0082166F"/>
    <w:rsid w:val="008216F9"/>
    <w:rsid w:val="008222E9"/>
    <w:rsid w:val="0082297D"/>
    <w:rsid w:val="008236BB"/>
    <w:rsid w:val="00823A04"/>
    <w:rsid w:val="00824B21"/>
    <w:rsid w:val="00824D33"/>
    <w:rsid w:val="00825353"/>
    <w:rsid w:val="008256A2"/>
    <w:rsid w:val="008257C1"/>
    <w:rsid w:val="00826FAA"/>
    <w:rsid w:val="00827383"/>
    <w:rsid w:val="00827AE4"/>
    <w:rsid w:val="008301F8"/>
    <w:rsid w:val="00830B6A"/>
    <w:rsid w:val="008313C0"/>
    <w:rsid w:val="00831517"/>
    <w:rsid w:val="0083197E"/>
    <w:rsid w:val="008323CE"/>
    <w:rsid w:val="008329D6"/>
    <w:rsid w:val="00833F2D"/>
    <w:rsid w:val="00834430"/>
    <w:rsid w:val="00834585"/>
    <w:rsid w:val="0083472A"/>
    <w:rsid w:val="0083574B"/>
    <w:rsid w:val="00835D3D"/>
    <w:rsid w:val="008365A5"/>
    <w:rsid w:val="00836690"/>
    <w:rsid w:val="008369AD"/>
    <w:rsid w:val="00837DB3"/>
    <w:rsid w:val="0084049B"/>
    <w:rsid w:val="00841F8A"/>
    <w:rsid w:val="0084290B"/>
    <w:rsid w:val="008431FC"/>
    <w:rsid w:val="0084352B"/>
    <w:rsid w:val="008436CA"/>
    <w:rsid w:val="0084377A"/>
    <w:rsid w:val="008437F4"/>
    <w:rsid w:val="00843AE5"/>
    <w:rsid w:val="00843E96"/>
    <w:rsid w:val="00844C91"/>
    <w:rsid w:val="00846622"/>
    <w:rsid w:val="00846736"/>
    <w:rsid w:val="00846AEB"/>
    <w:rsid w:val="00846B9E"/>
    <w:rsid w:val="00847915"/>
    <w:rsid w:val="008502FE"/>
    <w:rsid w:val="00850F2B"/>
    <w:rsid w:val="00851911"/>
    <w:rsid w:val="0085197C"/>
    <w:rsid w:val="00852099"/>
    <w:rsid w:val="0085265C"/>
    <w:rsid w:val="008533D4"/>
    <w:rsid w:val="00853777"/>
    <w:rsid w:val="00853F3F"/>
    <w:rsid w:val="0085447D"/>
    <w:rsid w:val="00855A33"/>
    <w:rsid w:val="00855AD3"/>
    <w:rsid w:val="00857490"/>
    <w:rsid w:val="008577B7"/>
    <w:rsid w:val="008579B5"/>
    <w:rsid w:val="00857C02"/>
    <w:rsid w:val="00857EA9"/>
    <w:rsid w:val="00860769"/>
    <w:rsid w:val="00860ACD"/>
    <w:rsid w:val="00861259"/>
    <w:rsid w:val="008613F4"/>
    <w:rsid w:val="00861B34"/>
    <w:rsid w:val="00861BC7"/>
    <w:rsid w:val="00861E79"/>
    <w:rsid w:val="00862F61"/>
    <w:rsid w:val="00863400"/>
    <w:rsid w:val="008639DE"/>
    <w:rsid w:val="00863A26"/>
    <w:rsid w:val="008651A7"/>
    <w:rsid w:val="008655AE"/>
    <w:rsid w:val="00865828"/>
    <w:rsid w:val="008662A4"/>
    <w:rsid w:val="008669DB"/>
    <w:rsid w:val="00866A27"/>
    <w:rsid w:val="008672DE"/>
    <w:rsid w:val="00867309"/>
    <w:rsid w:val="00867D7D"/>
    <w:rsid w:val="00867E9C"/>
    <w:rsid w:val="00867ED2"/>
    <w:rsid w:val="00867F61"/>
    <w:rsid w:val="00871A75"/>
    <w:rsid w:val="0087240C"/>
    <w:rsid w:val="0087284D"/>
    <w:rsid w:val="00872B6E"/>
    <w:rsid w:val="0087319D"/>
    <w:rsid w:val="00873385"/>
    <w:rsid w:val="0087386A"/>
    <w:rsid w:val="0087433F"/>
    <w:rsid w:val="00874783"/>
    <w:rsid w:val="00874F14"/>
    <w:rsid w:val="008754BC"/>
    <w:rsid w:val="00875A48"/>
    <w:rsid w:val="008768C5"/>
    <w:rsid w:val="00876C78"/>
    <w:rsid w:val="008772DB"/>
    <w:rsid w:val="00877993"/>
    <w:rsid w:val="00877E18"/>
    <w:rsid w:val="00880038"/>
    <w:rsid w:val="00881148"/>
    <w:rsid w:val="00881D19"/>
    <w:rsid w:val="008821DD"/>
    <w:rsid w:val="008837EB"/>
    <w:rsid w:val="00883C57"/>
    <w:rsid w:val="008840D8"/>
    <w:rsid w:val="008849C5"/>
    <w:rsid w:val="00885798"/>
    <w:rsid w:val="0088582A"/>
    <w:rsid w:val="0088647F"/>
    <w:rsid w:val="00886CF6"/>
    <w:rsid w:val="00887A8E"/>
    <w:rsid w:val="008906C3"/>
    <w:rsid w:val="008908E8"/>
    <w:rsid w:val="00892329"/>
    <w:rsid w:val="008924B4"/>
    <w:rsid w:val="00893053"/>
    <w:rsid w:val="00893294"/>
    <w:rsid w:val="00893E8A"/>
    <w:rsid w:val="008950DE"/>
    <w:rsid w:val="00895FFD"/>
    <w:rsid w:val="00896EBD"/>
    <w:rsid w:val="00897D5F"/>
    <w:rsid w:val="00897EFA"/>
    <w:rsid w:val="00897F53"/>
    <w:rsid w:val="00897F7B"/>
    <w:rsid w:val="008A0551"/>
    <w:rsid w:val="008A0C6F"/>
    <w:rsid w:val="008A0CB7"/>
    <w:rsid w:val="008A1329"/>
    <w:rsid w:val="008A1438"/>
    <w:rsid w:val="008A1C9F"/>
    <w:rsid w:val="008A26F5"/>
    <w:rsid w:val="008A27BB"/>
    <w:rsid w:val="008A28F5"/>
    <w:rsid w:val="008A2B80"/>
    <w:rsid w:val="008A2CE0"/>
    <w:rsid w:val="008A4124"/>
    <w:rsid w:val="008A5213"/>
    <w:rsid w:val="008A56CF"/>
    <w:rsid w:val="008A5A97"/>
    <w:rsid w:val="008A5F70"/>
    <w:rsid w:val="008A61DA"/>
    <w:rsid w:val="008A6ADE"/>
    <w:rsid w:val="008A6C0C"/>
    <w:rsid w:val="008A7165"/>
    <w:rsid w:val="008B0F37"/>
    <w:rsid w:val="008B13C9"/>
    <w:rsid w:val="008B1B24"/>
    <w:rsid w:val="008B2B5A"/>
    <w:rsid w:val="008B2C1C"/>
    <w:rsid w:val="008B345E"/>
    <w:rsid w:val="008B3864"/>
    <w:rsid w:val="008B39D7"/>
    <w:rsid w:val="008B49FB"/>
    <w:rsid w:val="008B4FB2"/>
    <w:rsid w:val="008B577D"/>
    <w:rsid w:val="008B626B"/>
    <w:rsid w:val="008B7908"/>
    <w:rsid w:val="008B7CB2"/>
    <w:rsid w:val="008C009D"/>
    <w:rsid w:val="008C05AE"/>
    <w:rsid w:val="008C0E21"/>
    <w:rsid w:val="008C0EAF"/>
    <w:rsid w:val="008C100A"/>
    <w:rsid w:val="008C13EC"/>
    <w:rsid w:val="008C18B3"/>
    <w:rsid w:val="008C1C55"/>
    <w:rsid w:val="008C2115"/>
    <w:rsid w:val="008C2202"/>
    <w:rsid w:val="008C2392"/>
    <w:rsid w:val="008C2CE1"/>
    <w:rsid w:val="008C2F41"/>
    <w:rsid w:val="008C2F59"/>
    <w:rsid w:val="008C325E"/>
    <w:rsid w:val="008C3D77"/>
    <w:rsid w:val="008C4554"/>
    <w:rsid w:val="008C484D"/>
    <w:rsid w:val="008C4943"/>
    <w:rsid w:val="008C4EDB"/>
    <w:rsid w:val="008C5B9A"/>
    <w:rsid w:val="008C6299"/>
    <w:rsid w:val="008D0604"/>
    <w:rsid w:val="008D2855"/>
    <w:rsid w:val="008D28E7"/>
    <w:rsid w:val="008D3491"/>
    <w:rsid w:val="008D3F8E"/>
    <w:rsid w:val="008D3FF0"/>
    <w:rsid w:val="008D4FE9"/>
    <w:rsid w:val="008D56E8"/>
    <w:rsid w:val="008D5C77"/>
    <w:rsid w:val="008D6E5C"/>
    <w:rsid w:val="008D764E"/>
    <w:rsid w:val="008D795D"/>
    <w:rsid w:val="008E00DD"/>
    <w:rsid w:val="008E0811"/>
    <w:rsid w:val="008E0A29"/>
    <w:rsid w:val="008E0B75"/>
    <w:rsid w:val="008E2080"/>
    <w:rsid w:val="008E239A"/>
    <w:rsid w:val="008E2A30"/>
    <w:rsid w:val="008E33BC"/>
    <w:rsid w:val="008E4E75"/>
    <w:rsid w:val="008E57FA"/>
    <w:rsid w:val="008E5854"/>
    <w:rsid w:val="008E58E6"/>
    <w:rsid w:val="008E5B5E"/>
    <w:rsid w:val="008E5DE4"/>
    <w:rsid w:val="008E6530"/>
    <w:rsid w:val="008E65F0"/>
    <w:rsid w:val="008E712E"/>
    <w:rsid w:val="008E7797"/>
    <w:rsid w:val="008F04F6"/>
    <w:rsid w:val="008F0B0D"/>
    <w:rsid w:val="008F1024"/>
    <w:rsid w:val="008F103D"/>
    <w:rsid w:val="008F1041"/>
    <w:rsid w:val="008F1EB1"/>
    <w:rsid w:val="008F2B21"/>
    <w:rsid w:val="008F374C"/>
    <w:rsid w:val="008F3E95"/>
    <w:rsid w:val="008F401D"/>
    <w:rsid w:val="008F47ED"/>
    <w:rsid w:val="008F48D5"/>
    <w:rsid w:val="008F4A2F"/>
    <w:rsid w:val="008F4B76"/>
    <w:rsid w:val="008F4CBD"/>
    <w:rsid w:val="008F6D2C"/>
    <w:rsid w:val="00900207"/>
    <w:rsid w:val="0090026F"/>
    <w:rsid w:val="00900337"/>
    <w:rsid w:val="00900560"/>
    <w:rsid w:val="00900849"/>
    <w:rsid w:val="00901465"/>
    <w:rsid w:val="0090183D"/>
    <w:rsid w:val="00903118"/>
    <w:rsid w:val="00904004"/>
    <w:rsid w:val="00904D87"/>
    <w:rsid w:val="00905125"/>
    <w:rsid w:val="00906007"/>
    <w:rsid w:val="0090648E"/>
    <w:rsid w:val="009065EA"/>
    <w:rsid w:val="009068C6"/>
    <w:rsid w:val="00906C2C"/>
    <w:rsid w:val="00906E97"/>
    <w:rsid w:val="00911002"/>
    <w:rsid w:val="0091159F"/>
    <w:rsid w:val="009117BD"/>
    <w:rsid w:val="00912148"/>
    <w:rsid w:val="009122BF"/>
    <w:rsid w:val="009138D4"/>
    <w:rsid w:val="009139F8"/>
    <w:rsid w:val="00913D65"/>
    <w:rsid w:val="00914023"/>
    <w:rsid w:val="00914679"/>
    <w:rsid w:val="00914691"/>
    <w:rsid w:val="00914C4C"/>
    <w:rsid w:val="00914CE2"/>
    <w:rsid w:val="00915047"/>
    <w:rsid w:val="0091569C"/>
    <w:rsid w:val="00915946"/>
    <w:rsid w:val="00915AC2"/>
    <w:rsid w:val="00915B34"/>
    <w:rsid w:val="00915E9C"/>
    <w:rsid w:val="009205C6"/>
    <w:rsid w:val="00920CBC"/>
    <w:rsid w:val="00921244"/>
    <w:rsid w:val="00922ECE"/>
    <w:rsid w:val="00923814"/>
    <w:rsid w:val="00923E57"/>
    <w:rsid w:val="009245B6"/>
    <w:rsid w:val="00924BE7"/>
    <w:rsid w:val="00925079"/>
    <w:rsid w:val="009250CB"/>
    <w:rsid w:val="009259BD"/>
    <w:rsid w:val="00925B0B"/>
    <w:rsid w:val="0092625B"/>
    <w:rsid w:val="00927061"/>
    <w:rsid w:val="00927206"/>
    <w:rsid w:val="00927667"/>
    <w:rsid w:val="009279E9"/>
    <w:rsid w:val="00930733"/>
    <w:rsid w:val="00930B6F"/>
    <w:rsid w:val="00931044"/>
    <w:rsid w:val="009318F7"/>
    <w:rsid w:val="00931B6F"/>
    <w:rsid w:val="00932748"/>
    <w:rsid w:val="00932CBE"/>
    <w:rsid w:val="00932EA9"/>
    <w:rsid w:val="009332A0"/>
    <w:rsid w:val="00933613"/>
    <w:rsid w:val="00933917"/>
    <w:rsid w:val="00934556"/>
    <w:rsid w:val="00934A32"/>
    <w:rsid w:val="00934C62"/>
    <w:rsid w:val="00934F5A"/>
    <w:rsid w:val="009363BC"/>
    <w:rsid w:val="0093676C"/>
    <w:rsid w:val="00936D60"/>
    <w:rsid w:val="009371CE"/>
    <w:rsid w:val="00937BC0"/>
    <w:rsid w:val="0094000D"/>
    <w:rsid w:val="009400A7"/>
    <w:rsid w:val="0094129D"/>
    <w:rsid w:val="00941882"/>
    <w:rsid w:val="009420EF"/>
    <w:rsid w:val="0094223D"/>
    <w:rsid w:val="009431CA"/>
    <w:rsid w:val="009440AD"/>
    <w:rsid w:val="009442D5"/>
    <w:rsid w:val="00945217"/>
    <w:rsid w:val="009452D1"/>
    <w:rsid w:val="0094598C"/>
    <w:rsid w:val="0094638B"/>
    <w:rsid w:val="00946A52"/>
    <w:rsid w:val="00946BC9"/>
    <w:rsid w:val="00946E1E"/>
    <w:rsid w:val="0094712E"/>
    <w:rsid w:val="0094762E"/>
    <w:rsid w:val="009477EA"/>
    <w:rsid w:val="00947F75"/>
    <w:rsid w:val="0095095C"/>
    <w:rsid w:val="00950B0F"/>
    <w:rsid w:val="0095192D"/>
    <w:rsid w:val="00951E73"/>
    <w:rsid w:val="00952514"/>
    <w:rsid w:val="00953645"/>
    <w:rsid w:val="00953BA6"/>
    <w:rsid w:val="00953DAD"/>
    <w:rsid w:val="00954142"/>
    <w:rsid w:val="009542C9"/>
    <w:rsid w:val="0095526F"/>
    <w:rsid w:val="009557B9"/>
    <w:rsid w:val="00955EE0"/>
    <w:rsid w:val="0095608D"/>
    <w:rsid w:val="009560F3"/>
    <w:rsid w:val="0095634A"/>
    <w:rsid w:val="00956897"/>
    <w:rsid w:val="00956E9C"/>
    <w:rsid w:val="00956F16"/>
    <w:rsid w:val="00956F9A"/>
    <w:rsid w:val="009573A8"/>
    <w:rsid w:val="00957B0F"/>
    <w:rsid w:val="00960BF0"/>
    <w:rsid w:val="00960ED2"/>
    <w:rsid w:val="00961D29"/>
    <w:rsid w:val="009629FE"/>
    <w:rsid w:val="00962A9E"/>
    <w:rsid w:val="00962CED"/>
    <w:rsid w:val="00962F1C"/>
    <w:rsid w:val="009633EE"/>
    <w:rsid w:val="00963C4F"/>
    <w:rsid w:val="00964266"/>
    <w:rsid w:val="00964671"/>
    <w:rsid w:val="009648F3"/>
    <w:rsid w:val="009648F5"/>
    <w:rsid w:val="00964B6A"/>
    <w:rsid w:val="009650AC"/>
    <w:rsid w:val="0096543C"/>
    <w:rsid w:val="00965D8C"/>
    <w:rsid w:val="00966076"/>
    <w:rsid w:val="009660E8"/>
    <w:rsid w:val="009665B5"/>
    <w:rsid w:val="00966E39"/>
    <w:rsid w:val="00967140"/>
    <w:rsid w:val="009702BF"/>
    <w:rsid w:val="009707CF"/>
    <w:rsid w:val="0097101B"/>
    <w:rsid w:val="00971BB7"/>
    <w:rsid w:val="00971E6D"/>
    <w:rsid w:val="0097228F"/>
    <w:rsid w:val="0097247C"/>
    <w:rsid w:val="0097375A"/>
    <w:rsid w:val="009748D3"/>
    <w:rsid w:val="00974A12"/>
    <w:rsid w:val="00974A5E"/>
    <w:rsid w:val="00974A90"/>
    <w:rsid w:val="0097501E"/>
    <w:rsid w:val="009752DC"/>
    <w:rsid w:val="00975C1A"/>
    <w:rsid w:val="00976E12"/>
    <w:rsid w:val="009772B0"/>
    <w:rsid w:val="00977875"/>
    <w:rsid w:val="00977D5C"/>
    <w:rsid w:val="00980FEC"/>
    <w:rsid w:val="0098157A"/>
    <w:rsid w:val="009821E7"/>
    <w:rsid w:val="0098397F"/>
    <w:rsid w:val="00983BFA"/>
    <w:rsid w:val="00983D33"/>
    <w:rsid w:val="00983EEB"/>
    <w:rsid w:val="00983F05"/>
    <w:rsid w:val="00984195"/>
    <w:rsid w:val="009841F7"/>
    <w:rsid w:val="00984B7B"/>
    <w:rsid w:val="00985158"/>
    <w:rsid w:val="009853EE"/>
    <w:rsid w:val="00985B59"/>
    <w:rsid w:val="00985BDD"/>
    <w:rsid w:val="0098681D"/>
    <w:rsid w:val="00986B2A"/>
    <w:rsid w:val="00986C99"/>
    <w:rsid w:val="00987454"/>
    <w:rsid w:val="00990611"/>
    <w:rsid w:val="0099074F"/>
    <w:rsid w:val="00991109"/>
    <w:rsid w:val="00991262"/>
    <w:rsid w:val="00991914"/>
    <w:rsid w:val="0099275A"/>
    <w:rsid w:val="0099284A"/>
    <w:rsid w:val="009942A2"/>
    <w:rsid w:val="009943A5"/>
    <w:rsid w:val="00995436"/>
    <w:rsid w:val="00995827"/>
    <w:rsid w:val="0099627C"/>
    <w:rsid w:val="0099640E"/>
    <w:rsid w:val="009965A8"/>
    <w:rsid w:val="00996FCE"/>
    <w:rsid w:val="00997942"/>
    <w:rsid w:val="00997CA6"/>
    <w:rsid w:val="00997F61"/>
    <w:rsid w:val="009A0247"/>
    <w:rsid w:val="009A191B"/>
    <w:rsid w:val="009A1B4D"/>
    <w:rsid w:val="009A1D85"/>
    <w:rsid w:val="009A20A6"/>
    <w:rsid w:val="009A27DC"/>
    <w:rsid w:val="009A3119"/>
    <w:rsid w:val="009A3BC9"/>
    <w:rsid w:val="009A4654"/>
    <w:rsid w:val="009A47E4"/>
    <w:rsid w:val="009A4E5F"/>
    <w:rsid w:val="009A561B"/>
    <w:rsid w:val="009A7655"/>
    <w:rsid w:val="009A7D1C"/>
    <w:rsid w:val="009B0047"/>
    <w:rsid w:val="009B0251"/>
    <w:rsid w:val="009B0CE1"/>
    <w:rsid w:val="009B0D3F"/>
    <w:rsid w:val="009B162D"/>
    <w:rsid w:val="009B204F"/>
    <w:rsid w:val="009B2217"/>
    <w:rsid w:val="009B22CA"/>
    <w:rsid w:val="009B36B1"/>
    <w:rsid w:val="009B3AC0"/>
    <w:rsid w:val="009B461E"/>
    <w:rsid w:val="009B558E"/>
    <w:rsid w:val="009B5C98"/>
    <w:rsid w:val="009B79EE"/>
    <w:rsid w:val="009B7D28"/>
    <w:rsid w:val="009C1ECF"/>
    <w:rsid w:val="009C1F42"/>
    <w:rsid w:val="009C2A20"/>
    <w:rsid w:val="009C38E5"/>
    <w:rsid w:val="009C3FE8"/>
    <w:rsid w:val="009C42A2"/>
    <w:rsid w:val="009C4A71"/>
    <w:rsid w:val="009C4DB4"/>
    <w:rsid w:val="009C5154"/>
    <w:rsid w:val="009C590A"/>
    <w:rsid w:val="009C5BED"/>
    <w:rsid w:val="009C749C"/>
    <w:rsid w:val="009D007F"/>
    <w:rsid w:val="009D038B"/>
    <w:rsid w:val="009D04BC"/>
    <w:rsid w:val="009D17F5"/>
    <w:rsid w:val="009D1BA9"/>
    <w:rsid w:val="009D2A24"/>
    <w:rsid w:val="009D337F"/>
    <w:rsid w:val="009D37CB"/>
    <w:rsid w:val="009D50E3"/>
    <w:rsid w:val="009D514A"/>
    <w:rsid w:val="009D5E90"/>
    <w:rsid w:val="009D6BBE"/>
    <w:rsid w:val="009D6DFD"/>
    <w:rsid w:val="009E0209"/>
    <w:rsid w:val="009E1608"/>
    <w:rsid w:val="009E1D59"/>
    <w:rsid w:val="009E1D71"/>
    <w:rsid w:val="009E1E99"/>
    <w:rsid w:val="009E2E63"/>
    <w:rsid w:val="009E3123"/>
    <w:rsid w:val="009E3289"/>
    <w:rsid w:val="009E3804"/>
    <w:rsid w:val="009E3FDC"/>
    <w:rsid w:val="009E4F11"/>
    <w:rsid w:val="009E58E3"/>
    <w:rsid w:val="009E5B77"/>
    <w:rsid w:val="009E6247"/>
    <w:rsid w:val="009E62A4"/>
    <w:rsid w:val="009E6E20"/>
    <w:rsid w:val="009E7B22"/>
    <w:rsid w:val="009E7E87"/>
    <w:rsid w:val="009F00B0"/>
    <w:rsid w:val="009F01CD"/>
    <w:rsid w:val="009F026C"/>
    <w:rsid w:val="009F04C2"/>
    <w:rsid w:val="009F05CB"/>
    <w:rsid w:val="009F1416"/>
    <w:rsid w:val="009F17C9"/>
    <w:rsid w:val="009F1C27"/>
    <w:rsid w:val="009F1DF4"/>
    <w:rsid w:val="009F25B4"/>
    <w:rsid w:val="009F266F"/>
    <w:rsid w:val="009F2AF3"/>
    <w:rsid w:val="009F3098"/>
    <w:rsid w:val="009F35B5"/>
    <w:rsid w:val="009F3655"/>
    <w:rsid w:val="009F3C4F"/>
    <w:rsid w:val="009F416A"/>
    <w:rsid w:val="009F5250"/>
    <w:rsid w:val="009F554D"/>
    <w:rsid w:val="009F566D"/>
    <w:rsid w:val="009F681A"/>
    <w:rsid w:val="009F719A"/>
    <w:rsid w:val="009F7487"/>
    <w:rsid w:val="009F777D"/>
    <w:rsid w:val="009F7D75"/>
    <w:rsid w:val="00A004FB"/>
    <w:rsid w:val="00A014C9"/>
    <w:rsid w:val="00A016CA"/>
    <w:rsid w:val="00A01FBD"/>
    <w:rsid w:val="00A023C9"/>
    <w:rsid w:val="00A0247C"/>
    <w:rsid w:val="00A02A5D"/>
    <w:rsid w:val="00A03AD5"/>
    <w:rsid w:val="00A03FD9"/>
    <w:rsid w:val="00A0426A"/>
    <w:rsid w:val="00A04439"/>
    <w:rsid w:val="00A045D7"/>
    <w:rsid w:val="00A0481C"/>
    <w:rsid w:val="00A0495A"/>
    <w:rsid w:val="00A0581A"/>
    <w:rsid w:val="00A058FB"/>
    <w:rsid w:val="00A05F46"/>
    <w:rsid w:val="00A064DC"/>
    <w:rsid w:val="00A068FA"/>
    <w:rsid w:val="00A069F9"/>
    <w:rsid w:val="00A07774"/>
    <w:rsid w:val="00A0797A"/>
    <w:rsid w:val="00A1097B"/>
    <w:rsid w:val="00A1117E"/>
    <w:rsid w:val="00A11350"/>
    <w:rsid w:val="00A1148A"/>
    <w:rsid w:val="00A11A35"/>
    <w:rsid w:val="00A139EF"/>
    <w:rsid w:val="00A13A6C"/>
    <w:rsid w:val="00A13F3B"/>
    <w:rsid w:val="00A13F54"/>
    <w:rsid w:val="00A14794"/>
    <w:rsid w:val="00A14B7F"/>
    <w:rsid w:val="00A14F8D"/>
    <w:rsid w:val="00A15CD5"/>
    <w:rsid w:val="00A16C23"/>
    <w:rsid w:val="00A16E0E"/>
    <w:rsid w:val="00A16EAE"/>
    <w:rsid w:val="00A17118"/>
    <w:rsid w:val="00A1742B"/>
    <w:rsid w:val="00A174C6"/>
    <w:rsid w:val="00A17D85"/>
    <w:rsid w:val="00A205CA"/>
    <w:rsid w:val="00A20E3C"/>
    <w:rsid w:val="00A2106A"/>
    <w:rsid w:val="00A21650"/>
    <w:rsid w:val="00A22438"/>
    <w:rsid w:val="00A229B9"/>
    <w:rsid w:val="00A2332D"/>
    <w:rsid w:val="00A235BE"/>
    <w:rsid w:val="00A241C9"/>
    <w:rsid w:val="00A243D4"/>
    <w:rsid w:val="00A24F6E"/>
    <w:rsid w:val="00A2517B"/>
    <w:rsid w:val="00A25378"/>
    <w:rsid w:val="00A2572E"/>
    <w:rsid w:val="00A25BB5"/>
    <w:rsid w:val="00A26125"/>
    <w:rsid w:val="00A262C0"/>
    <w:rsid w:val="00A26C23"/>
    <w:rsid w:val="00A2716D"/>
    <w:rsid w:val="00A27364"/>
    <w:rsid w:val="00A27AEA"/>
    <w:rsid w:val="00A305A2"/>
    <w:rsid w:val="00A3086E"/>
    <w:rsid w:val="00A31AE7"/>
    <w:rsid w:val="00A31CF9"/>
    <w:rsid w:val="00A31F2F"/>
    <w:rsid w:val="00A31F9D"/>
    <w:rsid w:val="00A32320"/>
    <w:rsid w:val="00A3283C"/>
    <w:rsid w:val="00A32932"/>
    <w:rsid w:val="00A32BB5"/>
    <w:rsid w:val="00A33538"/>
    <w:rsid w:val="00A34229"/>
    <w:rsid w:val="00A3442F"/>
    <w:rsid w:val="00A3451C"/>
    <w:rsid w:val="00A34F8D"/>
    <w:rsid w:val="00A35636"/>
    <w:rsid w:val="00A35B0D"/>
    <w:rsid w:val="00A35D68"/>
    <w:rsid w:val="00A362AA"/>
    <w:rsid w:val="00A36701"/>
    <w:rsid w:val="00A37497"/>
    <w:rsid w:val="00A37989"/>
    <w:rsid w:val="00A37F97"/>
    <w:rsid w:val="00A408BD"/>
    <w:rsid w:val="00A40975"/>
    <w:rsid w:val="00A40DB0"/>
    <w:rsid w:val="00A40DF0"/>
    <w:rsid w:val="00A4133A"/>
    <w:rsid w:val="00A416FA"/>
    <w:rsid w:val="00A41AC2"/>
    <w:rsid w:val="00A42155"/>
    <w:rsid w:val="00A4235B"/>
    <w:rsid w:val="00A42E39"/>
    <w:rsid w:val="00A42F84"/>
    <w:rsid w:val="00A43357"/>
    <w:rsid w:val="00A4398B"/>
    <w:rsid w:val="00A45078"/>
    <w:rsid w:val="00A452A2"/>
    <w:rsid w:val="00A45977"/>
    <w:rsid w:val="00A466F6"/>
    <w:rsid w:val="00A46D80"/>
    <w:rsid w:val="00A47705"/>
    <w:rsid w:val="00A50382"/>
    <w:rsid w:val="00A5049F"/>
    <w:rsid w:val="00A51793"/>
    <w:rsid w:val="00A52801"/>
    <w:rsid w:val="00A53476"/>
    <w:rsid w:val="00A53718"/>
    <w:rsid w:val="00A5382C"/>
    <w:rsid w:val="00A53B9B"/>
    <w:rsid w:val="00A5402D"/>
    <w:rsid w:val="00A540AC"/>
    <w:rsid w:val="00A55FDC"/>
    <w:rsid w:val="00A56095"/>
    <w:rsid w:val="00A5635F"/>
    <w:rsid w:val="00A563FB"/>
    <w:rsid w:val="00A5643E"/>
    <w:rsid w:val="00A569FA"/>
    <w:rsid w:val="00A56BB8"/>
    <w:rsid w:val="00A56EA2"/>
    <w:rsid w:val="00A579F8"/>
    <w:rsid w:val="00A57B50"/>
    <w:rsid w:val="00A60939"/>
    <w:rsid w:val="00A61C9D"/>
    <w:rsid w:val="00A61EE9"/>
    <w:rsid w:val="00A62642"/>
    <w:rsid w:val="00A62648"/>
    <w:rsid w:val="00A62B98"/>
    <w:rsid w:val="00A63553"/>
    <w:rsid w:val="00A63973"/>
    <w:rsid w:val="00A64536"/>
    <w:rsid w:val="00A64FC2"/>
    <w:rsid w:val="00A65038"/>
    <w:rsid w:val="00A67004"/>
    <w:rsid w:val="00A67079"/>
    <w:rsid w:val="00A70EB9"/>
    <w:rsid w:val="00A71025"/>
    <w:rsid w:val="00A71441"/>
    <w:rsid w:val="00A71655"/>
    <w:rsid w:val="00A71D9A"/>
    <w:rsid w:val="00A73751"/>
    <w:rsid w:val="00A741FE"/>
    <w:rsid w:val="00A74385"/>
    <w:rsid w:val="00A74555"/>
    <w:rsid w:val="00A74B59"/>
    <w:rsid w:val="00A751F0"/>
    <w:rsid w:val="00A752CB"/>
    <w:rsid w:val="00A758C3"/>
    <w:rsid w:val="00A75D7D"/>
    <w:rsid w:val="00A7602B"/>
    <w:rsid w:val="00A77138"/>
    <w:rsid w:val="00A77286"/>
    <w:rsid w:val="00A7744A"/>
    <w:rsid w:val="00A778F5"/>
    <w:rsid w:val="00A77F50"/>
    <w:rsid w:val="00A80106"/>
    <w:rsid w:val="00A80BE2"/>
    <w:rsid w:val="00A80F81"/>
    <w:rsid w:val="00A811DD"/>
    <w:rsid w:val="00A81B0E"/>
    <w:rsid w:val="00A82043"/>
    <w:rsid w:val="00A821CB"/>
    <w:rsid w:val="00A82C43"/>
    <w:rsid w:val="00A840A9"/>
    <w:rsid w:val="00A846E5"/>
    <w:rsid w:val="00A84B92"/>
    <w:rsid w:val="00A84D69"/>
    <w:rsid w:val="00A85131"/>
    <w:rsid w:val="00A85CF9"/>
    <w:rsid w:val="00A866A6"/>
    <w:rsid w:val="00A86DBD"/>
    <w:rsid w:val="00A87014"/>
    <w:rsid w:val="00A8703C"/>
    <w:rsid w:val="00A87BC3"/>
    <w:rsid w:val="00A9032A"/>
    <w:rsid w:val="00A9065B"/>
    <w:rsid w:val="00A915F5"/>
    <w:rsid w:val="00A92428"/>
    <w:rsid w:val="00A925CB"/>
    <w:rsid w:val="00A926D9"/>
    <w:rsid w:val="00A928CE"/>
    <w:rsid w:val="00A933E3"/>
    <w:rsid w:val="00A934AA"/>
    <w:rsid w:val="00A939C3"/>
    <w:rsid w:val="00A946DA"/>
    <w:rsid w:val="00A94A2C"/>
    <w:rsid w:val="00A94DFB"/>
    <w:rsid w:val="00A95A25"/>
    <w:rsid w:val="00A95E61"/>
    <w:rsid w:val="00A961BA"/>
    <w:rsid w:val="00A9698F"/>
    <w:rsid w:val="00A977BB"/>
    <w:rsid w:val="00AA0A4F"/>
    <w:rsid w:val="00AA0EF9"/>
    <w:rsid w:val="00AA1973"/>
    <w:rsid w:val="00AA2853"/>
    <w:rsid w:val="00AA2DBE"/>
    <w:rsid w:val="00AA3076"/>
    <w:rsid w:val="00AA33FA"/>
    <w:rsid w:val="00AA3B08"/>
    <w:rsid w:val="00AA3C72"/>
    <w:rsid w:val="00AA535F"/>
    <w:rsid w:val="00AA5A96"/>
    <w:rsid w:val="00AA7781"/>
    <w:rsid w:val="00AA7D2B"/>
    <w:rsid w:val="00AB0344"/>
    <w:rsid w:val="00AB2827"/>
    <w:rsid w:val="00AB3AA9"/>
    <w:rsid w:val="00AB3C82"/>
    <w:rsid w:val="00AB3F5C"/>
    <w:rsid w:val="00AB4090"/>
    <w:rsid w:val="00AB4418"/>
    <w:rsid w:val="00AB482E"/>
    <w:rsid w:val="00AB5523"/>
    <w:rsid w:val="00AB5D6D"/>
    <w:rsid w:val="00AB711C"/>
    <w:rsid w:val="00AB737E"/>
    <w:rsid w:val="00AB74AE"/>
    <w:rsid w:val="00AB7913"/>
    <w:rsid w:val="00AC14D9"/>
    <w:rsid w:val="00AC17CE"/>
    <w:rsid w:val="00AC295B"/>
    <w:rsid w:val="00AC2F17"/>
    <w:rsid w:val="00AC33A7"/>
    <w:rsid w:val="00AC34D9"/>
    <w:rsid w:val="00AC35F4"/>
    <w:rsid w:val="00AC39BA"/>
    <w:rsid w:val="00AC3D5F"/>
    <w:rsid w:val="00AC4623"/>
    <w:rsid w:val="00AC5823"/>
    <w:rsid w:val="00AC6A50"/>
    <w:rsid w:val="00AC6AA5"/>
    <w:rsid w:val="00AC75AC"/>
    <w:rsid w:val="00AC75C2"/>
    <w:rsid w:val="00AD08A4"/>
    <w:rsid w:val="00AD0A7B"/>
    <w:rsid w:val="00AD0CC1"/>
    <w:rsid w:val="00AD1437"/>
    <w:rsid w:val="00AD15EA"/>
    <w:rsid w:val="00AD1925"/>
    <w:rsid w:val="00AD1B33"/>
    <w:rsid w:val="00AD2949"/>
    <w:rsid w:val="00AD323A"/>
    <w:rsid w:val="00AD3E9C"/>
    <w:rsid w:val="00AD3F0E"/>
    <w:rsid w:val="00AD3F46"/>
    <w:rsid w:val="00AD43A9"/>
    <w:rsid w:val="00AD5ED1"/>
    <w:rsid w:val="00AD6119"/>
    <w:rsid w:val="00AD738A"/>
    <w:rsid w:val="00AE00C2"/>
    <w:rsid w:val="00AE05AF"/>
    <w:rsid w:val="00AE05B3"/>
    <w:rsid w:val="00AE13F9"/>
    <w:rsid w:val="00AE15E2"/>
    <w:rsid w:val="00AE2DF2"/>
    <w:rsid w:val="00AE3FDC"/>
    <w:rsid w:val="00AE413B"/>
    <w:rsid w:val="00AE466F"/>
    <w:rsid w:val="00AE4937"/>
    <w:rsid w:val="00AE5AC3"/>
    <w:rsid w:val="00AE718D"/>
    <w:rsid w:val="00AE71CD"/>
    <w:rsid w:val="00AE785B"/>
    <w:rsid w:val="00AE7DBB"/>
    <w:rsid w:val="00AF1844"/>
    <w:rsid w:val="00AF1F0A"/>
    <w:rsid w:val="00AF2A5F"/>
    <w:rsid w:val="00AF383C"/>
    <w:rsid w:val="00AF3A92"/>
    <w:rsid w:val="00AF3CF8"/>
    <w:rsid w:val="00AF4013"/>
    <w:rsid w:val="00AF4122"/>
    <w:rsid w:val="00AF49C3"/>
    <w:rsid w:val="00AF5019"/>
    <w:rsid w:val="00AF5419"/>
    <w:rsid w:val="00AF593D"/>
    <w:rsid w:val="00AF735D"/>
    <w:rsid w:val="00AF74A5"/>
    <w:rsid w:val="00AF7A93"/>
    <w:rsid w:val="00B021AB"/>
    <w:rsid w:val="00B0224F"/>
    <w:rsid w:val="00B02C7F"/>
    <w:rsid w:val="00B043CE"/>
    <w:rsid w:val="00B04BC9"/>
    <w:rsid w:val="00B05578"/>
    <w:rsid w:val="00B05703"/>
    <w:rsid w:val="00B05939"/>
    <w:rsid w:val="00B05E00"/>
    <w:rsid w:val="00B06E56"/>
    <w:rsid w:val="00B0733B"/>
    <w:rsid w:val="00B07B06"/>
    <w:rsid w:val="00B07B3A"/>
    <w:rsid w:val="00B10AA8"/>
    <w:rsid w:val="00B10AE3"/>
    <w:rsid w:val="00B11912"/>
    <w:rsid w:val="00B11A6B"/>
    <w:rsid w:val="00B120A8"/>
    <w:rsid w:val="00B128FC"/>
    <w:rsid w:val="00B12F43"/>
    <w:rsid w:val="00B13041"/>
    <w:rsid w:val="00B143B8"/>
    <w:rsid w:val="00B14EDF"/>
    <w:rsid w:val="00B15F2C"/>
    <w:rsid w:val="00B16420"/>
    <w:rsid w:val="00B16836"/>
    <w:rsid w:val="00B16A83"/>
    <w:rsid w:val="00B17788"/>
    <w:rsid w:val="00B178B0"/>
    <w:rsid w:val="00B2077D"/>
    <w:rsid w:val="00B209D3"/>
    <w:rsid w:val="00B225A6"/>
    <w:rsid w:val="00B23281"/>
    <w:rsid w:val="00B2362F"/>
    <w:rsid w:val="00B23797"/>
    <w:rsid w:val="00B240EF"/>
    <w:rsid w:val="00B241CF"/>
    <w:rsid w:val="00B2467D"/>
    <w:rsid w:val="00B24D0E"/>
    <w:rsid w:val="00B254FA"/>
    <w:rsid w:val="00B25F28"/>
    <w:rsid w:val="00B268C3"/>
    <w:rsid w:val="00B26D85"/>
    <w:rsid w:val="00B26DA9"/>
    <w:rsid w:val="00B2718B"/>
    <w:rsid w:val="00B27E34"/>
    <w:rsid w:val="00B27E81"/>
    <w:rsid w:val="00B31C08"/>
    <w:rsid w:val="00B31FE9"/>
    <w:rsid w:val="00B3228A"/>
    <w:rsid w:val="00B32426"/>
    <w:rsid w:val="00B32BD8"/>
    <w:rsid w:val="00B33A4A"/>
    <w:rsid w:val="00B3433F"/>
    <w:rsid w:val="00B34CAC"/>
    <w:rsid w:val="00B3518F"/>
    <w:rsid w:val="00B3545F"/>
    <w:rsid w:val="00B357FA"/>
    <w:rsid w:val="00B36AE5"/>
    <w:rsid w:val="00B371D8"/>
    <w:rsid w:val="00B373BB"/>
    <w:rsid w:val="00B378BF"/>
    <w:rsid w:val="00B403FC"/>
    <w:rsid w:val="00B40F5C"/>
    <w:rsid w:val="00B41087"/>
    <w:rsid w:val="00B4139D"/>
    <w:rsid w:val="00B416C3"/>
    <w:rsid w:val="00B4322D"/>
    <w:rsid w:val="00B44210"/>
    <w:rsid w:val="00B44DEE"/>
    <w:rsid w:val="00B45845"/>
    <w:rsid w:val="00B45A6F"/>
    <w:rsid w:val="00B45F9F"/>
    <w:rsid w:val="00B465F9"/>
    <w:rsid w:val="00B46792"/>
    <w:rsid w:val="00B46C5F"/>
    <w:rsid w:val="00B4737E"/>
    <w:rsid w:val="00B508C4"/>
    <w:rsid w:val="00B51BEB"/>
    <w:rsid w:val="00B522A4"/>
    <w:rsid w:val="00B52352"/>
    <w:rsid w:val="00B52395"/>
    <w:rsid w:val="00B526D3"/>
    <w:rsid w:val="00B52A7C"/>
    <w:rsid w:val="00B53123"/>
    <w:rsid w:val="00B53437"/>
    <w:rsid w:val="00B53661"/>
    <w:rsid w:val="00B5366D"/>
    <w:rsid w:val="00B54819"/>
    <w:rsid w:val="00B55905"/>
    <w:rsid w:val="00B5786F"/>
    <w:rsid w:val="00B57AA1"/>
    <w:rsid w:val="00B57AE4"/>
    <w:rsid w:val="00B604A6"/>
    <w:rsid w:val="00B60998"/>
    <w:rsid w:val="00B60C02"/>
    <w:rsid w:val="00B60C37"/>
    <w:rsid w:val="00B60EEF"/>
    <w:rsid w:val="00B610C7"/>
    <w:rsid w:val="00B6170D"/>
    <w:rsid w:val="00B6178E"/>
    <w:rsid w:val="00B62DB5"/>
    <w:rsid w:val="00B63058"/>
    <w:rsid w:val="00B65669"/>
    <w:rsid w:val="00B6567F"/>
    <w:rsid w:val="00B659F1"/>
    <w:rsid w:val="00B65E69"/>
    <w:rsid w:val="00B6605B"/>
    <w:rsid w:val="00B6660F"/>
    <w:rsid w:val="00B6666E"/>
    <w:rsid w:val="00B66A05"/>
    <w:rsid w:val="00B66EA5"/>
    <w:rsid w:val="00B712B2"/>
    <w:rsid w:val="00B7170B"/>
    <w:rsid w:val="00B71EB8"/>
    <w:rsid w:val="00B722CB"/>
    <w:rsid w:val="00B7366E"/>
    <w:rsid w:val="00B73A87"/>
    <w:rsid w:val="00B73E4E"/>
    <w:rsid w:val="00B741A7"/>
    <w:rsid w:val="00B746D6"/>
    <w:rsid w:val="00B75588"/>
    <w:rsid w:val="00B75FF3"/>
    <w:rsid w:val="00B765AF"/>
    <w:rsid w:val="00B7668D"/>
    <w:rsid w:val="00B768CA"/>
    <w:rsid w:val="00B77994"/>
    <w:rsid w:val="00B8032C"/>
    <w:rsid w:val="00B804A5"/>
    <w:rsid w:val="00B83351"/>
    <w:rsid w:val="00B85378"/>
    <w:rsid w:val="00B863AA"/>
    <w:rsid w:val="00B86925"/>
    <w:rsid w:val="00B86E92"/>
    <w:rsid w:val="00B873D0"/>
    <w:rsid w:val="00B87D15"/>
    <w:rsid w:val="00B901BF"/>
    <w:rsid w:val="00B90CC6"/>
    <w:rsid w:val="00B9124D"/>
    <w:rsid w:val="00B917C6"/>
    <w:rsid w:val="00B923A1"/>
    <w:rsid w:val="00B92894"/>
    <w:rsid w:val="00B92B84"/>
    <w:rsid w:val="00B92CFF"/>
    <w:rsid w:val="00B941BB"/>
    <w:rsid w:val="00B9420D"/>
    <w:rsid w:val="00B94237"/>
    <w:rsid w:val="00B94904"/>
    <w:rsid w:val="00B95D38"/>
    <w:rsid w:val="00B95ED9"/>
    <w:rsid w:val="00B96558"/>
    <w:rsid w:val="00B96A50"/>
    <w:rsid w:val="00B96AE3"/>
    <w:rsid w:val="00B96CD0"/>
    <w:rsid w:val="00B96E06"/>
    <w:rsid w:val="00B97F7E"/>
    <w:rsid w:val="00BA0BD2"/>
    <w:rsid w:val="00BA0CC1"/>
    <w:rsid w:val="00BA1428"/>
    <w:rsid w:val="00BA2C02"/>
    <w:rsid w:val="00BA3828"/>
    <w:rsid w:val="00BA4727"/>
    <w:rsid w:val="00BA5855"/>
    <w:rsid w:val="00BA61C3"/>
    <w:rsid w:val="00BA6988"/>
    <w:rsid w:val="00BA7921"/>
    <w:rsid w:val="00BA7CDF"/>
    <w:rsid w:val="00BB0CDE"/>
    <w:rsid w:val="00BB0DE6"/>
    <w:rsid w:val="00BB23CD"/>
    <w:rsid w:val="00BB24A1"/>
    <w:rsid w:val="00BB3FB7"/>
    <w:rsid w:val="00BB4685"/>
    <w:rsid w:val="00BB4765"/>
    <w:rsid w:val="00BB478A"/>
    <w:rsid w:val="00BB5854"/>
    <w:rsid w:val="00BB5A7A"/>
    <w:rsid w:val="00BB5D5F"/>
    <w:rsid w:val="00BB64E3"/>
    <w:rsid w:val="00BB6667"/>
    <w:rsid w:val="00BB6E89"/>
    <w:rsid w:val="00BB6F4A"/>
    <w:rsid w:val="00BB74B9"/>
    <w:rsid w:val="00BC0FE3"/>
    <w:rsid w:val="00BC168C"/>
    <w:rsid w:val="00BC1BC6"/>
    <w:rsid w:val="00BC21A2"/>
    <w:rsid w:val="00BC29D4"/>
    <w:rsid w:val="00BC29EC"/>
    <w:rsid w:val="00BC2A3F"/>
    <w:rsid w:val="00BC308E"/>
    <w:rsid w:val="00BC33F9"/>
    <w:rsid w:val="00BC56B5"/>
    <w:rsid w:val="00BC5900"/>
    <w:rsid w:val="00BC7C9F"/>
    <w:rsid w:val="00BC7D0B"/>
    <w:rsid w:val="00BC7E34"/>
    <w:rsid w:val="00BD0346"/>
    <w:rsid w:val="00BD0C75"/>
    <w:rsid w:val="00BD0D4B"/>
    <w:rsid w:val="00BD3518"/>
    <w:rsid w:val="00BD3530"/>
    <w:rsid w:val="00BD3775"/>
    <w:rsid w:val="00BD3A50"/>
    <w:rsid w:val="00BD3C97"/>
    <w:rsid w:val="00BD3E68"/>
    <w:rsid w:val="00BD4FA8"/>
    <w:rsid w:val="00BD65C5"/>
    <w:rsid w:val="00BD6A13"/>
    <w:rsid w:val="00BD6B09"/>
    <w:rsid w:val="00BD6B7C"/>
    <w:rsid w:val="00BD6C0E"/>
    <w:rsid w:val="00BD6D5B"/>
    <w:rsid w:val="00BD6FA4"/>
    <w:rsid w:val="00BD7CE5"/>
    <w:rsid w:val="00BD7E1D"/>
    <w:rsid w:val="00BE03E6"/>
    <w:rsid w:val="00BE1D8E"/>
    <w:rsid w:val="00BE2094"/>
    <w:rsid w:val="00BE25D1"/>
    <w:rsid w:val="00BE27B3"/>
    <w:rsid w:val="00BE2853"/>
    <w:rsid w:val="00BE2D9F"/>
    <w:rsid w:val="00BE31D2"/>
    <w:rsid w:val="00BE3CBA"/>
    <w:rsid w:val="00BE3D26"/>
    <w:rsid w:val="00BE3E43"/>
    <w:rsid w:val="00BE4F07"/>
    <w:rsid w:val="00BE50D9"/>
    <w:rsid w:val="00BE5177"/>
    <w:rsid w:val="00BE53E4"/>
    <w:rsid w:val="00BE55AE"/>
    <w:rsid w:val="00BE5B5D"/>
    <w:rsid w:val="00BE626F"/>
    <w:rsid w:val="00BE63C9"/>
    <w:rsid w:val="00BE6B6F"/>
    <w:rsid w:val="00BE6BEC"/>
    <w:rsid w:val="00BE6F45"/>
    <w:rsid w:val="00BE750C"/>
    <w:rsid w:val="00BE7860"/>
    <w:rsid w:val="00BE7B4F"/>
    <w:rsid w:val="00BF017B"/>
    <w:rsid w:val="00BF03FF"/>
    <w:rsid w:val="00BF0420"/>
    <w:rsid w:val="00BF078A"/>
    <w:rsid w:val="00BF19B4"/>
    <w:rsid w:val="00BF1BEB"/>
    <w:rsid w:val="00BF2031"/>
    <w:rsid w:val="00BF215E"/>
    <w:rsid w:val="00BF217A"/>
    <w:rsid w:val="00BF284D"/>
    <w:rsid w:val="00BF287C"/>
    <w:rsid w:val="00BF2F89"/>
    <w:rsid w:val="00BF3037"/>
    <w:rsid w:val="00BF3106"/>
    <w:rsid w:val="00BF3ADA"/>
    <w:rsid w:val="00BF40E1"/>
    <w:rsid w:val="00BF5131"/>
    <w:rsid w:val="00BF648A"/>
    <w:rsid w:val="00BF6A0B"/>
    <w:rsid w:val="00BF7C67"/>
    <w:rsid w:val="00C00326"/>
    <w:rsid w:val="00C02304"/>
    <w:rsid w:val="00C02D08"/>
    <w:rsid w:val="00C03AFF"/>
    <w:rsid w:val="00C04383"/>
    <w:rsid w:val="00C04D2F"/>
    <w:rsid w:val="00C05374"/>
    <w:rsid w:val="00C063EB"/>
    <w:rsid w:val="00C0640B"/>
    <w:rsid w:val="00C06832"/>
    <w:rsid w:val="00C07E68"/>
    <w:rsid w:val="00C10A7C"/>
    <w:rsid w:val="00C112D5"/>
    <w:rsid w:val="00C1162C"/>
    <w:rsid w:val="00C11A8B"/>
    <w:rsid w:val="00C11B1F"/>
    <w:rsid w:val="00C11BF1"/>
    <w:rsid w:val="00C13885"/>
    <w:rsid w:val="00C13B3D"/>
    <w:rsid w:val="00C14224"/>
    <w:rsid w:val="00C146A5"/>
    <w:rsid w:val="00C14A81"/>
    <w:rsid w:val="00C14C24"/>
    <w:rsid w:val="00C15333"/>
    <w:rsid w:val="00C1596A"/>
    <w:rsid w:val="00C15AFD"/>
    <w:rsid w:val="00C16BBF"/>
    <w:rsid w:val="00C1731F"/>
    <w:rsid w:val="00C17687"/>
    <w:rsid w:val="00C179FB"/>
    <w:rsid w:val="00C20E42"/>
    <w:rsid w:val="00C21437"/>
    <w:rsid w:val="00C22606"/>
    <w:rsid w:val="00C2351D"/>
    <w:rsid w:val="00C23B24"/>
    <w:rsid w:val="00C23BF4"/>
    <w:rsid w:val="00C23E31"/>
    <w:rsid w:val="00C23ED2"/>
    <w:rsid w:val="00C24098"/>
    <w:rsid w:val="00C24240"/>
    <w:rsid w:val="00C244E9"/>
    <w:rsid w:val="00C24962"/>
    <w:rsid w:val="00C24B0E"/>
    <w:rsid w:val="00C24B38"/>
    <w:rsid w:val="00C24C1F"/>
    <w:rsid w:val="00C2517F"/>
    <w:rsid w:val="00C251F6"/>
    <w:rsid w:val="00C25E9B"/>
    <w:rsid w:val="00C25EA6"/>
    <w:rsid w:val="00C27A60"/>
    <w:rsid w:val="00C27C1F"/>
    <w:rsid w:val="00C3046D"/>
    <w:rsid w:val="00C307F2"/>
    <w:rsid w:val="00C31169"/>
    <w:rsid w:val="00C31E57"/>
    <w:rsid w:val="00C31F2C"/>
    <w:rsid w:val="00C32A4E"/>
    <w:rsid w:val="00C32CDF"/>
    <w:rsid w:val="00C335D4"/>
    <w:rsid w:val="00C33691"/>
    <w:rsid w:val="00C33E13"/>
    <w:rsid w:val="00C34112"/>
    <w:rsid w:val="00C341CA"/>
    <w:rsid w:val="00C343D0"/>
    <w:rsid w:val="00C34ECB"/>
    <w:rsid w:val="00C36749"/>
    <w:rsid w:val="00C374E6"/>
    <w:rsid w:val="00C405C2"/>
    <w:rsid w:val="00C406DE"/>
    <w:rsid w:val="00C40D75"/>
    <w:rsid w:val="00C41BD1"/>
    <w:rsid w:val="00C42224"/>
    <w:rsid w:val="00C42A58"/>
    <w:rsid w:val="00C42C96"/>
    <w:rsid w:val="00C43085"/>
    <w:rsid w:val="00C43827"/>
    <w:rsid w:val="00C439E5"/>
    <w:rsid w:val="00C43E4A"/>
    <w:rsid w:val="00C456F5"/>
    <w:rsid w:val="00C4596D"/>
    <w:rsid w:val="00C46110"/>
    <w:rsid w:val="00C47105"/>
    <w:rsid w:val="00C4716C"/>
    <w:rsid w:val="00C472F1"/>
    <w:rsid w:val="00C472F4"/>
    <w:rsid w:val="00C47554"/>
    <w:rsid w:val="00C503EB"/>
    <w:rsid w:val="00C506EB"/>
    <w:rsid w:val="00C5107F"/>
    <w:rsid w:val="00C5148D"/>
    <w:rsid w:val="00C5157D"/>
    <w:rsid w:val="00C51FA7"/>
    <w:rsid w:val="00C530DE"/>
    <w:rsid w:val="00C53128"/>
    <w:rsid w:val="00C537D4"/>
    <w:rsid w:val="00C54FAD"/>
    <w:rsid w:val="00C56318"/>
    <w:rsid w:val="00C566A3"/>
    <w:rsid w:val="00C56F32"/>
    <w:rsid w:val="00C60BE7"/>
    <w:rsid w:val="00C61018"/>
    <w:rsid w:val="00C61218"/>
    <w:rsid w:val="00C6151D"/>
    <w:rsid w:val="00C61851"/>
    <w:rsid w:val="00C61DFD"/>
    <w:rsid w:val="00C628E4"/>
    <w:rsid w:val="00C62A5E"/>
    <w:rsid w:val="00C62C1E"/>
    <w:rsid w:val="00C647B4"/>
    <w:rsid w:val="00C65571"/>
    <w:rsid w:val="00C65863"/>
    <w:rsid w:val="00C65E36"/>
    <w:rsid w:val="00C663A5"/>
    <w:rsid w:val="00C6696E"/>
    <w:rsid w:val="00C66D24"/>
    <w:rsid w:val="00C66E30"/>
    <w:rsid w:val="00C6776A"/>
    <w:rsid w:val="00C678BD"/>
    <w:rsid w:val="00C67961"/>
    <w:rsid w:val="00C67A5A"/>
    <w:rsid w:val="00C67F05"/>
    <w:rsid w:val="00C70065"/>
    <w:rsid w:val="00C70581"/>
    <w:rsid w:val="00C70872"/>
    <w:rsid w:val="00C70FAE"/>
    <w:rsid w:val="00C71374"/>
    <w:rsid w:val="00C71460"/>
    <w:rsid w:val="00C71520"/>
    <w:rsid w:val="00C71C18"/>
    <w:rsid w:val="00C7248D"/>
    <w:rsid w:val="00C743CE"/>
    <w:rsid w:val="00C746EA"/>
    <w:rsid w:val="00C74F4F"/>
    <w:rsid w:val="00C751AF"/>
    <w:rsid w:val="00C75311"/>
    <w:rsid w:val="00C75DC5"/>
    <w:rsid w:val="00C76362"/>
    <w:rsid w:val="00C769D6"/>
    <w:rsid w:val="00C769F9"/>
    <w:rsid w:val="00C76A48"/>
    <w:rsid w:val="00C7732A"/>
    <w:rsid w:val="00C77611"/>
    <w:rsid w:val="00C8068C"/>
    <w:rsid w:val="00C80BEB"/>
    <w:rsid w:val="00C813E2"/>
    <w:rsid w:val="00C818DD"/>
    <w:rsid w:val="00C81BF5"/>
    <w:rsid w:val="00C8248F"/>
    <w:rsid w:val="00C827B6"/>
    <w:rsid w:val="00C829F0"/>
    <w:rsid w:val="00C82C66"/>
    <w:rsid w:val="00C82C7E"/>
    <w:rsid w:val="00C83F53"/>
    <w:rsid w:val="00C8431D"/>
    <w:rsid w:val="00C84BF9"/>
    <w:rsid w:val="00C84F29"/>
    <w:rsid w:val="00C85D38"/>
    <w:rsid w:val="00C865C9"/>
    <w:rsid w:val="00C866CF"/>
    <w:rsid w:val="00C86C5F"/>
    <w:rsid w:val="00C86C6C"/>
    <w:rsid w:val="00C90A0A"/>
    <w:rsid w:val="00C912B2"/>
    <w:rsid w:val="00C92FC0"/>
    <w:rsid w:val="00C93410"/>
    <w:rsid w:val="00C93BA1"/>
    <w:rsid w:val="00C93E91"/>
    <w:rsid w:val="00C9418B"/>
    <w:rsid w:val="00C942A7"/>
    <w:rsid w:val="00C94689"/>
    <w:rsid w:val="00C94FCF"/>
    <w:rsid w:val="00C953C3"/>
    <w:rsid w:val="00C95690"/>
    <w:rsid w:val="00C957E3"/>
    <w:rsid w:val="00C95B68"/>
    <w:rsid w:val="00C95C69"/>
    <w:rsid w:val="00C96068"/>
    <w:rsid w:val="00C961DC"/>
    <w:rsid w:val="00C96A73"/>
    <w:rsid w:val="00C96E90"/>
    <w:rsid w:val="00CA054B"/>
    <w:rsid w:val="00CA07EE"/>
    <w:rsid w:val="00CA0E5D"/>
    <w:rsid w:val="00CA1002"/>
    <w:rsid w:val="00CA2B33"/>
    <w:rsid w:val="00CA3C3C"/>
    <w:rsid w:val="00CA3F43"/>
    <w:rsid w:val="00CA45D2"/>
    <w:rsid w:val="00CA5636"/>
    <w:rsid w:val="00CA5C2A"/>
    <w:rsid w:val="00CA65CD"/>
    <w:rsid w:val="00CA6A2A"/>
    <w:rsid w:val="00CA7132"/>
    <w:rsid w:val="00CA7AEE"/>
    <w:rsid w:val="00CB08C3"/>
    <w:rsid w:val="00CB1085"/>
    <w:rsid w:val="00CB1DC1"/>
    <w:rsid w:val="00CB23B6"/>
    <w:rsid w:val="00CB2E31"/>
    <w:rsid w:val="00CB3FB0"/>
    <w:rsid w:val="00CB404C"/>
    <w:rsid w:val="00CB42FC"/>
    <w:rsid w:val="00CB4466"/>
    <w:rsid w:val="00CB44A2"/>
    <w:rsid w:val="00CB5002"/>
    <w:rsid w:val="00CB50DE"/>
    <w:rsid w:val="00CB5430"/>
    <w:rsid w:val="00CB5F02"/>
    <w:rsid w:val="00CB645B"/>
    <w:rsid w:val="00CB6F8A"/>
    <w:rsid w:val="00CB713B"/>
    <w:rsid w:val="00CB750E"/>
    <w:rsid w:val="00CB7B4E"/>
    <w:rsid w:val="00CB7F9E"/>
    <w:rsid w:val="00CC017A"/>
    <w:rsid w:val="00CC0732"/>
    <w:rsid w:val="00CC0D8E"/>
    <w:rsid w:val="00CC1A3D"/>
    <w:rsid w:val="00CC1DDC"/>
    <w:rsid w:val="00CC1E2B"/>
    <w:rsid w:val="00CC33CA"/>
    <w:rsid w:val="00CC37AE"/>
    <w:rsid w:val="00CC40CF"/>
    <w:rsid w:val="00CC4A4B"/>
    <w:rsid w:val="00CC4CEF"/>
    <w:rsid w:val="00CC5041"/>
    <w:rsid w:val="00CC51D5"/>
    <w:rsid w:val="00CC56C8"/>
    <w:rsid w:val="00CC591C"/>
    <w:rsid w:val="00CC655F"/>
    <w:rsid w:val="00CC6CE9"/>
    <w:rsid w:val="00CC71E9"/>
    <w:rsid w:val="00CC7545"/>
    <w:rsid w:val="00CD0596"/>
    <w:rsid w:val="00CD0C3E"/>
    <w:rsid w:val="00CD0D48"/>
    <w:rsid w:val="00CD1A89"/>
    <w:rsid w:val="00CD1BEF"/>
    <w:rsid w:val="00CD1C0D"/>
    <w:rsid w:val="00CD200A"/>
    <w:rsid w:val="00CD2253"/>
    <w:rsid w:val="00CD3275"/>
    <w:rsid w:val="00CD3D09"/>
    <w:rsid w:val="00CD4119"/>
    <w:rsid w:val="00CD4371"/>
    <w:rsid w:val="00CD55D1"/>
    <w:rsid w:val="00CD5CBA"/>
    <w:rsid w:val="00CD69AF"/>
    <w:rsid w:val="00CE0267"/>
    <w:rsid w:val="00CE0297"/>
    <w:rsid w:val="00CE174B"/>
    <w:rsid w:val="00CE1C91"/>
    <w:rsid w:val="00CE250D"/>
    <w:rsid w:val="00CE2E88"/>
    <w:rsid w:val="00CE2FB3"/>
    <w:rsid w:val="00CE339B"/>
    <w:rsid w:val="00CE3721"/>
    <w:rsid w:val="00CE3A98"/>
    <w:rsid w:val="00CE3BF0"/>
    <w:rsid w:val="00CE3C23"/>
    <w:rsid w:val="00CE4059"/>
    <w:rsid w:val="00CE4488"/>
    <w:rsid w:val="00CE48B4"/>
    <w:rsid w:val="00CE4FC5"/>
    <w:rsid w:val="00CE52AB"/>
    <w:rsid w:val="00CE5479"/>
    <w:rsid w:val="00CE5960"/>
    <w:rsid w:val="00CE69D6"/>
    <w:rsid w:val="00CE6F1B"/>
    <w:rsid w:val="00CE7387"/>
    <w:rsid w:val="00CE7E1F"/>
    <w:rsid w:val="00CF0329"/>
    <w:rsid w:val="00CF191F"/>
    <w:rsid w:val="00CF222D"/>
    <w:rsid w:val="00CF261A"/>
    <w:rsid w:val="00CF3396"/>
    <w:rsid w:val="00CF46B6"/>
    <w:rsid w:val="00CF476F"/>
    <w:rsid w:val="00CF4ABB"/>
    <w:rsid w:val="00CF4CF7"/>
    <w:rsid w:val="00CF61D0"/>
    <w:rsid w:val="00CF6773"/>
    <w:rsid w:val="00CF69B3"/>
    <w:rsid w:val="00CF73A0"/>
    <w:rsid w:val="00CF76C5"/>
    <w:rsid w:val="00CF7ABC"/>
    <w:rsid w:val="00CF7C95"/>
    <w:rsid w:val="00D0122A"/>
    <w:rsid w:val="00D01525"/>
    <w:rsid w:val="00D02E55"/>
    <w:rsid w:val="00D04BD2"/>
    <w:rsid w:val="00D05929"/>
    <w:rsid w:val="00D05982"/>
    <w:rsid w:val="00D05BA7"/>
    <w:rsid w:val="00D05E42"/>
    <w:rsid w:val="00D07D64"/>
    <w:rsid w:val="00D1042F"/>
    <w:rsid w:val="00D1054D"/>
    <w:rsid w:val="00D10A3D"/>
    <w:rsid w:val="00D10AF2"/>
    <w:rsid w:val="00D10DC5"/>
    <w:rsid w:val="00D11107"/>
    <w:rsid w:val="00D11368"/>
    <w:rsid w:val="00D11766"/>
    <w:rsid w:val="00D11D34"/>
    <w:rsid w:val="00D120BD"/>
    <w:rsid w:val="00D128D8"/>
    <w:rsid w:val="00D12EEF"/>
    <w:rsid w:val="00D12FCA"/>
    <w:rsid w:val="00D13B10"/>
    <w:rsid w:val="00D13CEA"/>
    <w:rsid w:val="00D13ED9"/>
    <w:rsid w:val="00D140CA"/>
    <w:rsid w:val="00D1426E"/>
    <w:rsid w:val="00D14A61"/>
    <w:rsid w:val="00D1502E"/>
    <w:rsid w:val="00D15E7F"/>
    <w:rsid w:val="00D15EE9"/>
    <w:rsid w:val="00D164DF"/>
    <w:rsid w:val="00D16698"/>
    <w:rsid w:val="00D16BA1"/>
    <w:rsid w:val="00D16CD9"/>
    <w:rsid w:val="00D1715A"/>
    <w:rsid w:val="00D1748F"/>
    <w:rsid w:val="00D17706"/>
    <w:rsid w:val="00D177AF"/>
    <w:rsid w:val="00D17AEB"/>
    <w:rsid w:val="00D2043C"/>
    <w:rsid w:val="00D21305"/>
    <w:rsid w:val="00D21376"/>
    <w:rsid w:val="00D22F32"/>
    <w:rsid w:val="00D232C1"/>
    <w:rsid w:val="00D2501D"/>
    <w:rsid w:val="00D254DC"/>
    <w:rsid w:val="00D25779"/>
    <w:rsid w:val="00D2595C"/>
    <w:rsid w:val="00D25C2D"/>
    <w:rsid w:val="00D25D61"/>
    <w:rsid w:val="00D25E29"/>
    <w:rsid w:val="00D25ED6"/>
    <w:rsid w:val="00D26F44"/>
    <w:rsid w:val="00D27250"/>
    <w:rsid w:val="00D27DBE"/>
    <w:rsid w:val="00D30B92"/>
    <w:rsid w:val="00D30E69"/>
    <w:rsid w:val="00D31070"/>
    <w:rsid w:val="00D31414"/>
    <w:rsid w:val="00D31980"/>
    <w:rsid w:val="00D319C5"/>
    <w:rsid w:val="00D328E0"/>
    <w:rsid w:val="00D3327F"/>
    <w:rsid w:val="00D3373B"/>
    <w:rsid w:val="00D33F72"/>
    <w:rsid w:val="00D341B3"/>
    <w:rsid w:val="00D360B5"/>
    <w:rsid w:val="00D36245"/>
    <w:rsid w:val="00D36740"/>
    <w:rsid w:val="00D37796"/>
    <w:rsid w:val="00D37CF3"/>
    <w:rsid w:val="00D40A1D"/>
    <w:rsid w:val="00D411F9"/>
    <w:rsid w:val="00D4188F"/>
    <w:rsid w:val="00D41EE5"/>
    <w:rsid w:val="00D43476"/>
    <w:rsid w:val="00D43571"/>
    <w:rsid w:val="00D435AE"/>
    <w:rsid w:val="00D43AE8"/>
    <w:rsid w:val="00D440F8"/>
    <w:rsid w:val="00D46138"/>
    <w:rsid w:val="00D46CD4"/>
    <w:rsid w:val="00D47414"/>
    <w:rsid w:val="00D47508"/>
    <w:rsid w:val="00D47ABA"/>
    <w:rsid w:val="00D50040"/>
    <w:rsid w:val="00D501E2"/>
    <w:rsid w:val="00D510F7"/>
    <w:rsid w:val="00D52843"/>
    <w:rsid w:val="00D5428A"/>
    <w:rsid w:val="00D54355"/>
    <w:rsid w:val="00D548AF"/>
    <w:rsid w:val="00D55169"/>
    <w:rsid w:val="00D56076"/>
    <w:rsid w:val="00D5618B"/>
    <w:rsid w:val="00D56291"/>
    <w:rsid w:val="00D5641E"/>
    <w:rsid w:val="00D5687B"/>
    <w:rsid w:val="00D57B82"/>
    <w:rsid w:val="00D57CE7"/>
    <w:rsid w:val="00D57D9B"/>
    <w:rsid w:val="00D60951"/>
    <w:rsid w:val="00D6187D"/>
    <w:rsid w:val="00D61954"/>
    <w:rsid w:val="00D61CF4"/>
    <w:rsid w:val="00D61D3D"/>
    <w:rsid w:val="00D62811"/>
    <w:rsid w:val="00D628A7"/>
    <w:rsid w:val="00D62F86"/>
    <w:rsid w:val="00D630ED"/>
    <w:rsid w:val="00D64F7C"/>
    <w:rsid w:val="00D64F99"/>
    <w:rsid w:val="00D64FA3"/>
    <w:rsid w:val="00D652CA"/>
    <w:rsid w:val="00D65433"/>
    <w:rsid w:val="00D66051"/>
    <w:rsid w:val="00D67531"/>
    <w:rsid w:val="00D703FD"/>
    <w:rsid w:val="00D70ACD"/>
    <w:rsid w:val="00D71993"/>
    <w:rsid w:val="00D71E48"/>
    <w:rsid w:val="00D72038"/>
    <w:rsid w:val="00D7206D"/>
    <w:rsid w:val="00D722E8"/>
    <w:rsid w:val="00D723A4"/>
    <w:rsid w:val="00D72F55"/>
    <w:rsid w:val="00D73AA9"/>
    <w:rsid w:val="00D74C5F"/>
    <w:rsid w:val="00D74CF1"/>
    <w:rsid w:val="00D753D0"/>
    <w:rsid w:val="00D75F5C"/>
    <w:rsid w:val="00D76031"/>
    <w:rsid w:val="00D76038"/>
    <w:rsid w:val="00D76296"/>
    <w:rsid w:val="00D76AED"/>
    <w:rsid w:val="00D77866"/>
    <w:rsid w:val="00D801BF"/>
    <w:rsid w:val="00D80427"/>
    <w:rsid w:val="00D805D8"/>
    <w:rsid w:val="00D807D3"/>
    <w:rsid w:val="00D80B6F"/>
    <w:rsid w:val="00D8264A"/>
    <w:rsid w:val="00D826A2"/>
    <w:rsid w:val="00D82883"/>
    <w:rsid w:val="00D82A9A"/>
    <w:rsid w:val="00D84376"/>
    <w:rsid w:val="00D848F3"/>
    <w:rsid w:val="00D84D1E"/>
    <w:rsid w:val="00D85762"/>
    <w:rsid w:val="00D85FEF"/>
    <w:rsid w:val="00D8669C"/>
    <w:rsid w:val="00D86CA1"/>
    <w:rsid w:val="00D86CBB"/>
    <w:rsid w:val="00D870F3"/>
    <w:rsid w:val="00D872A1"/>
    <w:rsid w:val="00D877D0"/>
    <w:rsid w:val="00D87844"/>
    <w:rsid w:val="00D87D3C"/>
    <w:rsid w:val="00D87DBD"/>
    <w:rsid w:val="00D90312"/>
    <w:rsid w:val="00D91629"/>
    <w:rsid w:val="00D91A6B"/>
    <w:rsid w:val="00D921C4"/>
    <w:rsid w:val="00D923A6"/>
    <w:rsid w:val="00D92FF3"/>
    <w:rsid w:val="00D9340B"/>
    <w:rsid w:val="00D942CE"/>
    <w:rsid w:val="00D943C0"/>
    <w:rsid w:val="00D945D4"/>
    <w:rsid w:val="00D94ABD"/>
    <w:rsid w:val="00D94DCE"/>
    <w:rsid w:val="00D95158"/>
    <w:rsid w:val="00D951C8"/>
    <w:rsid w:val="00D955CA"/>
    <w:rsid w:val="00D959BC"/>
    <w:rsid w:val="00D96744"/>
    <w:rsid w:val="00D96A79"/>
    <w:rsid w:val="00D97915"/>
    <w:rsid w:val="00DA11BE"/>
    <w:rsid w:val="00DA1B20"/>
    <w:rsid w:val="00DA1EDF"/>
    <w:rsid w:val="00DA259B"/>
    <w:rsid w:val="00DA27D7"/>
    <w:rsid w:val="00DA2ACD"/>
    <w:rsid w:val="00DA2EF8"/>
    <w:rsid w:val="00DA31BD"/>
    <w:rsid w:val="00DA35E4"/>
    <w:rsid w:val="00DA41FD"/>
    <w:rsid w:val="00DA42DC"/>
    <w:rsid w:val="00DA44A4"/>
    <w:rsid w:val="00DA4AF9"/>
    <w:rsid w:val="00DA4D45"/>
    <w:rsid w:val="00DA4F3B"/>
    <w:rsid w:val="00DA5210"/>
    <w:rsid w:val="00DA58B6"/>
    <w:rsid w:val="00DA5919"/>
    <w:rsid w:val="00DA5F6F"/>
    <w:rsid w:val="00DA6D74"/>
    <w:rsid w:val="00DA6EFD"/>
    <w:rsid w:val="00DA763E"/>
    <w:rsid w:val="00DA7830"/>
    <w:rsid w:val="00DA7A00"/>
    <w:rsid w:val="00DA7A99"/>
    <w:rsid w:val="00DA7B86"/>
    <w:rsid w:val="00DB0BA7"/>
    <w:rsid w:val="00DB115D"/>
    <w:rsid w:val="00DB1600"/>
    <w:rsid w:val="00DB1968"/>
    <w:rsid w:val="00DB1F3B"/>
    <w:rsid w:val="00DB3061"/>
    <w:rsid w:val="00DB36CA"/>
    <w:rsid w:val="00DB4397"/>
    <w:rsid w:val="00DB4791"/>
    <w:rsid w:val="00DB4FAB"/>
    <w:rsid w:val="00DB54CB"/>
    <w:rsid w:val="00DB5636"/>
    <w:rsid w:val="00DB621B"/>
    <w:rsid w:val="00DB63A7"/>
    <w:rsid w:val="00DB7627"/>
    <w:rsid w:val="00DB7F28"/>
    <w:rsid w:val="00DC15C3"/>
    <w:rsid w:val="00DC2332"/>
    <w:rsid w:val="00DC3982"/>
    <w:rsid w:val="00DC480C"/>
    <w:rsid w:val="00DC4A98"/>
    <w:rsid w:val="00DC4E30"/>
    <w:rsid w:val="00DC5EA7"/>
    <w:rsid w:val="00DC6337"/>
    <w:rsid w:val="00DC6EC9"/>
    <w:rsid w:val="00DC7020"/>
    <w:rsid w:val="00DC77B7"/>
    <w:rsid w:val="00DD02D4"/>
    <w:rsid w:val="00DD02F7"/>
    <w:rsid w:val="00DD0B7A"/>
    <w:rsid w:val="00DD0EAA"/>
    <w:rsid w:val="00DD0F7E"/>
    <w:rsid w:val="00DD1030"/>
    <w:rsid w:val="00DD11BF"/>
    <w:rsid w:val="00DD146E"/>
    <w:rsid w:val="00DD15A6"/>
    <w:rsid w:val="00DD209C"/>
    <w:rsid w:val="00DD2270"/>
    <w:rsid w:val="00DD25D7"/>
    <w:rsid w:val="00DD32C8"/>
    <w:rsid w:val="00DD331B"/>
    <w:rsid w:val="00DD40D0"/>
    <w:rsid w:val="00DD59A0"/>
    <w:rsid w:val="00DD615D"/>
    <w:rsid w:val="00DD66CA"/>
    <w:rsid w:val="00DD66E7"/>
    <w:rsid w:val="00DD6D0D"/>
    <w:rsid w:val="00DD6DC7"/>
    <w:rsid w:val="00DD6DDB"/>
    <w:rsid w:val="00DD7DA6"/>
    <w:rsid w:val="00DD7FB4"/>
    <w:rsid w:val="00DE1770"/>
    <w:rsid w:val="00DE1D12"/>
    <w:rsid w:val="00DE26D7"/>
    <w:rsid w:val="00DE2A27"/>
    <w:rsid w:val="00DE2BB7"/>
    <w:rsid w:val="00DE3556"/>
    <w:rsid w:val="00DE44DC"/>
    <w:rsid w:val="00DE45BA"/>
    <w:rsid w:val="00DE4EC3"/>
    <w:rsid w:val="00DE5678"/>
    <w:rsid w:val="00DE5B8C"/>
    <w:rsid w:val="00DE604C"/>
    <w:rsid w:val="00DE6F1C"/>
    <w:rsid w:val="00DE7D6A"/>
    <w:rsid w:val="00DE7D80"/>
    <w:rsid w:val="00DE7DFA"/>
    <w:rsid w:val="00DF04D9"/>
    <w:rsid w:val="00DF0AF2"/>
    <w:rsid w:val="00DF1A31"/>
    <w:rsid w:val="00DF1E23"/>
    <w:rsid w:val="00DF2123"/>
    <w:rsid w:val="00DF28AC"/>
    <w:rsid w:val="00DF292E"/>
    <w:rsid w:val="00DF3D20"/>
    <w:rsid w:val="00DF3E87"/>
    <w:rsid w:val="00DF461C"/>
    <w:rsid w:val="00DF4863"/>
    <w:rsid w:val="00DF4C48"/>
    <w:rsid w:val="00DF4D2C"/>
    <w:rsid w:val="00DF521A"/>
    <w:rsid w:val="00DF554D"/>
    <w:rsid w:val="00DF5559"/>
    <w:rsid w:val="00DF5A53"/>
    <w:rsid w:val="00DF5D48"/>
    <w:rsid w:val="00DF5EEF"/>
    <w:rsid w:val="00DF6189"/>
    <w:rsid w:val="00DF633F"/>
    <w:rsid w:val="00DF673E"/>
    <w:rsid w:val="00DF679E"/>
    <w:rsid w:val="00DF687A"/>
    <w:rsid w:val="00DF6A75"/>
    <w:rsid w:val="00DF6A93"/>
    <w:rsid w:val="00DF6CFB"/>
    <w:rsid w:val="00DF753D"/>
    <w:rsid w:val="00E00B13"/>
    <w:rsid w:val="00E01008"/>
    <w:rsid w:val="00E010FF"/>
    <w:rsid w:val="00E01110"/>
    <w:rsid w:val="00E0159A"/>
    <w:rsid w:val="00E01E83"/>
    <w:rsid w:val="00E025F7"/>
    <w:rsid w:val="00E02DDC"/>
    <w:rsid w:val="00E03245"/>
    <w:rsid w:val="00E036D7"/>
    <w:rsid w:val="00E037B5"/>
    <w:rsid w:val="00E04170"/>
    <w:rsid w:val="00E04546"/>
    <w:rsid w:val="00E04D5B"/>
    <w:rsid w:val="00E05745"/>
    <w:rsid w:val="00E05802"/>
    <w:rsid w:val="00E069A4"/>
    <w:rsid w:val="00E075E9"/>
    <w:rsid w:val="00E1061F"/>
    <w:rsid w:val="00E11C62"/>
    <w:rsid w:val="00E11C76"/>
    <w:rsid w:val="00E11E9E"/>
    <w:rsid w:val="00E12375"/>
    <w:rsid w:val="00E12C50"/>
    <w:rsid w:val="00E12EE1"/>
    <w:rsid w:val="00E161D2"/>
    <w:rsid w:val="00E17324"/>
    <w:rsid w:val="00E20692"/>
    <w:rsid w:val="00E20CF5"/>
    <w:rsid w:val="00E20EDC"/>
    <w:rsid w:val="00E21148"/>
    <w:rsid w:val="00E2219D"/>
    <w:rsid w:val="00E22CEA"/>
    <w:rsid w:val="00E22EBA"/>
    <w:rsid w:val="00E23624"/>
    <w:rsid w:val="00E240B5"/>
    <w:rsid w:val="00E2688F"/>
    <w:rsid w:val="00E268C4"/>
    <w:rsid w:val="00E27550"/>
    <w:rsid w:val="00E27994"/>
    <w:rsid w:val="00E301CD"/>
    <w:rsid w:val="00E3028B"/>
    <w:rsid w:val="00E32291"/>
    <w:rsid w:val="00E322AC"/>
    <w:rsid w:val="00E32723"/>
    <w:rsid w:val="00E32814"/>
    <w:rsid w:val="00E32C77"/>
    <w:rsid w:val="00E33F78"/>
    <w:rsid w:val="00E33FC8"/>
    <w:rsid w:val="00E34279"/>
    <w:rsid w:val="00E34548"/>
    <w:rsid w:val="00E348BB"/>
    <w:rsid w:val="00E358E6"/>
    <w:rsid w:val="00E35A03"/>
    <w:rsid w:val="00E35DF8"/>
    <w:rsid w:val="00E37042"/>
    <w:rsid w:val="00E374C2"/>
    <w:rsid w:val="00E40685"/>
    <w:rsid w:val="00E40D3F"/>
    <w:rsid w:val="00E41273"/>
    <w:rsid w:val="00E4160F"/>
    <w:rsid w:val="00E4169C"/>
    <w:rsid w:val="00E4175C"/>
    <w:rsid w:val="00E418E7"/>
    <w:rsid w:val="00E429BC"/>
    <w:rsid w:val="00E43BA5"/>
    <w:rsid w:val="00E4480D"/>
    <w:rsid w:val="00E44D05"/>
    <w:rsid w:val="00E44ED0"/>
    <w:rsid w:val="00E46045"/>
    <w:rsid w:val="00E46DF6"/>
    <w:rsid w:val="00E47975"/>
    <w:rsid w:val="00E47A0B"/>
    <w:rsid w:val="00E47B87"/>
    <w:rsid w:val="00E47FE8"/>
    <w:rsid w:val="00E503B0"/>
    <w:rsid w:val="00E506EE"/>
    <w:rsid w:val="00E51224"/>
    <w:rsid w:val="00E5144D"/>
    <w:rsid w:val="00E52612"/>
    <w:rsid w:val="00E52783"/>
    <w:rsid w:val="00E53ABF"/>
    <w:rsid w:val="00E54C08"/>
    <w:rsid w:val="00E54CD6"/>
    <w:rsid w:val="00E55994"/>
    <w:rsid w:val="00E55C8F"/>
    <w:rsid w:val="00E566A1"/>
    <w:rsid w:val="00E574A7"/>
    <w:rsid w:val="00E57987"/>
    <w:rsid w:val="00E602DC"/>
    <w:rsid w:val="00E605AE"/>
    <w:rsid w:val="00E61BFC"/>
    <w:rsid w:val="00E62359"/>
    <w:rsid w:val="00E62D0C"/>
    <w:rsid w:val="00E63AA9"/>
    <w:rsid w:val="00E63C2E"/>
    <w:rsid w:val="00E63F1E"/>
    <w:rsid w:val="00E640B4"/>
    <w:rsid w:val="00E644E1"/>
    <w:rsid w:val="00E64B37"/>
    <w:rsid w:val="00E657CA"/>
    <w:rsid w:val="00E67540"/>
    <w:rsid w:val="00E678F8"/>
    <w:rsid w:val="00E70324"/>
    <w:rsid w:val="00E70EEE"/>
    <w:rsid w:val="00E740FB"/>
    <w:rsid w:val="00E74AAB"/>
    <w:rsid w:val="00E74C5C"/>
    <w:rsid w:val="00E74F68"/>
    <w:rsid w:val="00E751DD"/>
    <w:rsid w:val="00E76386"/>
    <w:rsid w:val="00E809AF"/>
    <w:rsid w:val="00E80FBE"/>
    <w:rsid w:val="00E812A8"/>
    <w:rsid w:val="00E83390"/>
    <w:rsid w:val="00E83B0B"/>
    <w:rsid w:val="00E85320"/>
    <w:rsid w:val="00E85D92"/>
    <w:rsid w:val="00E85F3E"/>
    <w:rsid w:val="00E870C3"/>
    <w:rsid w:val="00E870F0"/>
    <w:rsid w:val="00E8766D"/>
    <w:rsid w:val="00E87A09"/>
    <w:rsid w:val="00E907B7"/>
    <w:rsid w:val="00E91252"/>
    <w:rsid w:val="00E91A3E"/>
    <w:rsid w:val="00E91CC1"/>
    <w:rsid w:val="00E92C2A"/>
    <w:rsid w:val="00E92E67"/>
    <w:rsid w:val="00E92EB4"/>
    <w:rsid w:val="00E9380F"/>
    <w:rsid w:val="00E93FEE"/>
    <w:rsid w:val="00E94F13"/>
    <w:rsid w:val="00E953E6"/>
    <w:rsid w:val="00E9581F"/>
    <w:rsid w:val="00E96136"/>
    <w:rsid w:val="00E968FE"/>
    <w:rsid w:val="00E97F80"/>
    <w:rsid w:val="00EA00BE"/>
    <w:rsid w:val="00EA0192"/>
    <w:rsid w:val="00EA0AF4"/>
    <w:rsid w:val="00EA0D36"/>
    <w:rsid w:val="00EA1134"/>
    <w:rsid w:val="00EA24A9"/>
    <w:rsid w:val="00EA26EE"/>
    <w:rsid w:val="00EA3BBE"/>
    <w:rsid w:val="00EA3E3D"/>
    <w:rsid w:val="00EA422A"/>
    <w:rsid w:val="00EA43B5"/>
    <w:rsid w:val="00EA4691"/>
    <w:rsid w:val="00EA5D95"/>
    <w:rsid w:val="00EA624D"/>
    <w:rsid w:val="00EA67B7"/>
    <w:rsid w:val="00EA6A51"/>
    <w:rsid w:val="00EA6EB9"/>
    <w:rsid w:val="00EA71B0"/>
    <w:rsid w:val="00EA726D"/>
    <w:rsid w:val="00EB0528"/>
    <w:rsid w:val="00EB0B94"/>
    <w:rsid w:val="00EB0C13"/>
    <w:rsid w:val="00EB0F68"/>
    <w:rsid w:val="00EB10CC"/>
    <w:rsid w:val="00EB1BE3"/>
    <w:rsid w:val="00EB1F2E"/>
    <w:rsid w:val="00EB1FA6"/>
    <w:rsid w:val="00EB2063"/>
    <w:rsid w:val="00EB233D"/>
    <w:rsid w:val="00EB26CF"/>
    <w:rsid w:val="00EB31F8"/>
    <w:rsid w:val="00EB5363"/>
    <w:rsid w:val="00EB5368"/>
    <w:rsid w:val="00EB5AB2"/>
    <w:rsid w:val="00EB5C03"/>
    <w:rsid w:val="00EB6BE8"/>
    <w:rsid w:val="00EB7391"/>
    <w:rsid w:val="00EB75E6"/>
    <w:rsid w:val="00EB76D6"/>
    <w:rsid w:val="00EB78F5"/>
    <w:rsid w:val="00EB7A89"/>
    <w:rsid w:val="00EB7D06"/>
    <w:rsid w:val="00EB7D24"/>
    <w:rsid w:val="00EC0096"/>
    <w:rsid w:val="00EC066A"/>
    <w:rsid w:val="00EC1D46"/>
    <w:rsid w:val="00EC1F10"/>
    <w:rsid w:val="00EC2915"/>
    <w:rsid w:val="00EC3291"/>
    <w:rsid w:val="00EC34E8"/>
    <w:rsid w:val="00EC34FE"/>
    <w:rsid w:val="00EC3589"/>
    <w:rsid w:val="00EC3BAB"/>
    <w:rsid w:val="00EC3D0F"/>
    <w:rsid w:val="00EC5AC9"/>
    <w:rsid w:val="00EC5C39"/>
    <w:rsid w:val="00EC6949"/>
    <w:rsid w:val="00EC73A2"/>
    <w:rsid w:val="00EC76C1"/>
    <w:rsid w:val="00EC797F"/>
    <w:rsid w:val="00EC7E83"/>
    <w:rsid w:val="00EC7F6F"/>
    <w:rsid w:val="00ED0376"/>
    <w:rsid w:val="00ED14DB"/>
    <w:rsid w:val="00ED1AD6"/>
    <w:rsid w:val="00ED1BA2"/>
    <w:rsid w:val="00ED228D"/>
    <w:rsid w:val="00ED255A"/>
    <w:rsid w:val="00ED3635"/>
    <w:rsid w:val="00ED3E61"/>
    <w:rsid w:val="00ED44F2"/>
    <w:rsid w:val="00ED4897"/>
    <w:rsid w:val="00ED4A4C"/>
    <w:rsid w:val="00ED4C97"/>
    <w:rsid w:val="00ED4D5C"/>
    <w:rsid w:val="00ED4E6A"/>
    <w:rsid w:val="00ED51F2"/>
    <w:rsid w:val="00ED663F"/>
    <w:rsid w:val="00ED698E"/>
    <w:rsid w:val="00ED6C2C"/>
    <w:rsid w:val="00ED7352"/>
    <w:rsid w:val="00ED737B"/>
    <w:rsid w:val="00ED7539"/>
    <w:rsid w:val="00ED7F0C"/>
    <w:rsid w:val="00ED7F61"/>
    <w:rsid w:val="00EE000D"/>
    <w:rsid w:val="00EE0D65"/>
    <w:rsid w:val="00EE10DD"/>
    <w:rsid w:val="00EE13FA"/>
    <w:rsid w:val="00EE18F8"/>
    <w:rsid w:val="00EE1CC1"/>
    <w:rsid w:val="00EE2217"/>
    <w:rsid w:val="00EE35EC"/>
    <w:rsid w:val="00EE4C38"/>
    <w:rsid w:val="00EE5C42"/>
    <w:rsid w:val="00EE5E3D"/>
    <w:rsid w:val="00EE639A"/>
    <w:rsid w:val="00EE67AF"/>
    <w:rsid w:val="00EE6B36"/>
    <w:rsid w:val="00EE7807"/>
    <w:rsid w:val="00EF04F0"/>
    <w:rsid w:val="00EF0581"/>
    <w:rsid w:val="00EF1E06"/>
    <w:rsid w:val="00EF208F"/>
    <w:rsid w:val="00EF257B"/>
    <w:rsid w:val="00EF2933"/>
    <w:rsid w:val="00EF2F61"/>
    <w:rsid w:val="00EF4E4F"/>
    <w:rsid w:val="00EF4F40"/>
    <w:rsid w:val="00EF552D"/>
    <w:rsid w:val="00EF57A1"/>
    <w:rsid w:val="00EF6705"/>
    <w:rsid w:val="00EF689F"/>
    <w:rsid w:val="00EF6D66"/>
    <w:rsid w:val="00F00AE0"/>
    <w:rsid w:val="00F00CB5"/>
    <w:rsid w:val="00F01B67"/>
    <w:rsid w:val="00F02263"/>
    <w:rsid w:val="00F0271B"/>
    <w:rsid w:val="00F02EC3"/>
    <w:rsid w:val="00F03249"/>
    <w:rsid w:val="00F04302"/>
    <w:rsid w:val="00F04722"/>
    <w:rsid w:val="00F049E9"/>
    <w:rsid w:val="00F05544"/>
    <w:rsid w:val="00F05ACB"/>
    <w:rsid w:val="00F06054"/>
    <w:rsid w:val="00F0670E"/>
    <w:rsid w:val="00F06C55"/>
    <w:rsid w:val="00F079A4"/>
    <w:rsid w:val="00F07A05"/>
    <w:rsid w:val="00F10E21"/>
    <w:rsid w:val="00F11F53"/>
    <w:rsid w:val="00F124CF"/>
    <w:rsid w:val="00F151C9"/>
    <w:rsid w:val="00F151FD"/>
    <w:rsid w:val="00F15780"/>
    <w:rsid w:val="00F15F04"/>
    <w:rsid w:val="00F1636E"/>
    <w:rsid w:val="00F164D8"/>
    <w:rsid w:val="00F16BB6"/>
    <w:rsid w:val="00F16DD8"/>
    <w:rsid w:val="00F16E9C"/>
    <w:rsid w:val="00F1716B"/>
    <w:rsid w:val="00F1750B"/>
    <w:rsid w:val="00F1771A"/>
    <w:rsid w:val="00F1785E"/>
    <w:rsid w:val="00F204D5"/>
    <w:rsid w:val="00F2066A"/>
    <w:rsid w:val="00F208AA"/>
    <w:rsid w:val="00F208D0"/>
    <w:rsid w:val="00F20B85"/>
    <w:rsid w:val="00F20F3C"/>
    <w:rsid w:val="00F2100A"/>
    <w:rsid w:val="00F223B1"/>
    <w:rsid w:val="00F23369"/>
    <w:rsid w:val="00F24384"/>
    <w:rsid w:val="00F24957"/>
    <w:rsid w:val="00F26276"/>
    <w:rsid w:val="00F26378"/>
    <w:rsid w:val="00F26DEE"/>
    <w:rsid w:val="00F2775F"/>
    <w:rsid w:val="00F302D4"/>
    <w:rsid w:val="00F3043B"/>
    <w:rsid w:val="00F308B4"/>
    <w:rsid w:val="00F30975"/>
    <w:rsid w:val="00F30A6B"/>
    <w:rsid w:val="00F30E30"/>
    <w:rsid w:val="00F31951"/>
    <w:rsid w:val="00F3198A"/>
    <w:rsid w:val="00F319AB"/>
    <w:rsid w:val="00F31F11"/>
    <w:rsid w:val="00F33451"/>
    <w:rsid w:val="00F33CEA"/>
    <w:rsid w:val="00F34CA7"/>
    <w:rsid w:val="00F35633"/>
    <w:rsid w:val="00F3634E"/>
    <w:rsid w:val="00F364EF"/>
    <w:rsid w:val="00F36ACF"/>
    <w:rsid w:val="00F371D1"/>
    <w:rsid w:val="00F374B4"/>
    <w:rsid w:val="00F37951"/>
    <w:rsid w:val="00F401D1"/>
    <w:rsid w:val="00F41914"/>
    <w:rsid w:val="00F42058"/>
    <w:rsid w:val="00F42757"/>
    <w:rsid w:val="00F42D70"/>
    <w:rsid w:val="00F42E23"/>
    <w:rsid w:val="00F42FA1"/>
    <w:rsid w:val="00F43226"/>
    <w:rsid w:val="00F438D0"/>
    <w:rsid w:val="00F44400"/>
    <w:rsid w:val="00F4491D"/>
    <w:rsid w:val="00F4498A"/>
    <w:rsid w:val="00F44F2C"/>
    <w:rsid w:val="00F458AD"/>
    <w:rsid w:val="00F466C2"/>
    <w:rsid w:val="00F4751E"/>
    <w:rsid w:val="00F47808"/>
    <w:rsid w:val="00F47997"/>
    <w:rsid w:val="00F47FC7"/>
    <w:rsid w:val="00F5039C"/>
    <w:rsid w:val="00F50C15"/>
    <w:rsid w:val="00F51111"/>
    <w:rsid w:val="00F52839"/>
    <w:rsid w:val="00F53404"/>
    <w:rsid w:val="00F53755"/>
    <w:rsid w:val="00F54D30"/>
    <w:rsid w:val="00F54D54"/>
    <w:rsid w:val="00F568CD"/>
    <w:rsid w:val="00F572DC"/>
    <w:rsid w:val="00F575F6"/>
    <w:rsid w:val="00F6181A"/>
    <w:rsid w:val="00F620DD"/>
    <w:rsid w:val="00F62967"/>
    <w:rsid w:val="00F63230"/>
    <w:rsid w:val="00F637AD"/>
    <w:rsid w:val="00F637F5"/>
    <w:rsid w:val="00F63B22"/>
    <w:rsid w:val="00F63BCD"/>
    <w:rsid w:val="00F63E0C"/>
    <w:rsid w:val="00F64014"/>
    <w:rsid w:val="00F64155"/>
    <w:rsid w:val="00F64A36"/>
    <w:rsid w:val="00F65160"/>
    <w:rsid w:val="00F6548D"/>
    <w:rsid w:val="00F665E4"/>
    <w:rsid w:val="00F6737E"/>
    <w:rsid w:val="00F678E3"/>
    <w:rsid w:val="00F703A4"/>
    <w:rsid w:val="00F70870"/>
    <w:rsid w:val="00F70B11"/>
    <w:rsid w:val="00F70FA5"/>
    <w:rsid w:val="00F71311"/>
    <w:rsid w:val="00F72CB1"/>
    <w:rsid w:val="00F72D57"/>
    <w:rsid w:val="00F72DE5"/>
    <w:rsid w:val="00F72F87"/>
    <w:rsid w:val="00F7311C"/>
    <w:rsid w:val="00F732B8"/>
    <w:rsid w:val="00F73C40"/>
    <w:rsid w:val="00F74855"/>
    <w:rsid w:val="00F749D8"/>
    <w:rsid w:val="00F74C65"/>
    <w:rsid w:val="00F753D6"/>
    <w:rsid w:val="00F7612B"/>
    <w:rsid w:val="00F767DF"/>
    <w:rsid w:val="00F7710C"/>
    <w:rsid w:val="00F8072F"/>
    <w:rsid w:val="00F80E3E"/>
    <w:rsid w:val="00F82081"/>
    <w:rsid w:val="00F8256D"/>
    <w:rsid w:val="00F8262E"/>
    <w:rsid w:val="00F84566"/>
    <w:rsid w:val="00F845F6"/>
    <w:rsid w:val="00F84A08"/>
    <w:rsid w:val="00F84A2F"/>
    <w:rsid w:val="00F84E3E"/>
    <w:rsid w:val="00F86757"/>
    <w:rsid w:val="00F870C8"/>
    <w:rsid w:val="00F87233"/>
    <w:rsid w:val="00F872D8"/>
    <w:rsid w:val="00F87B3A"/>
    <w:rsid w:val="00F90182"/>
    <w:rsid w:val="00F902E2"/>
    <w:rsid w:val="00F9183E"/>
    <w:rsid w:val="00F926D1"/>
    <w:rsid w:val="00F92A9A"/>
    <w:rsid w:val="00F93795"/>
    <w:rsid w:val="00F93FC5"/>
    <w:rsid w:val="00F9409C"/>
    <w:rsid w:val="00F94114"/>
    <w:rsid w:val="00F94236"/>
    <w:rsid w:val="00F947FE"/>
    <w:rsid w:val="00F9516A"/>
    <w:rsid w:val="00F951AD"/>
    <w:rsid w:val="00F952AA"/>
    <w:rsid w:val="00F9546E"/>
    <w:rsid w:val="00F95ACA"/>
    <w:rsid w:val="00F960D0"/>
    <w:rsid w:val="00F971D6"/>
    <w:rsid w:val="00FA0289"/>
    <w:rsid w:val="00FA04BB"/>
    <w:rsid w:val="00FA1459"/>
    <w:rsid w:val="00FA22CA"/>
    <w:rsid w:val="00FA2B76"/>
    <w:rsid w:val="00FA2D4F"/>
    <w:rsid w:val="00FA2F92"/>
    <w:rsid w:val="00FA3891"/>
    <w:rsid w:val="00FA41D1"/>
    <w:rsid w:val="00FA4481"/>
    <w:rsid w:val="00FA4ED4"/>
    <w:rsid w:val="00FA4EE5"/>
    <w:rsid w:val="00FA5073"/>
    <w:rsid w:val="00FA508C"/>
    <w:rsid w:val="00FA56D9"/>
    <w:rsid w:val="00FA572C"/>
    <w:rsid w:val="00FA5ADC"/>
    <w:rsid w:val="00FA5B4A"/>
    <w:rsid w:val="00FA6675"/>
    <w:rsid w:val="00FA769F"/>
    <w:rsid w:val="00FB0086"/>
    <w:rsid w:val="00FB1639"/>
    <w:rsid w:val="00FB168A"/>
    <w:rsid w:val="00FB17CB"/>
    <w:rsid w:val="00FB1AD6"/>
    <w:rsid w:val="00FB2016"/>
    <w:rsid w:val="00FB436A"/>
    <w:rsid w:val="00FB458C"/>
    <w:rsid w:val="00FB4C3E"/>
    <w:rsid w:val="00FB5157"/>
    <w:rsid w:val="00FB518E"/>
    <w:rsid w:val="00FB5829"/>
    <w:rsid w:val="00FB5964"/>
    <w:rsid w:val="00FB5A88"/>
    <w:rsid w:val="00FB69AF"/>
    <w:rsid w:val="00FB7B66"/>
    <w:rsid w:val="00FB7D17"/>
    <w:rsid w:val="00FC0528"/>
    <w:rsid w:val="00FC0A3B"/>
    <w:rsid w:val="00FC13C3"/>
    <w:rsid w:val="00FC1826"/>
    <w:rsid w:val="00FC1ADF"/>
    <w:rsid w:val="00FC235D"/>
    <w:rsid w:val="00FC3548"/>
    <w:rsid w:val="00FC3EE3"/>
    <w:rsid w:val="00FC4E0D"/>
    <w:rsid w:val="00FC527B"/>
    <w:rsid w:val="00FC56D4"/>
    <w:rsid w:val="00FC5810"/>
    <w:rsid w:val="00FC7D56"/>
    <w:rsid w:val="00FC7DC9"/>
    <w:rsid w:val="00FC7FB3"/>
    <w:rsid w:val="00FD0D23"/>
    <w:rsid w:val="00FD0E6D"/>
    <w:rsid w:val="00FD1642"/>
    <w:rsid w:val="00FD1674"/>
    <w:rsid w:val="00FD17F9"/>
    <w:rsid w:val="00FD1FAA"/>
    <w:rsid w:val="00FD2042"/>
    <w:rsid w:val="00FD31E0"/>
    <w:rsid w:val="00FD45F5"/>
    <w:rsid w:val="00FD55CD"/>
    <w:rsid w:val="00FD591A"/>
    <w:rsid w:val="00FD5954"/>
    <w:rsid w:val="00FD67F1"/>
    <w:rsid w:val="00FD7B4A"/>
    <w:rsid w:val="00FD7D2C"/>
    <w:rsid w:val="00FE0526"/>
    <w:rsid w:val="00FE0CFA"/>
    <w:rsid w:val="00FE14CF"/>
    <w:rsid w:val="00FE1C67"/>
    <w:rsid w:val="00FE238F"/>
    <w:rsid w:val="00FE2791"/>
    <w:rsid w:val="00FE3321"/>
    <w:rsid w:val="00FE4436"/>
    <w:rsid w:val="00FE45A3"/>
    <w:rsid w:val="00FE4A1E"/>
    <w:rsid w:val="00FE5233"/>
    <w:rsid w:val="00FE592D"/>
    <w:rsid w:val="00FE5D93"/>
    <w:rsid w:val="00FE7875"/>
    <w:rsid w:val="00FF10A1"/>
    <w:rsid w:val="00FF1525"/>
    <w:rsid w:val="00FF1B73"/>
    <w:rsid w:val="00FF1C6B"/>
    <w:rsid w:val="00FF2ADA"/>
    <w:rsid w:val="00FF2ED6"/>
    <w:rsid w:val="00FF3036"/>
    <w:rsid w:val="00FF3F75"/>
    <w:rsid w:val="00FF456C"/>
    <w:rsid w:val="00FF4899"/>
    <w:rsid w:val="00FF50CA"/>
    <w:rsid w:val="00FF6B27"/>
    <w:rsid w:val="00FF7869"/>
    <w:rsid w:val="00FF7A27"/>
    <w:rsid w:val="00FF7E35"/>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CD5F"/>
  <w15:chartTrackingRefBased/>
  <w15:docId w15:val="{159B2D24-3DF6-4948-A107-D0C926C5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24A2"/>
    <w:rPr>
      <w:color w:val="0563C1" w:themeColor="hyperlink"/>
      <w:u w:val="single"/>
    </w:rPr>
  </w:style>
  <w:style w:type="paragraph" w:styleId="FootnoteText">
    <w:name w:val="footnote text"/>
    <w:basedOn w:val="Normal"/>
    <w:link w:val="FootnoteTextChar"/>
    <w:uiPriority w:val="99"/>
    <w:unhideWhenUsed/>
    <w:rsid w:val="006124A2"/>
    <w:rPr>
      <w:sz w:val="20"/>
      <w:szCs w:val="20"/>
    </w:rPr>
  </w:style>
  <w:style w:type="character" w:customStyle="1" w:styleId="FootnoteTextChar">
    <w:name w:val="Footnote Text Char"/>
    <w:basedOn w:val="DefaultParagraphFont"/>
    <w:link w:val="FootnoteText"/>
    <w:uiPriority w:val="99"/>
    <w:rsid w:val="006124A2"/>
    <w:rPr>
      <w:sz w:val="20"/>
      <w:szCs w:val="20"/>
    </w:rPr>
  </w:style>
  <w:style w:type="character" w:styleId="FootnoteReference">
    <w:name w:val="footnote reference"/>
    <w:basedOn w:val="DefaultParagraphFont"/>
    <w:uiPriority w:val="99"/>
    <w:unhideWhenUsed/>
    <w:rsid w:val="006124A2"/>
    <w:rPr>
      <w:vertAlign w:val="superscript"/>
    </w:rPr>
  </w:style>
  <w:style w:type="paragraph" w:styleId="NoSpacing">
    <w:name w:val="No Spacing"/>
    <w:uiPriority w:val="1"/>
    <w:qFormat/>
    <w:rsid w:val="006124A2"/>
    <w:rPr>
      <w:rFonts w:eastAsiaTheme="minorHAnsi" w:cs="Times New Roman"/>
      <w:lang w:eastAsia="en-US"/>
    </w:rPr>
  </w:style>
  <w:style w:type="paragraph" w:styleId="ListParagraph">
    <w:name w:val="List Paragraph"/>
    <w:basedOn w:val="Normal"/>
    <w:uiPriority w:val="34"/>
    <w:qFormat/>
    <w:rsid w:val="007E6575"/>
    <w:pPr>
      <w:ind w:left="720"/>
      <w:contextualSpacing/>
    </w:pPr>
  </w:style>
  <w:style w:type="character" w:styleId="CommentReference">
    <w:name w:val="annotation reference"/>
    <w:basedOn w:val="DefaultParagraphFont"/>
    <w:uiPriority w:val="99"/>
    <w:semiHidden/>
    <w:unhideWhenUsed/>
    <w:rsid w:val="007E6575"/>
    <w:rPr>
      <w:sz w:val="16"/>
      <w:szCs w:val="16"/>
    </w:rPr>
  </w:style>
  <w:style w:type="paragraph" w:styleId="CommentText">
    <w:name w:val="annotation text"/>
    <w:basedOn w:val="Normal"/>
    <w:link w:val="CommentTextChar"/>
    <w:uiPriority w:val="99"/>
    <w:unhideWhenUsed/>
    <w:rsid w:val="007E6575"/>
    <w:rPr>
      <w:rFonts w:ascii="Century Schoolbook" w:hAnsi="Century Schoolbook"/>
      <w:sz w:val="20"/>
      <w:szCs w:val="20"/>
    </w:rPr>
  </w:style>
  <w:style w:type="character" w:customStyle="1" w:styleId="CommentTextChar">
    <w:name w:val="Comment Text Char"/>
    <w:basedOn w:val="DefaultParagraphFont"/>
    <w:link w:val="CommentText"/>
    <w:uiPriority w:val="99"/>
    <w:rsid w:val="007E6575"/>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C406DE"/>
    <w:rPr>
      <w:rFonts w:ascii="Times New Roman" w:hAnsi="Times New Roman"/>
      <w:b/>
      <w:bCs/>
    </w:rPr>
  </w:style>
  <w:style w:type="character" w:customStyle="1" w:styleId="CommentSubjectChar">
    <w:name w:val="Comment Subject Char"/>
    <w:basedOn w:val="CommentTextChar"/>
    <w:link w:val="CommentSubject"/>
    <w:uiPriority w:val="99"/>
    <w:semiHidden/>
    <w:rsid w:val="00C406DE"/>
    <w:rPr>
      <w:rFonts w:ascii="Century Schoolbook" w:hAnsi="Century Schoolbook"/>
      <w:b/>
      <w:bCs/>
      <w:sz w:val="20"/>
      <w:szCs w:val="20"/>
    </w:rPr>
  </w:style>
  <w:style w:type="character" w:customStyle="1" w:styleId="apple-converted-space">
    <w:name w:val="apple-converted-space"/>
    <w:basedOn w:val="DefaultParagraphFont"/>
    <w:rsid w:val="00C406DE"/>
  </w:style>
  <w:style w:type="paragraph" w:styleId="Footer">
    <w:name w:val="footer"/>
    <w:basedOn w:val="Normal"/>
    <w:link w:val="FooterChar"/>
    <w:uiPriority w:val="99"/>
    <w:unhideWhenUsed/>
    <w:rsid w:val="000C5CEC"/>
    <w:pPr>
      <w:tabs>
        <w:tab w:val="center" w:pos="4680"/>
        <w:tab w:val="right" w:pos="9360"/>
      </w:tabs>
    </w:pPr>
  </w:style>
  <w:style w:type="character" w:customStyle="1" w:styleId="FooterChar">
    <w:name w:val="Footer Char"/>
    <w:basedOn w:val="DefaultParagraphFont"/>
    <w:link w:val="Footer"/>
    <w:uiPriority w:val="99"/>
    <w:rsid w:val="000C5CEC"/>
  </w:style>
  <w:style w:type="character" w:styleId="PageNumber">
    <w:name w:val="page number"/>
    <w:basedOn w:val="DefaultParagraphFont"/>
    <w:uiPriority w:val="99"/>
    <w:semiHidden/>
    <w:unhideWhenUsed/>
    <w:rsid w:val="000C5CEC"/>
  </w:style>
  <w:style w:type="character" w:styleId="UnresolvedMention">
    <w:name w:val="Unresolved Mention"/>
    <w:basedOn w:val="DefaultParagraphFont"/>
    <w:uiPriority w:val="99"/>
    <w:semiHidden/>
    <w:unhideWhenUsed/>
    <w:rsid w:val="00682F09"/>
    <w:rPr>
      <w:color w:val="605E5C"/>
      <w:shd w:val="clear" w:color="auto" w:fill="E1DFDD"/>
    </w:rPr>
  </w:style>
  <w:style w:type="character" w:styleId="FollowedHyperlink">
    <w:name w:val="FollowedHyperlink"/>
    <w:basedOn w:val="DefaultParagraphFont"/>
    <w:uiPriority w:val="99"/>
    <w:semiHidden/>
    <w:unhideWhenUsed/>
    <w:rsid w:val="00DE45BA"/>
    <w:rPr>
      <w:color w:val="954F72" w:themeColor="followedHyperlink"/>
      <w:u w:val="single"/>
    </w:rPr>
  </w:style>
  <w:style w:type="paragraph" w:styleId="Bibliography">
    <w:name w:val="Bibliography"/>
    <w:basedOn w:val="Normal"/>
    <w:next w:val="Normal"/>
    <w:uiPriority w:val="37"/>
    <w:unhideWhenUsed/>
    <w:rsid w:val="00C94689"/>
    <w:pPr>
      <w:ind w:left="720" w:hanging="720"/>
    </w:pPr>
  </w:style>
  <w:style w:type="character" w:styleId="PlaceholderText">
    <w:name w:val="Placeholder Text"/>
    <w:basedOn w:val="DefaultParagraphFont"/>
    <w:uiPriority w:val="99"/>
    <w:semiHidden/>
    <w:rsid w:val="00F164D8"/>
    <w:rPr>
      <w:color w:val="808080"/>
    </w:rPr>
  </w:style>
  <w:style w:type="paragraph" w:styleId="Revision">
    <w:name w:val="Revision"/>
    <w:hidden/>
    <w:uiPriority w:val="99"/>
    <w:semiHidden/>
    <w:rsid w:val="00A50382"/>
  </w:style>
  <w:style w:type="paragraph" w:styleId="EndnoteText">
    <w:name w:val="endnote text"/>
    <w:basedOn w:val="Normal"/>
    <w:link w:val="EndnoteTextChar"/>
    <w:uiPriority w:val="99"/>
    <w:semiHidden/>
    <w:unhideWhenUsed/>
    <w:rsid w:val="008D3F8E"/>
    <w:rPr>
      <w:sz w:val="20"/>
      <w:szCs w:val="20"/>
    </w:rPr>
  </w:style>
  <w:style w:type="character" w:customStyle="1" w:styleId="EndnoteTextChar">
    <w:name w:val="Endnote Text Char"/>
    <w:basedOn w:val="DefaultParagraphFont"/>
    <w:link w:val="EndnoteText"/>
    <w:uiPriority w:val="99"/>
    <w:semiHidden/>
    <w:rsid w:val="008D3F8E"/>
    <w:rPr>
      <w:sz w:val="20"/>
      <w:szCs w:val="20"/>
    </w:rPr>
  </w:style>
  <w:style w:type="character" w:styleId="EndnoteReference">
    <w:name w:val="endnote reference"/>
    <w:basedOn w:val="DefaultParagraphFont"/>
    <w:uiPriority w:val="99"/>
    <w:semiHidden/>
    <w:unhideWhenUsed/>
    <w:rsid w:val="008D3F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1241">
      <w:bodyDiv w:val="1"/>
      <w:marLeft w:val="0"/>
      <w:marRight w:val="0"/>
      <w:marTop w:val="0"/>
      <w:marBottom w:val="0"/>
      <w:divBdr>
        <w:top w:val="none" w:sz="0" w:space="0" w:color="auto"/>
        <w:left w:val="none" w:sz="0" w:space="0" w:color="auto"/>
        <w:bottom w:val="none" w:sz="0" w:space="0" w:color="auto"/>
        <w:right w:val="none" w:sz="0" w:space="0" w:color="auto"/>
      </w:divBdr>
    </w:div>
    <w:div w:id="583534215">
      <w:bodyDiv w:val="1"/>
      <w:marLeft w:val="0"/>
      <w:marRight w:val="0"/>
      <w:marTop w:val="0"/>
      <w:marBottom w:val="0"/>
      <w:divBdr>
        <w:top w:val="none" w:sz="0" w:space="0" w:color="auto"/>
        <w:left w:val="none" w:sz="0" w:space="0" w:color="auto"/>
        <w:bottom w:val="none" w:sz="0" w:space="0" w:color="auto"/>
        <w:right w:val="none" w:sz="0" w:space="0" w:color="auto"/>
      </w:divBdr>
    </w:div>
    <w:div w:id="969744074">
      <w:bodyDiv w:val="1"/>
      <w:marLeft w:val="0"/>
      <w:marRight w:val="0"/>
      <w:marTop w:val="0"/>
      <w:marBottom w:val="0"/>
      <w:divBdr>
        <w:top w:val="none" w:sz="0" w:space="0" w:color="auto"/>
        <w:left w:val="none" w:sz="0" w:space="0" w:color="auto"/>
        <w:bottom w:val="none" w:sz="0" w:space="0" w:color="auto"/>
        <w:right w:val="none" w:sz="0" w:space="0" w:color="auto"/>
      </w:divBdr>
    </w:div>
    <w:div w:id="1336961456">
      <w:bodyDiv w:val="1"/>
      <w:marLeft w:val="0"/>
      <w:marRight w:val="0"/>
      <w:marTop w:val="0"/>
      <w:marBottom w:val="0"/>
      <w:divBdr>
        <w:top w:val="none" w:sz="0" w:space="0" w:color="auto"/>
        <w:left w:val="none" w:sz="0" w:space="0" w:color="auto"/>
        <w:bottom w:val="none" w:sz="0" w:space="0" w:color="auto"/>
        <w:right w:val="none" w:sz="0" w:space="0" w:color="auto"/>
      </w:divBdr>
    </w:div>
    <w:div w:id="1498500570">
      <w:bodyDiv w:val="1"/>
      <w:marLeft w:val="0"/>
      <w:marRight w:val="0"/>
      <w:marTop w:val="0"/>
      <w:marBottom w:val="0"/>
      <w:divBdr>
        <w:top w:val="none" w:sz="0" w:space="0" w:color="auto"/>
        <w:left w:val="none" w:sz="0" w:space="0" w:color="auto"/>
        <w:bottom w:val="none" w:sz="0" w:space="0" w:color="auto"/>
        <w:right w:val="none" w:sz="0" w:space="0" w:color="auto"/>
      </w:divBdr>
      <w:divsChild>
        <w:div w:id="1688558737">
          <w:marLeft w:val="0"/>
          <w:marRight w:val="0"/>
          <w:marTop w:val="0"/>
          <w:marBottom w:val="0"/>
          <w:divBdr>
            <w:top w:val="none" w:sz="0" w:space="0" w:color="auto"/>
            <w:left w:val="none" w:sz="0" w:space="0" w:color="auto"/>
            <w:bottom w:val="none" w:sz="0" w:space="0" w:color="auto"/>
            <w:right w:val="none" w:sz="0" w:space="0" w:color="auto"/>
          </w:divBdr>
        </w:div>
      </w:divsChild>
    </w:div>
    <w:div w:id="1523518299">
      <w:bodyDiv w:val="1"/>
      <w:marLeft w:val="0"/>
      <w:marRight w:val="0"/>
      <w:marTop w:val="0"/>
      <w:marBottom w:val="0"/>
      <w:divBdr>
        <w:top w:val="none" w:sz="0" w:space="0" w:color="auto"/>
        <w:left w:val="none" w:sz="0" w:space="0" w:color="auto"/>
        <w:bottom w:val="none" w:sz="0" w:space="0" w:color="auto"/>
        <w:right w:val="none" w:sz="0" w:space="0" w:color="auto"/>
      </w:divBdr>
    </w:div>
    <w:div w:id="1595359271">
      <w:bodyDiv w:val="1"/>
      <w:marLeft w:val="0"/>
      <w:marRight w:val="0"/>
      <w:marTop w:val="0"/>
      <w:marBottom w:val="0"/>
      <w:divBdr>
        <w:top w:val="none" w:sz="0" w:space="0" w:color="auto"/>
        <w:left w:val="none" w:sz="0" w:space="0" w:color="auto"/>
        <w:bottom w:val="none" w:sz="0" w:space="0" w:color="auto"/>
        <w:right w:val="none" w:sz="0" w:space="0" w:color="auto"/>
      </w:divBdr>
    </w:div>
    <w:div w:id="1985691732">
      <w:bodyDiv w:val="1"/>
      <w:marLeft w:val="0"/>
      <w:marRight w:val="0"/>
      <w:marTop w:val="0"/>
      <w:marBottom w:val="0"/>
      <w:divBdr>
        <w:top w:val="none" w:sz="0" w:space="0" w:color="auto"/>
        <w:left w:val="none" w:sz="0" w:space="0" w:color="auto"/>
        <w:bottom w:val="none" w:sz="0" w:space="0" w:color="auto"/>
        <w:right w:val="none" w:sz="0" w:space="0" w:color="auto"/>
      </w:divBdr>
    </w:div>
    <w:div w:id="20555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microsoft.com/office/2016/09/relationships/commentsIds" Target="commentsIds.xml"/><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emf"/><Relationship Id="rId17" Type="http://schemas.microsoft.com/office/2011/relationships/commentsExtended" Target="commentsExtended.xml"/><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7.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4.xml"/><Relationship Id="rId28" Type="http://schemas.openxmlformats.org/officeDocument/2006/relationships/image" Target="media/image13.emf"/><Relationship Id="rId10" Type="http://schemas.openxmlformats.org/officeDocument/2006/relationships/image" Target="media/image1.emf"/><Relationship Id="rId19" Type="http://schemas.microsoft.com/office/2018/08/relationships/commentsExtensible" Target="commentsExtensible.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4E95-CB73-884A-946C-89FA5DD8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62854</Words>
  <Characters>358271</Characters>
  <Application>Microsoft Office Word</Application>
  <DocSecurity>0</DocSecurity>
  <Lines>2985</Lines>
  <Paragraphs>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Zhang</dc:creator>
  <cp:keywords/>
  <dc:description/>
  <cp:lastModifiedBy>Iris Zhang</cp:lastModifiedBy>
  <cp:revision>2</cp:revision>
  <cp:lastPrinted>2022-11-14T04:37:00Z</cp:lastPrinted>
  <dcterms:created xsi:type="dcterms:W3CDTF">2023-01-03T16:31:00Z</dcterms:created>
  <dcterms:modified xsi:type="dcterms:W3CDTF">2023-01-03T16:31:00Z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id="Sm5vgug3"/&gt;&lt;style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 name="dontAskDelayCitationUpdates" value="true"/&gt;&lt;/prefs&gt;&lt;/data&gt;</vt:lpwstr>
  </property>
</Properties>
</file>