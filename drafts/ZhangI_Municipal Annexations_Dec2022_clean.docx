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A66D" w14:textId="77777777" w:rsidR="004C2CF3" w:rsidRDefault="004C2CF3" w:rsidP="004C2CF3">
      <w:pPr>
        <w:spacing w:line="360" w:lineRule="auto"/>
        <w:jc w:val="center"/>
        <w:rPr>
          <w:b/>
          <w:bCs/>
        </w:rPr>
      </w:pPr>
    </w:p>
    <w:p w14:paraId="598E0B94" w14:textId="77777777" w:rsidR="004C2CF3" w:rsidRDefault="004C2CF3" w:rsidP="004C2CF3">
      <w:pPr>
        <w:spacing w:line="360" w:lineRule="auto"/>
        <w:jc w:val="center"/>
        <w:rPr>
          <w:b/>
          <w:bCs/>
        </w:rPr>
      </w:pPr>
    </w:p>
    <w:p w14:paraId="2377C316" w14:textId="366D884B" w:rsidR="00CE46F3" w:rsidRDefault="00CE46F3" w:rsidP="004C2CF3">
      <w:pPr>
        <w:spacing w:line="360" w:lineRule="auto"/>
        <w:jc w:val="center"/>
        <w:rPr>
          <w:b/>
          <w:bCs/>
        </w:rPr>
      </w:pPr>
      <w:r>
        <w:rPr>
          <w:b/>
          <w:bCs/>
        </w:rPr>
        <w:t xml:space="preserve">Municipal Annexations and the Changing Color Line After </w:t>
      </w:r>
      <w:r w:rsidR="00EA0AA4">
        <w:rPr>
          <w:b/>
          <w:bCs/>
          <w:i/>
          <w:iCs/>
        </w:rPr>
        <w:t>Shelby County</w:t>
      </w:r>
      <w:r w:rsidRPr="00BA2C02">
        <w:rPr>
          <w:b/>
          <w:bCs/>
          <w:i/>
          <w:iCs/>
        </w:rPr>
        <w:t xml:space="preserve"> v. Holder</w:t>
      </w:r>
    </w:p>
    <w:p w14:paraId="11D5BF1D" w14:textId="77777777" w:rsidR="00CE46F3" w:rsidRDefault="00CE46F3" w:rsidP="00CE46F3">
      <w:pPr>
        <w:pStyle w:val="NoSpacing"/>
        <w:spacing w:line="360" w:lineRule="auto"/>
        <w:rPr>
          <w:b/>
          <w:bCs/>
        </w:rPr>
      </w:pPr>
    </w:p>
    <w:p w14:paraId="5D7F728E" w14:textId="4483DD83" w:rsidR="008D3F8E" w:rsidRDefault="008D3F8E" w:rsidP="004C2CF3">
      <w:pPr>
        <w:pStyle w:val="NoSpacing"/>
        <w:spacing w:line="360" w:lineRule="auto"/>
        <w:jc w:val="center"/>
        <w:rPr>
          <w:b/>
          <w:bCs/>
        </w:rPr>
      </w:pPr>
      <w:r>
        <w:rPr>
          <w:b/>
          <w:bCs/>
        </w:rPr>
        <w:t>Abstract</w:t>
      </w:r>
    </w:p>
    <w:p w14:paraId="134806AC" w14:textId="77777777" w:rsidR="006F7507" w:rsidRDefault="006F7507" w:rsidP="004C2CF3">
      <w:pPr>
        <w:pStyle w:val="NoSpacing"/>
        <w:spacing w:line="360" w:lineRule="auto"/>
        <w:jc w:val="center"/>
        <w:rPr>
          <w:b/>
          <w:bCs/>
        </w:rPr>
      </w:pPr>
    </w:p>
    <w:p w14:paraId="36DDFE10" w14:textId="50577485" w:rsidR="008D3F8E" w:rsidRDefault="008D3F8E" w:rsidP="004C2CF3">
      <w:pPr>
        <w:pStyle w:val="NoSpacing"/>
        <w:spacing w:line="360" w:lineRule="auto"/>
        <w:jc w:val="both"/>
      </w:pPr>
      <w:r>
        <w:t xml:space="preserve">Municipal annexations can weaken political representation of racial minority communities residing within the municipality if their relative population shares decrease after annexation, but little is known about </w:t>
      </w:r>
      <w:r w:rsidR="009540B7">
        <w:t>whether and how</w:t>
      </w:r>
      <w:r>
        <w:t xml:space="preserve"> municipalities</w:t>
      </w:r>
      <w:r w:rsidR="00E574A7">
        <w:t xml:space="preserve"> across the country</w:t>
      </w:r>
      <w:r w:rsidR="009540B7">
        <w:t xml:space="preserve"> use annexations to engineer their racial composition</w:t>
      </w:r>
      <w:r w:rsidR="00D723A4">
        <w:t>.</w:t>
      </w:r>
      <w:r>
        <w:t xml:space="preserve"> </w:t>
      </w:r>
      <w:r w:rsidR="00924BE7">
        <w:t>On June 25</w:t>
      </w:r>
      <w:r w:rsidR="00924BE7" w:rsidRPr="009D7619">
        <w:rPr>
          <w:vertAlign w:val="superscript"/>
        </w:rPr>
        <w:t>th</w:t>
      </w:r>
      <w:r w:rsidR="00924BE7">
        <w:t xml:space="preserve">, 2013, </w:t>
      </w:r>
      <w:r w:rsidR="00D723A4">
        <w:t>the Supreme Court ended enforcement of Section 5 of the</w:t>
      </w:r>
      <w:r w:rsidR="00391588">
        <w:t xml:space="preserve"> 1965</w:t>
      </w:r>
      <w:r w:rsidR="00D723A4">
        <w:t xml:space="preserve"> Voting Rights Act in </w:t>
      </w:r>
      <w:r w:rsidR="00EA0AA4">
        <w:rPr>
          <w:i/>
          <w:iCs/>
        </w:rPr>
        <w:t>Shelby County</w:t>
      </w:r>
      <w:r w:rsidR="00D723A4">
        <w:rPr>
          <w:i/>
          <w:iCs/>
        </w:rPr>
        <w:t xml:space="preserve"> v. Holder</w:t>
      </w:r>
      <w:r w:rsidR="002042FA">
        <w:rPr>
          <w:i/>
          <w:iCs/>
        </w:rPr>
        <w:t xml:space="preserve">. </w:t>
      </w:r>
      <w:r w:rsidR="00FD17F9">
        <w:t>As a result,</w:t>
      </w:r>
      <w:r>
        <w:t xml:space="preserve"> more than 3,500 municipalities were released from seeking federal approval prior to conducting annexations</w:t>
      </w:r>
      <w:r w:rsidR="002042FA">
        <w:t xml:space="preserve"> or </w:t>
      </w:r>
      <w:r w:rsidR="002C2B12">
        <w:t>other changes to election laws and administration</w:t>
      </w:r>
      <w:r>
        <w:t xml:space="preserve">. </w:t>
      </w:r>
      <w:r w:rsidR="0048490E">
        <w:t xml:space="preserve">Despite the </w:t>
      </w:r>
      <w:r w:rsidR="00B465F9">
        <w:t>Court’s</w:t>
      </w:r>
      <w:r w:rsidR="0048490E">
        <w:t xml:space="preserve"> claim that Section 5 is no longer needed, many </w:t>
      </w:r>
      <w:r w:rsidR="00F667C1">
        <w:t xml:space="preserve">scholars and activists </w:t>
      </w:r>
      <w:r w:rsidR="0048490E">
        <w:t xml:space="preserve">expected that </w:t>
      </w:r>
      <w:r w:rsidR="00EA0AA4">
        <w:rPr>
          <w:i/>
          <w:iCs/>
        </w:rPr>
        <w:t>Shelby County</w:t>
      </w:r>
      <w:r w:rsidR="00391588">
        <w:t xml:space="preserve"> would erode important gains</w:t>
      </w:r>
      <w:r w:rsidR="00C20E42">
        <w:t xml:space="preserve"> made</w:t>
      </w:r>
      <w:r w:rsidR="00391588">
        <w:t xml:space="preserve"> in minority </w:t>
      </w:r>
      <w:r w:rsidR="00CC56C8">
        <w:t>civil rights</w:t>
      </w:r>
      <w:r w:rsidR="00391588">
        <w:t xml:space="preserve"> since</w:t>
      </w:r>
      <w:r w:rsidR="009440AD">
        <w:t xml:space="preserve"> the </w:t>
      </w:r>
      <w:r w:rsidR="00491BAF">
        <w:t>1960s</w:t>
      </w:r>
      <w:r w:rsidR="00391588">
        <w:t>,</w:t>
      </w:r>
      <w:r w:rsidR="008F1041">
        <w:t xml:space="preserve"> and some</w:t>
      </w:r>
      <w:r w:rsidR="00C20E42">
        <w:t xml:space="preserve"> </w:t>
      </w:r>
      <w:r w:rsidR="009249E2">
        <w:t>studies</w:t>
      </w:r>
      <w:r w:rsidR="008F1041">
        <w:t xml:space="preserve"> </w:t>
      </w:r>
      <w:r w:rsidR="00332427">
        <w:t>find</w:t>
      </w:r>
      <w:r w:rsidR="008F1041">
        <w:t xml:space="preserve"> that</w:t>
      </w:r>
      <w:r w:rsidR="009B162D">
        <w:t xml:space="preserve"> practice</w:t>
      </w:r>
      <w:r w:rsidR="008F1041">
        <w:t xml:space="preserve">s like </w:t>
      </w:r>
      <w:r w:rsidR="00CC56C8">
        <w:t xml:space="preserve">enforcing strict voter ID requirements </w:t>
      </w:r>
      <w:r w:rsidR="008F1041">
        <w:t>and last-minute polling place changes increased</w:t>
      </w:r>
      <w:r w:rsidR="009B162D">
        <w:t xml:space="preserve"> dramatically</w:t>
      </w:r>
      <w:r w:rsidR="008F1041">
        <w:t xml:space="preserve"> after </w:t>
      </w:r>
      <w:r w:rsidR="00EA0AA4">
        <w:rPr>
          <w:i/>
          <w:iCs/>
        </w:rPr>
        <w:t>Shelby County</w:t>
      </w:r>
      <w:r w:rsidR="008F1041">
        <w:t xml:space="preserve">. </w:t>
      </w:r>
      <w:r w:rsidR="004A6857">
        <w:t>Yet</w:t>
      </w:r>
      <w:r w:rsidR="008F1041">
        <w:t xml:space="preserve"> </w:t>
      </w:r>
      <w:r w:rsidR="00491BAF">
        <w:t xml:space="preserve">the use of </w:t>
      </w:r>
      <w:r w:rsidR="008F1041">
        <w:t>other minority voter suppression</w:t>
      </w:r>
      <w:r w:rsidR="00491BAF">
        <w:t xml:space="preserve"> tactics after </w:t>
      </w:r>
      <w:r w:rsidR="00EA0AA4">
        <w:rPr>
          <w:i/>
          <w:iCs/>
        </w:rPr>
        <w:t>Shelby County</w:t>
      </w:r>
      <w:r w:rsidR="008F1041">
        <w:t>, such as using annexations to dilute minority vote share</w:t>
      </w:r>
      <w:r w:rsidR="00491BAF">
        <w:t>s</w:t>
      </w:r>
      <w:r w:rsidR="008F1041">
        <w:t xml:space="preserve"> in local elections, are underexamined.</w:t>
      </w:r>
      <w:r w:rsidR="00391588">
        <w:t xml:space="preserve"> </w:t>
      </w:r>
      <w:r>
        <w:t xml:space="preserve">Using difference-in-differences </w:t>
      </w:r>
      <w:r w:rsidR="00E91CC1">
        <w:t>models</w:t>
      </w:r>
      <w:r>
        <w:t xml:space="preserve">, I analyze annexations for </w:t>
      </w:r>
      <w:r w:rsidR="00E91CC1">
        <w:t>over 15,000</w:t>
      </w:r>
      <w:r w:rsidR="0007035F">
        <w:t xml:space="preserve"> municipalities</w:t>
      </w:r>
      <w:r>
        <w:t xml:space="preserve"> in continued existence from 2000-2020 across all 41 U.S. states with annexable land. I find no evidence that </w:t>
      </w:r>
      <w:r w:rsidR="00EA0AA4">
        <w:rPr>
          <w:i/>
          <w:iCs/>
        </w:rPr>
        <w:t>Shelby County</w:t>
      </w:r>
      <w:r>
        <w:t xml:space="preserve"> caused municipalities to annex more or that annexations resulted in more dilution of Black and minority residents</w:t>
      </w:r>
      <w:r w:rsidR="00F00AE0">
        <w:t xml:space="preserve"> after </w:t>
      </w:r>
      <w:r w:rsidR="00EA0AA4">
        <w:rPr>
          <w:i/>
          <w:iCs/>
        </w:rPr>
        <w:t>Shelby County</w:t>
      </w:r>
      <w:r w:rsidR="00F00AE0">
        <w:t xml:space="preserve">. However, </w:t>
      </w:r>
      <w:r>
        <w:t>patterns of municipal annexation pre-</w:t>
      </w:r>
      <w:r w:rsidR="00EA0AA4">
        <w:rPr>
          <w:i/>
          <w:iCs/>
        </w:rPr>
        <w:t>Shelby County</w:t>
      </w:r>
      <w:r>
        <w:t xml:space="preserve"> </w:t>
      </w:r>
      <w:r w:rsidR="004A6857">
        <w:t>suggest that the Voting Rights Act had limited success in policing voter dilution through annexations and highlight</w:t>
      </w:r>
      <w:r>
        <w:t xml:space="preserve"> an enduring Black/non-Black racial boundary</w:t>
      </w:r>
      <w:r w:rsidR="00213EE2">
        <w:t>, which is of particular relevance now as Congress actively deliberates new federal voting rights legislation modeled after the Vo</w:t>
      </w:r>
      <w:r w:rsidR="00213EE2">
        <w:t>ting Rights Act</w:t>
      </w:r>
      <w:r>
        <w:t xml:space="preserve">. </w:t>
      </w:r>
      <w:r w:rsidR="00C456F5">
        <w:t>This study</w:t>
      </w:r>
      <w:r>
        <w:t xml:space="preserve"> </w:t>
      </w:r>
      <w:r w:rsidR="00284691">
        <w:t>underscore</w:t>
      </w:r>
      <w:r w:rsidR="00AA7D2B">
        <w:t>s</w:t>
      </w:r>
      <w:r w:rsidR="00A466F6">
        <w:t xml:space="preserve"> </w:t>
      </w:r>
      <w:r>
        <w:t xml:space="preserve">the </w:t>
      </w:r>
      <w:r w:rsidR="00AA7D2B">
        <w:t>importance</w:t>
      </w:r>
      <w:r w:rsidR="00AA7D2B">
        <w:t xml:space="preserve"> </w:t>
      </w:r>
      <w:r>
        <w:t xml:space="preserve">of municipal boundaries in </w:t>
      </w:r>
      <w:r w:rsidR="00AA7D2B">
        <w:t>perpetuating macro-segregation</w:t>
      </w:r>
      <w:r>
        <w:t xml:space="preserve"> and the limitations of </w:t>
      </w:r>
      <w:r w:rsidR="00C456F5">
        <w:t>federal</w:t>
      </w:r>
      <w:r>
        <w:t xml:space="preserve"> legislation in preventing it</w:t>
      </w:r>
      <w:r w:rsidR="00213EE2">
        <w:t>.</w:t>
      </w:r>
    </w:p>
    <w:p w14:paraId="183308C9" w14:textId="395F15D1" w:rsidR="008D3F8E" w:rsidRDefault="008D3F8E" w:rsidP="00382234">
      <w:pPr>
        <w:pStyle w:val="NoSpacing"/>
        <w:spacing w:line="360" w:lineRule="auto"/>
      </w:pPr>
    </w:p>
    <w:p w14:paraId="7CB34AB3" w14:textId="06219EE3" w:rsidR="008D3F8E" w:rsidRDefault="00D548AF" w:rsidP="004C2CF3">
      <w:pPr>
        <w:pStyle w:val="NoSpacing"/>
        <w:spacing w:line="360" w:lineRule="auto"/>
      </w:pPr>
      <w:r>
        <w:rPr>
          <w:b/>
          <w:bCs/>
        </w:rPr>
        <w:t xml:space="preserve">Keywords: </w:t>
      </w:r>
      <w:r>
        <w:t xml:space="preserve">municipal annexation, racial exclusion, political geography, </w:t>
      </w:r>
      <w:r w:rsidR="00CB44A2">
        <w:t xml:space="preserve">macro-segregation, </w:t>
      </w:r>
      <w:r>
        <w:t>law changes, 1965 Voting Rights Act</w:t>
      </w:r>
      <w:r w:rsidR="00CB44A2">
        <w:t xml:space="preserve">, </w:t>
      </w:r>
      <w:r w:rsidR="00EA0AA4">
        <w:rPr>
          <w:i/>
          <w:iCs/>
        </w:rPr>
        <w:t>Shelby County</w:t>
      </w:r>
      <w:r w:rsidR="00CB44A2" w:rsidRPr="009D7619">
        <w:rPr>
          <w:i/>
          <w:iCs/>
        </w:rPr>
        <w:t xml:space="preserve"> v. Holder</w:t>
      </w:r>
    </w:p>
    <w:p w14:paraId="4DC0D1B6" w14:textId="696D1E25" w:rsidR="008D3F8E" w:rsidRDefault="00FC7D56" w:rsidP="009D7619">
      <w:pPr>
        <w:spacing w:line="480" w:lineRule="auto"/>
        <w:rPr>
          <w:b/>
          <w:bCs/>
        </w:rPr>
      </w:pPr>
      <w:r>
        <w:rPr>
          <w:b/>
          <w:bCs/>
        </w:rPr>
        <w:lastRenderedPageBreak/>
        <w:t>I</w:t>
      </w:r>
      <w:r w:rsidR="009C1F42">
        <w:rPr>
          <w:b/>
          <w:bCs/>
        </w:rPr>
        <w:t>NTRODUCTION</w:t>
      </w:r>
    </w:p>
    <w:p w14:paraId="62C62036" w14:textId="5CABCE65" w:rsidR="008D3F8E" w:rsidRDefault="008D3F8E" w:rsidP="009D7619">
      <w:pPr>
        <w:spacing w:line="480" w:lineRule="auto"/>
      </w:pPr>
      <w:r>
        <w:t xml:space="preserve">Across over 20,000 </w:t>
      </w:r>
      <w:r w:rsidR="00B40823">
        <w:t>municipalities—</w:t>
      </w:r>
      <w:r w:rsidR="00D53802">
        <w:t>geographically delineated</w:t>
      </w:r>
      <w:r w:rsidR="00B40823">
        <w:t xml:space="preserve"> by the Census</w:t>
      </w:r>
      <w:r w:rsidR="00D53802">
        <w:t xml:space="preserve"> Bureau</w:t>
      </w:r>
      <w:r w:rsidR="00B40823">
        <w:t xml:space="preserve"> as </w:t>
      </w:r>
      <w:r w:rsidR="00B40823" w:rsidRPr="00B40823">
        <w:rPr>
          <w:i/>
          <w:iCs/>
        </w:rPr>
        <w:t>places</w:t>
      </w:r>
      <w:r w:rsidR="00B40823">
        <w:t xml:space="preserve">—in </w:t>
      </w:r>
      <w:r>
        <w:t xml:space="preserve">the United States, local governments use a wide range of policy levers to shape where people live. </w:t>
      </w:r>
      <w:r w:rsidR="00B40823">
        <w:t>S</w:t>
      </w:r>
      <w:r>
        <w:t xml:space="preserve">uch practices as restrictive density zoning and the spatially targeted construction of affordable housing contribute to differential sorting of racial groups across neighborhoods within places </w:t>
      </w:r>
      <w:r w:rsidR="00125118">
        <w:fldChar w:fldCharType="begin"/>
      </w:r>
      <w:r w:rsidR="00125118">
        <w:instrText xml:space="preserve"> ADDIN ZOTERO_ITEM CSL_CITATION {"citationID":"ZBmEhBJl","properties":{"formattedCitation":"(Lens 2022; Massey, Rothwell, and Domina 2009; A. Owens 2019; Rugh and Massey 2014)","plainCitation":"(Lens 2022; Massey, Rothwell, and Domina 2009; A.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5118">
        <w:fldChar w:fldCharType="separate"/>
      </w:r>
      <w:r w:rsidR="00125118">
        <w:rPr>
          <w:noProof/>
        </w:rPr>
        <w:t>(Lens 2022; Massey, Rothwell, and Domina</w:t>
      </w:r>
      <w:r w:rsidR="00065DCB">
        <w:rPr>
          <w:noProof/>
        </w:rPr>
        <w:t>,</w:t>
      </w:r>
      <w:r w:rsidR="00125118">
        <w:rPr>
          <w:noProof/>
        </w:rPr>
        <w:t xml:space="preserve"> 2009; Owens 2019; Rugh and Massey</w:t>
      </w:r>
      <w:r w:rsidR="00065DCB">
        <w:rPr>
          <w:noProof/>
        </w:rPr>
        <w:t>,</w:t>
      </w:r>
      <w:r w:rsidR="00125118">
        <w:rPr>
          <w:noProof/>
        </w:rPr>
        <w:t xml:space="preserve"> 2014)</w:t>
      </w:r>
      <w:r w:rsidR="00125118">
        <w:fldChar w:fldCharType="end"/>
      </w:r>
      <w:r>
        <w:t xml:space="preserve">, and many of these policies also contribute to growing between-place segregation by influencing the overall racial composition across different places in the U.S. </w:t>
      </w:r>
      <w:r w:rsidR="00125118">
        <w:fldChar w:fldCharType="begin"/>
      </w:r>
      <w:r w:rsidR="00125118">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Lichter</w:t>
      </w:r>
      <w:r w:rsidR="007B377E">
        <w:rPr>
          <w:noProof/>
        </w:rPr>
        <w:t xml:space="preserve"> et al.</w:t>
      </w:r>
      <w:r w:rsidR="002B5B09">
        <w:rPr>
          <w:noProof/>
        </w:rPr>
        <w:t>,</w:t>
      </w:r>
      <w:r w:rsidR="00125118">
        <w:rPr>
          <w:noProof/>
        </w:rPr>
        <w:t xml:space="preserve"> 2015; Rothwell and Massey</w:t>
      </w:r>
      <w:r w:rsidR="002B5B09">
        <w:rPr>
          <w:noProof/>
        </w:rPr>
        <w:t>,</w:t>
      </w:r>
      <w:r w:rsidR="00125118">
        <w:rPr>
          <w:noProof/>
        </w:rPr>
        <w:t xml:space="preserve"> 2009; Shlay and Rossi</w:t>
      </w:r>
      <w:r w:rsidR="002B5B09">
        <w:rPr>
          <w:noProof/>
        </w:rPr>
        <w:t>,</w:t>
      </w:r>
      <w:r w:rsidR="00125118">
        <w:rPr>
          <w:noProof/>
        </w:rPr>
        <w:t xml:space="preserve"> 1981; Trounstine 2018)</w:t>
      </w:r>
      <w:r w:rsidR="00125118">
        <w:fldChar w:fldCharType="end"/>
      </w:r>
      <w:r>
        <w:t>. In this paper, I argue that the boundaries of places themselves should be scrutinized because they can be leveraged to manipulate proportions of racial groups within the place and is an understudied practice that contributes to between-place segregation</w:t>
      </w:r>
      <w:r w:rsidR="004600B9">
        <w:t xml:space="preserve"> and underrepresentation of minority racial groups</w:t>
      </w:r>
      <w:r>
        <w:t xml:space="preserve"> </w:t>
      </w:r>
      <w:r w:rsidR="00125118">
        <w:fldChar w:fldCharType="begin"/>
      </w:r>
      <w:r w:rsidR="00125118">
        <w:instrText xml:space="preserve"> ADDIN ZOTERO_ITEM CSL_CITATION {"citationID":"AP5LZz20","properties":{"formattedCitation":"(Lichter, Parisi, and Taquino 2015)","plainCitation":"(Lichter, Parisi, and Taquino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(Lichter</w:t>
      </w:r>
      <w:r w:rsidR="0091339D">
        <w:rPr>
          <w:noProof/>
        </w:rPr>
        <w:t xml:space="preserve"> et al.</w:t>
      </w:r>
      <w:r w:rsidR="007B377E">
        <w:rPr>
          <w:noProof/>
        </w:rPr>
        <w:t>,</w:t>
      </w:r>
      <w:r w:rsidR="00125118">
        <w:rPr>
          <w:noProof/>
        </w:rPr>
        <w:t xml:space="preserve"> 2015)</w:t>
      </w:r>
      <w:r w:rsidR="00125118">
        <w:fldChar w:fldCharType="end"/>
      </w:r>
      <w:r>
        <w:t xml:space="preserve">. </w:t>
      </w:r>
    </w:p>
    <w:p w14:paraId="231BC62F" w14:textId="77777777" w:rsidR="004A0FA3" w:rsidRDefault="008D3F8E" w:rsidP="009D7619">
      <w:pPr>
        <w:spacing w:line="480" w:lineRule="auto"/>
        <w:ind w:firstLine="720"/>
      </w:pPr>
      <w:r>
        <w:t xml:space="preserve">Municipal annexations can exclude Black and Hispanic residents at the municipal fringe by avoiding annexation into those territories, also known as municipal underbounding </w:t>
      </w:r>
      <w:r w:rsidR="00125118">
        <w:fldChar w:fldCharType="begin"/>
      </w:r>
      <w:r w:rsidR="00125118">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125118">
        <w:fldChar w:fldCharType="separate"/>
      </w:r>
      <w:r w:rsidR="00125118">
        <w:rPr>
          <w:noProof/>
        </w:rPr>
        <w:t>(Aiken 1987; Durst 2014</w:t>
      </w:r>
      <w:r w:rsidR="000B39F4">
        <w:rPr>
          <w:noProof/>
        </w:rPr>
        <w:t>,</w:t>
      </w:r>
      <w:r w:rsidR="00125118">
        <w:rPr>
          <w:noProof/>
        </w:rPr>
        <w:t xml:space="preserve"> 2019; Johnson et al.</w:t>
      </w:r>
      <w:r w:rsidR="00562CFE">
        <w:rPr>
          <w:noProof/>
        </w:rPr>
        <w:t>,</w:t>
      </w:r>
      <w:r w:rsidR="00125118">
        <w:rPr>
          <w:noProof/>
        </w:rPr>
        <w:t xml:space="preserve"> 2004; Lichter et al. 2007; Moeser and Dennis</w:t>
      </w:r>
      <w:r w:rsidR="004867A8">
        <w:rPr>
          <w:noProof/>
        </w:rPr>
        <w:t>,</w:t>
      </w:r>
      <w:r w:rsidR="00125118">
        <w:rPr>
          <w:noProof/>
        </w:rPr>
        <w:t xml:space="preserve"> 2020; Mukhija and Mason</w:t>
      </w:r>
      <w:r w:rsidR="00E507BE">
        <w:rPr>
          <w:noProof/>
        </w:rPr>
        <w:t>,</w:t>
      </w:r>
      <w:r w:rsidR="00125118">
        <w:rPr>
          <w:noProof/>
        </w:rPr>
        <w:t xml:space="preserve"> 2013; Murphy 1978)</w:t>
      </w:r>
      <w:r w:rsidR="00125118">
        <w:fldChar w:fldCharType="end"/>
      </w:r>
      <w:r>
        <w:t>. Most research on municipal annexation has focused on the reduced quality of life for Black and Hispanic residents excluded to the fringe with worse services. However, less research has examined the consequences of municipal underbounding for racial minority residents within the place, such as diluted minority political power in local elections through the addition of White residents (</w:t>
      </w:r>
      <w:r w:rsidRPr="00106C71">
        <w:rPr>
          <w:i/>
          <w:iCs/>
        </w:rPr>
        <w:t>Gomillion v. Lightfoot</w:t>
      </w:r>
      <w:r>
        <w:t xml:space="preserve"> 1960; Moeser and Dennis</w:t>
      </w:r>
      <w:r w:rsidR="00A00351">
        <w:t>,</w:t>
      </w:r>
      <w:r>
        <w:t xml:space="preserve"> 2020; Murphy 1978; </w:t>
      </w:r>
      <w:r w:rsidRPr="00106C71">
        <w:rPr>
          <w:i/>
          <w:iCs/>
        </w:rPr>
        <w:t xml:space="preserve">Richmond v. </w:t>
      </w:r>
      <w:r w:rsidR="00FC1130">
        <w:rPr>
          <w:i/>
          <w:iCs/>
        </w:rPr>
        <w:t>U.S.</w:t>
      </w:r>
      <w:r>
        <w:t xml:space="preserve"> 197</w:t>
      </w:r>
      <w:r w:rsidR="00FC1130">
        <w:t>5</w:t>
      </w:r>
      <w:r>
        <w:t xml:space="preserve">). </w:t>
      </w:r>
    </w:p>
    <w:p w14:paraId="0C7143BB" w14:textId="14D587D0" w:rsidR="008D3F8E" w:rsidRDefault="004A0FA3" w:rsidP="009D7619">
      <w:pPr>
        <w:spacing w:line="480" w:lineRule="auto"/>
        <w:ind w:firstLine="720"/>
      </w:pPr>
      <w:r>
        <w:lastRenderedPageBreak/>
        <w:t xml:space="preserve">Perhaps this is because, until the US Supreme Court decision in </w:t>
      </w:r>
      <w:r w:rsidR="00EA0AA4">
        <w:rPr>
          <w:i/>
          <w:iCs/>
        </w:rPr>
        <w:t>Shelby County</w:t>
      </w:r>
      <w:r w:rsidRPr="004A0FA3">
        <w:rPr>
          <w:i/>
          <w:iCs/>
        </w:rPr>
        <w:t xml:space="preserve"> v. Holder</w:t>
      </w:r>
      <w:r>
        <w:t xml:space="preserve">, </w:t>
      </w:r>
      <w:r w:rsidR="008D3F8E">
        <w:t>minority</w:t>
      </w:r>
      <w:r w:rsidR="00B14EDF">
        <w:t>-</w:t>
      </w:r>
      <w:r w:rsidR="008D3F8E">
        <w:t>diluting annexations were subject to federal oversight for many places through Sections 4 and 5 of the Voting Rights Act</w:t>
      </w:r>
      <w:r>
        <w:t xml:space="preserve">. </w:t>
      </w:r>
      <w:r>
        <w:t xml:space="preserve">Section 5 mandated that </w:t>
      </w:r>
      <w:r w:rsidR="004C533C">
        <w:t xml:space="preserve">certain </w:t>
      </w:r>
      <w:r>
        <w:t xml:space="preserve">jurisdiction with a history of racial discrimination in voting submit changes to electoral arrangements, including municipal annexations, to the Department of Justice for preclearance before they can be put in place. After the preclearance regime was rendered </w:t>
      </w:r>
      <w:r w:rsidR="000A7C9A">
        <w:t>unenforceable</w:t>
      </w:r>
      <w:r>
        <w:t xml:space="preserve"> on </w:t>
      </w:r>
      <w:r w:rsidR="008D3F8E">
        <w:t>June 25</w:t>
      </w:r>
      <w:r w:rsidR="008D3F8E" w:rsidRPr="00AD6119">
        <w:rPr>
          <w:vertAlign w:val="superscript"/>
        </w:rPr>
        <w:t>th</w:t>
      </w:r>
      <w:r w:rsidR="008D3F8E">
        <w:t xml:space="preserve">, 2013, by the US Supreme Court in </w:t>
      </w:r>
      <w:r w:rsidR="00EA0AA4">
        <w:rPr>
          <w:i/>
          <w:iCs/>
        </w:rPr>
        <w:t>Shelby County</w:t>
      </w:r>
      <w:r w:rsidR="008D3F8E" w:rsidRPr="003E4FDC">
        <w:rPr>
          <w:i/>
          <w:iCs/>
        </w:rPr>
        <w:t xml:space="preserve"> v. Holder</w:t>
      </w:r>
      <w:r>
        <w:t xml:space="preserve">, </w:t>
      </w:r>
      <w:r>
        <w:t xml:space="preserve">what happened to municipal annexations in the covered jurisdictions? </w:t>
      </w:r>
      <w:r w:rsidR="008D3F8E">
        <w:t xml:space="preserve">No evidence is available on the extent to which minority dilution occurs through municipal annexation nationwide, and whether </w:t>
      </w:r>
      <w:r w:rsidR="00EA0AA4">
        <w:rPr>
          <w:i/>
          <w:iCs/>
        </w:rPr>
        <w:t>Shelby County</w:t>
      </w:r>
      <w:r w:rsidR="00DC3EBA">
        <w:rPr>
          <w:i/>
          <w:iCs/>
        </w:rPr>
        <w:t xml:space="preserve"> </w:t>
      </w:r>
      <w:r w:rsidR="008D3F8E" w:rsidRPr="009D7619">
        <w:rPr>
          <w:i/>
          <w:iCs/>
        </w:rPr>
        <w:t>v. Holder</w:t>
      </w:r>
      <w:r w:rsidR="008D3F8E">
        <w:t xml:space="preserve"> exacerbated this. </w:t>
      </w:r>
    </w:p>
    <w:p w14:paraId="36BD4E96" w14:textId="2DC1C26A" w:rsidR="008D3F8E" w:rsidRDefault="008D3F8E" w:rsidP="009D7619">
      <w:pPr>
        <w:spacing w:line="480" w:lineRule="auto"/>
        <w:ind w:firstLine="720"/>
      </w:pPr>
      <w:r>
        <w:t xml:space="preserve">In this paper, </w:t>
      </w:r>
      <w:r w:rsidR="001773D0">
        <w:t>analyze</w:t>
      </w:r>
      <w:r w:rsidR="001805C6">
        <w:t xml:space="preserve"> Census shapefiles and demographic data to </w:t>
      </w:r>
      <w:r>
        <w:t xml:space="preserve">investigate whether and how annexations affect minority racial composition in over 15,000 places in the United States between 2000 to 2020, covering all 41 states that have annexable land, and how these trends changed in relation to the </w:t>
      </w:r>
      <w:r w:rsidR="00EA0AA4">
        <w:rPr>
          <w:i/>
          <w:iCs/>
        </w:rPr>
        <w:t>Shelby County</w:t>
      </w:r>
      <w:r w:rsidRPr="00BF03FF">
        <w:rPr>
          <w:i/>
          <w:iCs/>
        </w:rPr>
        <w:t xml:space="preserve"> </w:t>
      </w:r>
      <w:r>
        <w:t>ruling.</w:t>
      </w:r>
      <w:r>
        <w:rPr>
          <w:rStyle w:val="EndnoteReference"/>
        </w:rPr>
        <w:endnoteReference w:id="1"/>
      </w:r>
      <w:r>
        <w:t xml:space="preserve"> Using difference-in-differences regression models, I first compare the probability for municipalities to conduct annexations before and after </w:t>
      </w:r>
      <w:r w:rsidR="00EA0AA4">
        <w:rPr>
          <w:i/>
          <w:iCs/>
        </w:rPr>
        <w:t>Shelby County</w:t>
      </w:r>
      <w:r w:rsidRPr="00184E9E">
        <w:t>,</w:t>
      </w:r>
      <w:r>
        <w:t xml:space="preserve"> and then examine whether </w:t>
      </w:r>
      <w:r w:rsidR="004B64E8">
        <w:t xml:space="preserve">the </w:t>
      </w:r>
      <w:r>
        <w:t xml:space="preserve">annexations result in </w:t>
      </w:r>
      <w:r w:rsidR="004B64E8">
        <w:t>sharper reductions in</w:t>
      </w:r>
      <w:r>
        <w:t xml:space="preserve"> racial minority population share decreases after </w:t>
      </w:r>
      <w:r w:rsidR="00EA0AA4">
        <w:rPr>
          <w:i/>
          <w:iCs/>
        </w:rPr>
        <w:t>Shelby County</w:t>
      </w:r>
      <w:r>
        <w:t>. Based on my findings, ending federal oversight of municipal annexations has not resulted in a drastic increase in previously covered municipalities wielding annexations to suppress non-White population growth—at least not immediately so in the 6 years after. These findings may be partially explained by the striking trends of Black-diluting and White-increasing municipal annexations in covered municipalities even pre-</w:t>
      </w:r>
      <w:r w:rsidR="00EA0AA4">
        <w:rPr>
          <w:i/>
          <w:iCs/>
        </w:rPr>
        <w:t>Shelby County</w:t>
      </w:r>
      <w:r>
        <w:t xml:space="preserve">. Perplexingly, never-covered municipalities conduct annexations favoring non-Black minority residents after </w:t>
      </w:r>
      <w:r w:rsidR="00EA0AA4">
        <w:rPr>
          <w:i/>
          <w:iCs/>
        </w:rPr>
        <w:t>Shelby County</w:t>
      </w:r>
      <w:r>
        <w:t>, which diverges from their pre-</w:t>
      </w:r>
      <w:r w:rsidR="00EA0AA4">
        <w:rPr>
          <w:i/>
          <w:iCs/>
        </w:rPr>
        <w:t>Shelby County</w:t>
      </w:r>
      <w:r>
        <w:t xml:space="preserve"> trend and from previously covered municipalities. </w:t>
      </w:r>
    </w:p>
    <w:p w14:paraId="725AA625" w14:textId="09B52916" w:rsidR="008D3F8E" w:rsidRDefault="008D3F8E" w:rsidP="00A63844">
      <w:pPr>
        <w:spacing w:line="480" w:lineRule="auto"/>
        <w:ind w:firstLine="720"/>
      </w:pPr>
      <w:r>
        <w:lastRenderedPageBreak/>
        <w:t>Complicating prior research showing Section 4 and 5’s effectiveness at boosting Black and Latino political representation on city councils pre-</w:t>
      </w:r>
      <w:r w:rsidR="00EA0AA4">
        <w:rPr>
          <w:i/>
          <w:iCs/>
        </w:rPr>
        <w:t>Shelby County</w:t>
      </w:r>
      <w:r>
        <w:t xml:space="preserve"> </w:t>
      </w:r>
      <w:r w:rsidR="00125118">
        <w:fldChar w:fldCharType="begin"/>
      </w:r>
      <w:r w:rsidR="00125118">
        <w:instrText xml:space="preserve"> ADDIN ZOTERO_ITEM CSL_CITATION {"citationID":"zA94qWWW","properties":{"formattedCitation":"(Shah, Marschall, and Ruhil 2013; Sass and Mehay 1995)","plainCitation":"(Shah, Marschall, and Ruhil 2013; Sass and Mehay 1995)","noteIndex":0},"citationItems":[{"id":1211,"uris":["http://zotero.org/users/9022956/items/RVAVKZRC"],"itemData":{"id":1211,"type":"article-journal","abstract":"Sound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L."}],"issued":{"date-parts":[["1995",10]]}}}],"schema":"https://github.com/citation-style-language/schema/raw/master/csl-citation.json"} </w:instrText>
      </w:r>
      <w:r w:rsidR="00125118">
        <w:fldChar w:fldCharType="separate"/>
      </w:r>
      <w:r w:rsidR="00125118">
        <w:rPr>
          <w:noProof/>
        </w:rPr>
        <w:t>(Shah</w:t>
      </w:r>
      <w:r w:rsidR="00A00351">
        <w:rPr>
          <w:noProof/>
        </w:rPr>
        <w:t xml:space="preserve"> et al.,</w:t>
      </w:r>
      <w:r w:rsidR="00125118">
        <w:rPr>
          <w:noProof/>
        </w:rPr>
        <w:t xml:space="preserve"> 2013; Sass and Mehay</w:t>
      </w:r>
      <w:r w:rsidR="00A00351">
        <w:rPr>
          <w:noProof/>
        </w:rPr>
        <w:t>,</w:t>
      </w:r>
      <w:r w:rsidR="00125118">
        <w:rPr>
          <w:noProof/>
        </w:rPr>
        <w:t xml:space="preserve"> 1995)</w:t>
      </w:r>
      <w:r w:rsidR="00125118">
        <w:fldChar w:fldCharType="end"/>
      </w:r>
      <w:r>
        <w:t xml:space="preserve">, my findings suggest that Sections 4 and 5 were not effective at preventing minority-diluting municipal annexations specifically. More research is needed to better explain this selective effectiveness of the VRA and the unexpected divergence between covered and </w:t>
      </w:r>
      <w:r w:rsidR="00F40051">
        <w:t>never-</w:t>
      </w:r>
      <w:r>
        <w:t xml:space="preserve">covered municipalities after </w:t>
      </w:r>
      <w:r w:rsidR="00EA0AA4">
        <w:rPr>
          <w:i/>
          <w:iCs/>
        </w:rPr>
        <w:t>Shelby County</w:t>
      </w:r>
      <w:r>
        <w:t xml:space="preserve">. This study contributes to research on administrative boundaries as a source of racial inequality, the limitations of regulations in preventing racial exclusion, and the enduring bright Black/non-Black racial boundary. </w:t>
      </w:r>
    </w:p>
    <w:p w14:paraId="620EFD20" w14:textId="77777777" w:rsidR="009C1E52" w:rsidRDefault="009C1E52" w:rsidP="009D7619">
      <w:pPr>
        <w:spacing w:line="480" w:lineRule="auto"/>
        <w:rPr>
          <w:b/>
          <w:bCs/>
        </w:rPr>
      </w:pPr>
    </w:p>
    <w:p w14:paraId="39C07CC8" w14:textId="59C47D7D" w:rsidR="008D3F8E" w:rsidRDefault="004B0505" w:rsidP="009D7619">
      <w:pPr>
        <w:spacing w:line="480" w:lineRule="auto"/>
        <w:rPr>
          <w:b/>
          <w:bCs/>
        </w:rPr>
      </w:pPr>
      <w:r>
        <w:rPr>
          <w:b/>
          <w:bCs/>
        </w:rPr>
        <w:t>BACKGROUND</w:t>
      </w:r>
    </w:p>
    <w:p w14:paraId="1824B3D0" w14:textId="47AC5BFB" w:rsidR="008D3F8E" w:rsidRPr="009D7619" w:rsidRDefault="008D3F8E" w:rsidP="009D7619">
      <w:pPr>
        <w:spacing w:line="480" w:lineRule="auto"/>
        <w:rPr>
          <w:b/>
          <w:bCs/>
        </w:rPr>
      </w:pPr>
      <w:r w:rsidRPr="009D7619">
        <w:rPr>
          <w:b/>
          <w:bCs/>
        </w:rPr>
        <w:t xml:space="preserve">Federal </w:t>
      </w:r>
      <w:r w:rsidR="00EE10DD">
        <w:rPr>
          <w:b/>
          <w:bCs/>
        </w:rPr>
        <w:t>O</w:t>
      </w:r>
      <w:r w:rsidRPr="009D7619">
        <w:rPr>
          <w:b/>
          <w:bCs/>
        </w:rPr>
        <w:t xml:space="preserve">versight </w:t>
      </w:r>
      <w:r w:rsidR="00EE10DD">
        <w:rPr>
          <w:b/>
          <w:bCs/>
        </w:rPr>
        <w:t>Through</w:t>
      </w:r>
      <w:r w:rsidR="00EE10DD" w:rsidRPr="009D7619">
        <w:rPr>
          <w:b/>
          <w:bCs/>
        </w:rPr>
        <w:t xml:space="preserve"> </w:t>
      </w:r>
      <w:r w:rsidRPr="009D7619">
        <w:rPr>
          <w:b/>
          <w:bCs/>
        </w:rPr>
        <w:t>Section 5 Preclearance</w:t>
      </w:r>
    </w:p>
    <w:p w14:paraId="1AE41335" w14:textId="1F585699" w:rsidR="008D3F8E" w:rsidRDefault="008D3F8E" w:rsidP="009D7619">
      <w:pPr>
        <w:spacing w:line="480" w:lineRule="auto"/>
      </w:pPr>
      <w:r>
        <w:t>In 1965, Congress enacted the Voting Rights Act (VRA) to ensure that citizens’ rights to free and fair elections would be guaranteed without racial discrimination.</w:t>
      </w:r>
      <w:r>
        <w:rPr>
          <w:rStyle w:val="EndnoteReference"/>
        </w:rPr>
        <w:endnoteReference w:id="2"/>
      </w:r>
      <w:r>
        <w:t xml:space="preserve"> Study after study hails the VRA as the most important and most successful of the civil rights laws from the 1960s for its effects not only on increasing minority political representation, but also on increasing overall representation of minority political interests, at all levels of government </w:t>
      </w:r>
      <w:r w:rsidR="00125118">
        <w:fldChar w:fldCharType="begin"/>
      </w:r>
      <w:r w:rsidR="00125118">
        <w:instrText xml:space="preserve"> ADDIN ZOTERO_ITEM CSL_CITATION {"citationID":"L0L8xbbe","properties":{"formattedCitation":"(Issacharoff 2013, 100; Sass and Mehay 1995; Schuit and Rogowski 2017; Shah, Marschall, and Ruhil 2013)","plainCitation":"(Issacharoff 2013, 100; Sass and Mehay 1995; Schuit and Rogowski 2017; Shah, Marschall, and Ruhil 2013)","noteIndex":0},"citationItems":[{"id":1214,"uris":["http://zotero.org/users/9022956/items/CDZKXSKU"],"itemData":{"id":1214,"type":"article-journal","container-title":"Harvard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L."}],"issued":{"date-parts":[["1995",10]]}}},{"id":1215,"uris":["http://zotero.org/users/9022956/items/Q8AWDFBL"],"itemData":{"id":1215,"type":"article-journal","abstract":"Despite wide scholarly interest in the Voting Rights Act, surprisingly little is known about how its specific provisions affected Black political representation. In this article, we draw on theories of electoral accountability to evaluate the effect of Section 5 of the Voting Rights Act, the preclearance provision, on the representation of Black interests in the 86th to 105th congresses. We find that members of Congress who represented jurisdictions subject to the preclearance requirement were substantially more supportive of civil rights–related legislation than legislators who did not represent covered jurisdictions. Moreover, we report that the effects were stronger when Black voters composed larger portions of the electorate and in more competitive districts. This result is robust to a wide range of model specifications and empirical strategies, and it persists over the entire time period under study. Our findings have especially important implications given the Supreme Court's recent decision in Shelby County v. Holder.","container-title":"American Journal of Political Science","DOI":"10.1111/ajps.12284","ISSN":"1540-5907","issue":"3","language":"en","note":"_eprint: https://onlinelibrary.wiley.com/doi/pdf/10.1111/ajps.12284","page":"513-526","source":"Wiley Online Library","title":"Race, Representation, and the Voting Rights Act","volume":"61","author":[{"family":"Schuit","given":"Sophie"},{"family":"Rogowski","given":"Jon C."}],"issued":{"date-parts":[["2017"]]}}},{"id":1211,"uris":["http://zotero.org/users/9022956/items/RVAVKZRC"],"itemData":{"id":1211,"type":"article-journal","abstract":"Sound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S."}],"issued":{"date-parts":[["2013",10]]}}}],"schema":"https://github.com/citation-style-language/schema/raw/master/csl-citation.json"} </w:instrText>
      </w:r>
      <w:r w:rsidR="00125118">
        <w:fldChar w:fldCharType="separate"/>
      </w:r>
      <w:r w:rsidR="00125118">
        <w:rPr>
          <w:noProof/>
        </w:rPr>
        <w:t xml:space="preserve">(Issacharoff 2013, </w:t>
      </w:r>
      <w:r w:rsidR="00110FEC">
        <w:rPr>
          <w:noProof/>
        </w:rPr>
        <w:t xml:space="preserve">p. </w:t>
      </w:r>
      <w:r w:rsidR="00125118">
        <w:rPr>
          <w:noProof/>
        </w:rPr>
        <w:t>100; Sass and Mehay</w:t>
      </w:r>
      <w:r w:rsidR="00B42873">
        <w:rPr>
          <w:noProof/>
        </w:rPr>
        <w:t>,</w:t>
      </w:r>
      <w:r w:rsidR="00125118">
        <w:rPr>
          <w:noProof/>
        </w:rPr>
        <w:t xml:space="preserve"> 1995; Schuit and Rogowski</w:t>
      </w:r>
      <w:r w:rsidR="00B42873">
        <w:rPr>
          <w:noProof/>
        </w:rPr>
        <w:t>,</w:t>
      </w:r>
      <w:r w:rsidR="00125118">
        <w:rPr>
          <w:noProof/>
        </w:rPr>
        <w:t xml:space="preserve"> 2017; Shah</w:t>
      </w:r>
      <w:r w:rsidR="00B42873">
        <w:rPr>
          <w:noProof/>
        </w:rPr>
        <w:t xml:space="preserve"> et al.,</w:t>
      </w:r>
      <w:r w:rsidR="00125118">
        <w:rPr>
          <w:noProof/>
        </w:rPr>
        <w:t xml:space="preserve"> 2013)</w:t>
      </w:r>
      <w:r w:rsidR="00125118">
        <w:fldChar w:fldCharType="end"/>
      </w:r>
      <w:r>
        <w:t>.</w:t>
      </w:r>
      <w:r w:rsidR="00432BC7">
        <w:t xml:space="preserve"> U</w:t>
      </w:r>
      <w:r>
        <w:t>nder Section 5</w:t>
      </w:r>
      <w:r w:rsidR="00432BC7">
        <w:t xml:space="preserve"> of the VRA</w:t>
      </w:r>
      <w:r>
        <w:t xml:space="preserve">, jurisdictions subject to the </w:t>
      </w:r>
      <w:r w:rsidRPr="009D7619">
        <w:rPr>
          <w:i/>
          <w:iCs/>
        </w:rPr>
        <w:t>preclearance</w:t>
      </w:r>
      <w:r>
        <w:t xml:space="preserve"> requirement must </w:t>
      </w:r>
      <w:r w:rsidR="007E69E1">
        <w:t xml:space="preserve">first </w:t>
      </w:r>
      <w:r>
        <w:t>prove</w:t>
      </w:r>
      <w:r w:rsidR="000840B5">
        <w:t xml:space="preserve"> in federal court</w:t>
      </w:r>
      <w:r>
        <w:t xml:space="preserve"> that the proposed changes would not result in disparate racial impact on political representation.</w:t>
      </w:r>
      <w:r w:rsidR="000840B5">
        <w:rPr>
          <w:rStyle w:val="EndnoteReference"/>
        </w:rPr>
        <w:endnoteReference w:id="3"/>
      </w:r>
      <w:r>
        <w:t xml:space="preserve"> Section 4(b) outlined a formula for determining coverage, using a combination of historical voter registration statistics and a demonstrated history of using racist voter suppression techniques like poll taxes and literacy tests.</w:t>
      </w:r>
      <w:r>
        <w:rPr>
          <w:rStyle w:val="EndnoteReference"/>
        </w:rPr>
        <w:endnoteReference w:id="4"/>
      </w:r>
      <w:r>
        <w:t xml:space="preserve"> Eight states in the South were covered entirely, a few states had only some counties covered, and a few counties in other states were at one time covered but later </w:t>
      </w:r>
      <w:r>
        <w:lastRenderedPageBreak/>
        <w:t>bailed out (released from oversight) after judicial review.</w:t>
      </w:r>
      <w:r>
        <w:rPr>
          <w:rStyle w:val="EndnoteReference"/>
        </w:rPr>
        <w:endnoteReference w:id="5"/>
      </w:r>
      <w:r>
        <w:t xml:space="preserve"> Municipal annexations were subject to the preclearance requirement under Section 5 because they could result in minority population dilution and threaten minority citizens’ right to fair representation in elections </w:t>
      </w:r>
      <w:r w:rsidR="00125118">
        <w:fldChar w:fldCharType="begin"/>
      </w:r>
      <w:r w:rsidR="00125118">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w:t>
      </w:r>
      <w:r w:rsidR="00785571">
        <w:rPr>
          <w:noProof/>
        </w:rPr>
        <w:t xml:space="preserve"> et al.,</w:t>
      </w:r>
      <w:r w:rsidR="00125118">
        <w:rPr>
          <w:noProof/>
        </w:rPr>
        <w:t xml:space="preserve"> 2008; Berri 1989; Motomura 1982)</w:t>
      </w:r>
      <w:r w:rsidR="00125118">
        <w:fldChar w:fldCharType="end"/>
      </w:r>
      <w:r>
        <w:t>. Between the VRA’s enactment in 1965 to 2013, over 112,000 proposed municipal annexations were submitted to the Department of Justice seeking preclearance.</w:t>
      </w:r>
      <w:r>
        <w:rPr>
          <w:rStyle w:val="EndnoteReference"/>
        </w:rPr>
        <w:endnoteReference w:id="6"/>
      </w:r>
      <w:r>
        <w:t xml:space="preserve"> </w:t>
      </w:r>
    </w:p>
    <w:p w14:paraId="4F81E4F9" w14:textId="77777777" w:rsidR="003B69AE" w:rsidRDefault="008D3F8E" w:rsidP="000031C0">
      <w:pPr>
        <w:spacing w:line="480" w:lineRule="auto"/>
        <w:ind w:firstLine="720"/>
      </w:pPr>
      <w:r>
        <w:t>On June 25</w:t>
      </w:r>
      <w:r w:rsidRPr="00AD6119">
        <w:rPr>
          <w:vertAlign w:val="superscript"/>
        </w:rPr>
        <w:t>th</w:t>
      </w:r>
      <w:r>
        <w:t xml:space="preserve">, 2013, the coverage formula used in the Section 4 was ruled unconstitutional by the Supreme Court in </w:t>
      </w:r>
      <w:r w:rsidR="00EA0AA4">
        <w:rPr>
          <w:i/>
          <w:iCs/>
        </w:rPr>
        <w:t>Shelby County</w:t>
      </w:r>
      <w:r w:rsidRPr="003E4FDC">
        <w:rPr>
          <w:i/>
          <w:iCs/>
        </w:rPr>
        <w:t xml:space="preserve"> v. Holder</w:t>
      </w:r>
      <w:r>
        <w:t>, thus, the preclearance requirement in Section 5 is no longer enforceable. Previously covered jurisdictions (</w:t>
      </w:r>
      <w:r w:rsidR="00325121">
        <w:t>i.e.,</w:t>
      </w:r>
      <w:r>
        <w:t xml:space="preserve"> Section 5</w:t>
      </w:r>
      <w:r w:rsidR="00325121">
        <w:t>/covered</w:t>
      </w:r>
      <w:r>
        <w:t xml:space="preserve"> jurisdictions) no longer need to submit preclearance requests</w:t>
      </w:r>
      <w:r w:rsidR="007E69E1">
        <w:t xml:space="preserve"> prior to changing elections-related laws</w:t>
      </w:r>
      <w:r>
        <w:t>.</w:t>
      </w:r>
      <w:r>
        <w:rPr>
          <w:rStyle w:val="EndnoteReference"/>
        </w:rPr>
        <w:endnoteReference w:id="7"/>
      </w:r>
      <w:r>
        <w:t xml:space="preserve"> On the same day that the decision was announced, multiple jurisdictions enacted voter ID laws that had previously been rejected at Section 5 hearings for having a racially disparate effect </w:t>
      </w:r>
      <w:r w:rsidR="00125118">
        <w:fldChar w:fldCharType="begin"/>
      </w:r>
      <w:r w:rsidR="00125118">
        <w:instrText xml:space="preserve"> ADDIN ZOTERO_ITEM CSL_CITATION {"citationID":"U8yt4YZd","properties":{"formattedCitation":"(Hardy 2020; Herron and Smith 2015)","plainCitation":"(Hardy 2020; Herron and Smith 2015)","noteIndex":0},"citationItems":[{"id":948,"uris":["http://zotero.org/users/9022956/items/QGX8XCFQ"],"itemData":{"id":948,"type":"article-journal","container-title":"Mercer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(Hardy 2020; Herron and Smith</w:t>
      </w:r>
      <w:r w:rsidR="00785571">
        <w:rPr>
          <w:noProof/>
        </w:rPr>
        <w:t>,</w:t>
      </w:r>
      <w:r w:rsidR="00125118">
        <w:rPr>
          <w:noProof/>
        </w:rPr>
        <w:t xml:space="preserve"> 2015)</w:t>
      </w:r>
      <w:r w:rsidR="00125118">
        <w:fldChar w:fldCharType="end"/>
      </w:r>
      <w:r>
        <w:t xml:space="preserve">. Many scholars and activists expected that the removal of Sections 4 and 5 would result in drastic erosion of minority voting rights (see, e.g., amicus briefs filed in support of defendant, </w:t>
      </w:r>
      <w:r w:rsidR="00EA0AA4">
        <w:rPr>
          <w:i/>
          <w:iCs/>
        </w:rPr>
        <w:t>Shelby County</w:t>
      </w:r>
      <w:r w:rsidRPr="009D7619">
        <w:rPr>
          <w:i/>
          <w:iCs/>
        </w:rPr>
        <w:t xml:space="preserve"> v. Holder</w:t>
      </w:r>
      <w:r>
        <w:t xml:space="preserve"> 2013).</w:t>
      </w:r>
      <w:r>
        <w:rPr>
          <w:rStyle w:val="EndnoteReference"/>
        </w:rPr>
        <w:endnoteReference w:id="8"/>
      </w:r>
      <w:r>
        <w:t xml:space="preserve"> </w:t>
      </w:r>
    </w:p>
    <w:p w14:paraId="17CF03B1" w14:textId="4539FD79" w:rsidR="008D3F8E" w:rsidRDefault="008D3F8E" w:rsidP="003B69AE">
      <w:pPr>
        <w:spacing w:line="480" w:lineRule="auto"/>
        <w:ind w:firstLine="720"/>
      </w:pPr>
      <w:r>
        <w:t xml:space="preserve">On the one hand, removing a regulation against racial discrimination would plausibly result in increases in racial discrimination. Reardon and colleagues </w:t>
      </w:r>
      <w:r w:rsidR="00125118">
        <w:fldChar w:fldCharType="begin"/>
      </w:r>
      <w:r w:rsidR="00125118">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125118">
        <w:fldChar w:fldCharType="separate"/>
      </w:r>
      <w:r w:rsidR="00125118">
        <w:rPr>
          <w:noProof/>
        </w:rPr>
        <w:t>(2012)</w:t>
      </w:r>
      <w:r w:rsidR="00125118">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00EA0AA4">
        <w:rPr>
          <w:i/>
          <w:iCs/>
        </w:rPr>
        <w:t>Shelby County</w:t>
      </w:r>
      <w:r>
        <w:t xml:space="preserve"> </w:t>
      </w:r>
      <w:r w:rsidR="00125118">
        <w:fldChar w:fldCharType="begin"/>
      </w:r>
      <w:r w:rsidR="00125118">
        <w:instrText xml:space="preserve"> ADDIN ZOTERO_ITEM CSL_CITATION {"citationID":"kJaOvjAt","properties":{"formattedCitation":"(Feder and Miller 2020; Hardy 2020; Herron and Smith 2015)","plainCitation":"(Feder and Miller 2020; Hardy 2020; Herron and Smith 2015)","noteIndex":0},"citationItems":[{"id":964,"uris":["http://zotero.org/users/9022956/items/ITUU267Z"],"itemData":{"id":964,"type":"article-journal","abstract":"In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(Feder and Miller</w:t>
      </w:r>
      <w:r w:rsidR="00BD5240">
        <w:rPr>
          <w:noProof/>
        </w:rPr>
        <w:t>,</w:t>
      </w:r>
      <w:r w:rsidR="00125118">
        <w:rPr>
          <w:noProof/>
        </w:rPr>
        <w:t xml:space="preserve"> 2020; Hardy 2020; Herron and Smith</w:t>
      </w:r>
      <w:r w:rsidR="00BD5240">
        <w:rPr>
          <w:noProof/>
        </w:rPr>
        <w:t>,</w:t>
      </w:r>
      <w:r w:rsidR="00125118">
        <w:rPr>
          <w:noProof/>
        </w:rPr>
        <w:t xml:space="preserve"> 2015)</w:t>
      </w:r>
      <w:r w:rsidR="00125118">
        <w:fldChar w:fldCharType="end"/>
      </w:r>
      <w:r>
        <w:t xml:space="preserve">. Durst </w:t>
      </w:r>
      <w:r w:rsidR="00125118">
        <w:fldChar w:fldCharType="begin"/>
      </w:r>
      <w:r w:rsidR="00125118">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25118">
        <w:fldChar w:fldCharType="separate"/>
      </w:r>
      <w:r w:rsidR="00125118">
        <w:rPr>
          <w:noProof/>
        </w:rPr>
        <w:t>(2019)</w:t>
      </w:r>
      <w:r w:rsidR="00125118">
        <w:fldChar w:fldCharType="end"/>
      </w:r>
      <w:r>
        <w:t xml:space="preserve"> finds that municipal underbounding against Black residents at fringes intensified in Section 5 places after </w:t>
      </w:r>
      <w:r w:rsidR="00EA0AA4">
        <w:rPr>
          <w:i/>
          <w:iCs/>
        </w:rPr>
        <w:t>Shelby County</w:t>
      </w:r>
      <w:r>
        <w:t xml:space="preserve">. On the other hand, the removal of an </w:t>
      </w:r>
      <w:r>
        <w:lastRenderedPageBreak/>
        <w:t xml:space="preserve">ineffective law would not be associated with increases in those behaviors if the regulation never successfully deterred that behavior, as in the case of harsh laws intended to deter immigration </w:t>
      </w:r>
      <w:r w:rsidR="00125118">
        <w:fldChar w:fldCharType="begin"/>
      </w:r>
      <w:r w:rsidR="00125118">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125118">
        <w:fldChar w:fldCharType="separate"/>
      </w:r>
      <w:r w:rsidR="00125118">
        <w:rPr>
          <w:noProof/>
        </w:rPr>
        <w:t>(Cox and Goodman</w:t>
      </w:r>
      <w:r w:rsidR="00841CD4">
        <w:rPr>
          <w:noProof/>
        </w:rPr>
        <w:t>,</w:t>
      </w:r>
      <w:r w:rsidR="00125118">
        <w:rPr>
          <w:noProof/>
        </w:rPr>
        <w:t xml:space="preserve"> 2018; Ryo 2019; Wong 2018)</w:t>
      </w:r>
      <w:r w:rsidR="00125118">
        <w:fldChar w:fldCharType="end"/>
      </w:r>
      <w:r>
        <w:t>. A study of pre-</w:t>
      </w:r>
      <w:r w:rsidR="00EA0AA4">
        <w:rPr>
          <w:i/>
          <w:iCs/>
        </w:rPr>
        <w:t>Shelby County</w:t>
      </w:r>
      <w:r>
        <w:t xml:space="preserve"> annexations in the Houston metropolitan area concludes that Section 5 was not effectively preventing annexations that reduce minority population shares in Houston-area</w:t>
      </w:r>
      <w:r>
        <w:t xml:space="preserve"> </w:t>
      </w:r>
      <w:r>
        <w:t xml:space="preserve">municipalities </w:t>
      </w:r>
      <w:r w:rsidR="00125118">
        <w:fldChar w:fldCharType="begin"/>
      </w:r>
      <w:r w:rsidR="00125118">
        <w:instrText xml:space="preserve"> ADDIN ZOTERO_ITEM CSL_CITATION {"citationID":"eFjjmBVh","properties":{"formattedCitation":"(Baumle,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841CD4">
        <w:rPr>
          <w:noProof/>
        </w:rPr>
        <w:t xml:space="preserve"> et al., </w:t>
      </w:r>
      <w:r w:rsidR="00125118">
        <w:rPr>
          <w:noProof/>
        </w:rPr>
        <w:t>2008)</w:t>
      </w:r>
      <w:r w:rsidR="00125118">
        <w:fldChar w:fldCharType="end"/>
      </w:r>
      <w:r>
        <w:t>. But, if the law was never effective overall, its removal could even worsen already existing trends nationwide</w:t>
      </w:r>
      <w:r w:rsidR="00F86449">
        <w:t xml:space="preserve"> by legitimating </w:t>
      </w:r>
      <w:r w:rsidR="009507C8">
        <w:t>the problematic behavior</w:t>
      </w:r>
      <w:r>
        <w:t xml:space="preserve">. Then again, if the normative expectations underlying a law is so publicly accepted that it becomes a norm to comply </w:t>
      </w:r>
      <w:r w:rsidR="00125118">
        <w:fldChar w:fldCharType="begin"/>
      </w:r>
      <w:r w:rsidR="00125118">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rsidR="00125118">
        <w:fldChar w:fldCharType="separate"/>
      </w:r>
      <w:r w:rsidR="00125118">
        <w:rPr>
          <w:noProof/>
        </w:rPr>
        <w:t>(Hirsh 2009)</w:t>
      </w:r>
      <w:r w:rsidR="00125118">
        <w:fldChar w:fldCharType="end"/>
      </w:r>
      <w:r>
        <w:t xml:space="preserve">, compliance might persist even with removal or discontinued enforcement.  </w:t>
      </w:r>
    </w:p>
    <w:p w14:paraId="7BCD635B" w14:textId="015E2BAB" w:rsidR="008D3F8E" w:rsidRPr="00BF648A" w:rsidRDefault="00886CF6" w:rsidP="009D7619">
      <w:pPr>
        <w:spacing w:line="480" w:lineRule="auto"/>
        <w:ind w:firstLine="720"/>
      </w:pPr>
      <w:r>
        <w:t>To adjudicate between these competing possibilities about the effects of ending Section 5 enforcement</w:t>
      </w:r>
      <w:r w:rsidR="008D3F8E">
        <w:t xml:space="preserve">, I leverage panel data on municipalities’ behavior spanning the period before and after </w:t>
      </w:r>
      <w:r w:rsidR="00EA0AA4">
        <w:rPr>
          <w:i/>
          <w:iCs/>
        </w:rPr>
        <w:t>Shelby County</w:t>
      </w:r>
      <w:r w:rsidR="008D3F8E">
        <w:t xml:space="preserve">, using trends in never-covered places as a comparison. Formally, I hypothesize that </w:t>
      </w:r>
      <w:r w:rsidR="008D3F8E">
        <w:rPr>
          <w:rFonts w:ascii="Times" w:hAnsi="Times"/>
        </w:rPr>
        <w:t>a</w:t>
      </w:r>
      <w:r w:rsidR="008D3F8E" w:rsidRPr="00BF648A">
        <w:rPr>
          <w:rFonts w:ascii="Times" w:hAnsi="Times"/>
        </w:rPr>
        <w:t xml:space="preserve">fter invalidation by </w:t>
      </w:r>
      <w:r w:rsidR="00EA0AA4">
        <w:rPr>
          <w:rFonts w:ascii="Times" w:hAnsi="Times"/>
          <w:i/>
          <w:iCs/>
        </w:rPr>
        <w:t>Shelby County</w:t>
      </w:r>
      <w:r w:rsidR="008D3F8E" w:rsidRPr="00BF648A">
        <w:rPr>
          <w:rFonts w:ascii="Times" w:hAnsi="Times"/>
        </w:rPr>
        <w:t xml:space="preserve">, Section 5 </w:t>
      </w:r>
      <w:r w:rsidR="008D3F8E">
        <w:rPr>
          <w:rFonts w:ascii="Times" w:hAnsi="Times"/>
        </w:rPr>
        <w:t xml:space="preserve">municipalities </w:t>
      </w:r>
      <w:r w:rsidR="008D3F8E" w:rsidRPr="00BF648A">
        <w:rPr>
          <w:rFonts w:ascii="Times" w:hAnsi="Times"/>
        </w:rPr>
        <w:t>are more likely to conduct annexations compared to pre-invalidation, since annexations are no longer subject to federal oversight before they can take place</w:t>
      </w:r>
      <w:r w:rsidR="008D3F8E">
        <w:rPr>
          <w:rFonts w:ascii="Times" w:hAnsi="Times"/>
        </w:rPr>
        <w:t xml:space="preserve"> (H1). </w:t>
      </w:r>
    </w:p>
    <w:p w14:paraId="19B0366D" w14:textId="77777777" w:rsidR="008D3F8E" w:rsidRDefault="008D3F8E" w:rsidP="009D7619">
      <w:pPr>
        <w:spacing w:line="480" w:lineRule="auto"/>
        <w:rPr>
          <w:b/>
          <w:bCs/>
        </w:rPr>
      </w:pPr>
    </w:p>
    <w:p w14:paraId="74FC4BE5" w14:textId="128D474F" w:rsidR="008D3F8E" w:rsidRPr="004B0505" w:rsidRDefault="008D3F8E" w:rsidP="009D7619">
      <w:pPr>
        <w:spacing w:line="480" w:lineRule="auto"/>
        <w:rPr>
          <w:b/>
          <w:bCs/>
        </w:rPr>
      </w:pPr>
      <w:r w:rsidRPr="009D7619">
        <w:rPr>
          <w:b/>
          <w:bCs/>
        </w:rPr>
        <w:t xml:space="preserve">Municipal </w:t>
      </w:r>
      <w:r w:rsidR="004B0505">
        <w:rPr>
          <w:b/>
          <w:bCs/>
        </w:rPr>
        <w:t>B</w:t>
      </w:r>
      <w:r w:rsidRPr="009D7619">
        <w:rPr>
          <w:b/>
          <w:bCs/>
        </w:rPr>
        <w:t xml:space="preserve">oundaries and the </w:t>
      </w:r>
      <w:r w:rsidR="004B0505">
        <w:rPr>
          <w:b/>
          <w:bCs/>
        </w:rPr>
        <w:t>G</w:t>
      </w:r>
      <w:r w:rsidRPr="009D7619">
        <w:rPr>
          <w:b/>
          <w:bCs/>
        </w:rPr>
        <w:t xml:space="preserve">overnance of </w:t>
      </w:r>
      <w:r w:rsidR="004B0505">
        <w:rPr>
          <w:b/>
          <w:bCs/>
        </w:rPr>
        <w:t>R</w:t>
      </w:r>
      <w:r w:rsidRPr="009D7619">
        <w:rPr>
          <w:b/>
          <w:bCs/>
        </w:rPr>
        <w:t>ace</w:t>
      </w:r>
    </w:p>
    <w:p w14:paraId="3317CB12" w14:textId="1F95F3C3" w:rsidR="008D3F8E" w:rsidRDefault="008D3F8E" w:rsidP="009D7619">
      <w:pPr>
        <w:spacing w:line="480" w:lineRule="auto"/>
      </w:pPr>
      <w:r>
        <w:t>Even as the country becomes more racially diverse as a whole, racial diversification patterns between places</w:t>
      </w:r>
      <w:r w:rsidR="00E86B0D">
        <w:t xml:space="preserve"> remain uneven</w:t>
      </w:r>
      <w:r>
        <w:t xml:space="preserve"> </w:t>
      </w:r>
      <w:r w:rsidR="00125118">
        <w:fldChar w:fldCharType="begin"/>
      </w:r>
      <w:r w:rsidR="00125118">
        <w:instrText xml:space="preserve"> ADDIN ZOTERO_ITEM CSL_CITATION {"citationID":"Zu0m6qXO","properties":{"formattedCitation":"(Hall and Lee 2010; Lichter, Parisi, and Taquino 2015)","plainCitation":"(Hall and Lee 2010; Lichter, Parisi, and Taquino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(Hall and Lee</w:t>
      </w:r>
      <w:r w:rsidR="00AA741E">
        <w:rPr>
          <w:noProof/>
        </w:rPr>
        <w:t>,</w:t>
      </w:r>
      <w:r w:rsidR="00125118">
        <w:rPr>
          <w:noProof/>
        </w:rPr>
        <w:t xml:space="preserve"> 2010; Lichte</w:t>
      </w:r>
      <w:r w:rsidR="00AA741E">
        <w:rPr>
          <w:noProof/>
        </w:rPr>
        <w:t>r et al.,</w:t>
      </w:r>
      <w:r w:rsidR="00125118">
        <w:rPr>
          <w:noProof/>
        </w:rPr>
        <w:t xml:space="preserve"> 2015)</w:t>
      </w:r>
      <w:r w:rsidR="00125118">
        <w:fldChar w:fldCharType="end"/>
      </w:r>
      <w:r>
        <w:t xml:space="preserve">. Lichter et al. </w:t>
      </w:r>
      <w:r w:rsidR="00125118">
        <w:fldChar w:fldCharType="begin"/>
      </w:r>
      <w:r w:rsidR="0012511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125118">
        <w:fldChar w:fldCharType="separate"/>
      </w:r>
      <w:r w:rsidR="00125118">
        <w:rPr>
          <w:noProof/>
        </w:rPr>
        <w:t>(2015)</w:t>
      </w:r>
      <w:r w:rsidR="00125118">
        <w:fldChar w:fldCharType="end"/>
      </w:r>
      <w:r>
        <w:t xml:space="preserve"> document a rise in racial segregation across places within metropolitan areas as places become more racially homogenous. In concluding, they call for more research on how </w:t>
      </w:r>
      <w:r w:rsidR="001773D0">
        <w:t>“</w:t>
      </w:r>
      <w:r>
        <w:t>places—as political and economic actors—play a large and typically unappreciated role in excluding blacks and other minorities from the geographic mainstream</w:t>
      </w:r>
      <w:r w:rsidR="001773D0">
        <w:t>”</w:t>
      </w:r>
      <w:r>
        <w:t xml:space="preserve"> </w:t>
      </w:r>
      <w:r w:rsidR="00125118">
        <w:fldChar w:fldCharType="begin"/>
      </w:r>
      <w:r w:rsidR="00125118">
        <w:instrText xml:space="preserve"> ADDIN ZOTERO_ITEM CSL_CITATION {"citationID":"KPQizV9S","properties":{"formattedCitation":"(2015, 870)","plainCitation":"(2015, 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125118">
        <w:fldChar w:fldCharType="separate"/>
      </w:r>
      <w:r w:rsidR="00125118">
        <w:rPr>
          <w:noProof/>
        </w:rPr>
        <w:t xml:space="preserve">(2015, </w:t>
      </w:r>
      <w:r w:rsidR="00E87D42">
        <w:rPr>
          <w:noProof/>
        </w:rPr>
        <w:t xml:space="preserve">p. </w:t>
      </w:r>
      <w:r w:rsidR="00125118">
        <w:rPr>
          <w:noProof/>
        </w:rPr>
        <w:t>870)</w:t>
      </w:r>
      <w:r w:rsidR="00125118">
        <w:fldChar w:fldCharType="end"/>
      </w:r>
      <w:r>
        <w:t xml:space="preserve">. </w:t>
      </w:r>
    </w:p>
    <w:p w14:paraId="7557D127" w14:textId="62981A89" w:rsidR="008D3F8E" w:rsidRPr="00DD615D" w:rsidRDefault="008D3F8E" w:rsidP="009D7619">
      <w:pPr>
        <w:spacing w:line="480" w:lineRule="auto"/>
        <w:ind w:firstLine="720"/>
        <w:divId w:val="1498500570"/>
        <w:rPr>
          <w:rFonts w:eastAsia="Times New Roman" w:cs="Times New Roman"/>
        </w:rPr>
      </w:pPr>
      <w:r>
        <w:lastRenderedPageBreak/>
        <w:t xml:space="preserve">Municipalities exclude Black and other non-White residents by reinforcing racial boundaries. Practices like burdensome fines and fees and increased police surveillance in minority neighborhoods can have the effect of disproportionately discouraging minority residents from living there, even if there is no expressed racist intent </w:t>
      </w:r>
      <w:r w:rsidR="00125118">
        <w:fldChar w:fldCharType="begin"/>
      </w:r>
      <w:r w:rsidR="00125118">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125118">
        <w:fldChar w:fldCharType="separate"/>
      </w:r>
      <w:r w:rsidR="00125118">
        <w:rPr>
          <w:noProof/>
        </w:rPr>
        <w:t>(Beck 2019; n.d.; Carmichael and Kent</w:t>
      </w:r>
      <w:r w:rsidR="00446E98">
        <w:rPr>
          <w:noProof/>
        </w:rPr>
        <w:t>,</w:t>
      </w:r>
      <w:r w:rsidR="00125118">
        <w:rPr>
          <w:noProof/>
        </w:rPr>
        <w:t xml:space="preserve"> 2014; Collins</w:t>
      </w:r>
      <w:r w:rsidR="00446E98">
        <w:rPr>
          <w:noProof/>
        </w:rPr>
        <w:t xml:space="preserve"> et al., </w:t>
      </w:r>
      <w:r w:rsidR="00125118">
        <w:rPr>
          <w:noProof/>
        </w:rPr>
        <w:t>2021; Harris 2016; Muhammad 2011; Pacewicz and Robinson</w:t>
      </w:r>
      <w:r w:rsidR="006A651A">
        <w:rPr>
          <w:noProof/>
        </w:rPr>
        <w:t>,</w:t>
      </w:r>
      <w:r w:rsidR="00125118">
        <w:rPr>
          <w:noProof/>
        </w:rPr>
        <w:t xml:space="preserve"> 2021)</w:t>
      </w:r>
      <w:r w:rsidR="00125118">
        <w:fldChar w:fldCharType="end"/>
      </w:r>
      <w:r>
        <w:t xml:space="preserve">. Cities can also enforce limits on geographic boundaries that deter Black and minority population growth. For example, the proliferation of zoning laws in many cities is associated with growth in the number of higher income White residents while suppressing the availability of housing for lower income minority residents </w:t>
      </w:r>
      <w:r w:rsidR="00125118">
        <w:fldChar w:fldCharType="begin"/>
      </w:r>
      <w:r w:rsidR="00125118">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Lens 2022; Rothwell and Massey</w:t>
      </w:r>
      <w:r w:rsidR="00C12502">
        <w:rPr>
          <w:noProof/>
        </w:rPr>
        <w:t>,</w:t>
      </w:r>
      <w:r w:rsidR="00125118">
        <w:rPr>
          <w:noProof/>
        </w:rPr>
        <w:t xml:space="preserve"> 2009; Shlay and Rossi</w:t>
      </w:r>
      <w:r w:rsidR="00C12502">
        <w:rPr>
          <w:noProof/>
        </w:rPr>
        <w:t>,</w:t>
      </w:r>
      <w:r w:rsidR="00125118">
        <w:rPr>
          <w:noProof/>
        </w:rPr>
        <w:t xml:space="preserve"> 1981; Trounstine 2018)</w:t>
      </w:r>
      <w:r w:rsidR="00125118">
        <w:fldChar w:fldCharType="end"/>
      </w:r>
      <w:r>
        <w:t xml:space="preserve">. Research from other types of administrative boundaries shows how boundaries for school districts, state legislative districts, and congressional voting district boundaries can be manipulated in ways that facilitate racial inequality, even relying on prison construction to inflate district voter counts </w:t>
      </w:r>
      <w:r>
        <w:fldChar w:fldCharType="begin"/>
      </w:r>
      <w:r w:rsidR="00373FB6">
        <w:instrText xml:space="preserve"> ADDIN ZOTERO_ITEM CSL_CITATION {"citationID":"rdb8hl6k","properties":{"formattedCitation":"(Bischoff 2008; Cain and Zhang 2016; Cooperstock 2022; Palandrani and Watson 2020; Reardon, Yun, and Eitle 2000; Remster and Kramer 2018, 2018; Vargas et al. 2021; Yarbrough 2002)","plainCitation":"(Bischoff 2008; Cain and Zhang 2016; Cooperstock 2022; Palandrani and Watson 2020; Reardon, Yun, and Eitle 2000; Remster and Kramer 2018, 2018; Vargas et al. 2021; Yarbrough 2002)","dontUpdate":true,"noteIndex":0},"citationItems":[{"id":707,"uris":["http://zotero.org/users/9022956/items/QC7RWIFG"],"itemData":{"id":707,"type":"article-journal","abstract":"Fragmentation,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M."}],"issued":{"date-parts":[["2000"]]}}},{"id":1194,"uris":["http://zotero.org/users/9022956/items/VHRSVPQA"],"itemData":{"id":1194,"type":"article-journal","abstract":"While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fldChar w:fldCharType="separate"/>
      </w:r>
      <w:r>
        <w:rPr>
          <w:noProof/>
        </w:rPr>
        <w:t>(see, e.g., Bischoff 2008; Cain and Zhang</w:t>
      </w:r>
      <w:r w:rsidR="00A44755">
        <w:rPr>
          <w:noProof/>
        </w:rPr>
        <w:t>,</w:t>
      </w:r>
      <w:r>
        <w:rPr>
          <w:noProof/>
        </w:rPr>
        <w:t xml:space="preserve"> 2016; Cooperstock 2022; Palandrani and Watson</w:t>
      </w:r>
      <w:r w:rsidR="00FB7EE3">
        <w:rPr>
          <w:noProof/>
        </w:rPr>
        <w:t>,</w:t>
      </w:r>
      <w:r>
        <w:rPr>
          <w:noProof/>
        </w:rPr>
        <w:t xml:space="preserve"> 2020; Reardon</w:t>
      </w:r>
      <w:r w:rsidR="00FB7EE3">
        <w:rPr>
          <w:noProof/>
        </w:rPr>
        <w:t xml:space="preserve"> et al.</w:t>
      </w:r>
      <w:r w:rsidR="00540836">
        <w:rPr>
          <w:noProof/>
        </w:rPr>
        <w:t>,</w:t>
      </w:r>
      <w:r>
        <w:rPr>
          <w:noProof/>
        </w:rPr>
        <w:t xml:space="preserve"> 2000; Remster and Kramer</w:t>
      </w:r>
      <w:r w:rsidR="00540836">
        <w:rPr>
          <w:noProof/>
        </w:rPr>
        <w:t>,</w:t>
      </w:r>
      <w:r>
        <w:rPr>
          <w:noProof/>
        </w:rPr>
        <w:t xml:space="preserve"> 2018; Vargas et al.</w:t>
      </w:r>
      <w:r w:rsidR="00540836">
        <w:rPr>
          <w:noProof/>
        </w:rPr>
        <w:t>,</w:t>
      </w:r>
      <w:r>
        <w:rPr>
          <w:noProof/>
        </w:rPr>
        <w:t xml:space="preserve"> 2021; Yarbrough 2002)</w:t>
      </w:r>
      <w:r>
        <w:fldChar w:fldCharType="end"/>
      </w:r>
      <w:r>
        <w:t xml:space="preserve">. </w:t>
      </w:r>
    </w:p>
    <w:p w14:paraId="64FFCF9D" w14:textId="5D6AA861" w:rsidR="008D3F8E" w:rsidRDefault="008D3F8E" w:rsidP="009D7619">
      <w:pPr>
        <w:spacing w:line="480" w:lineRule="auto"/>
        <w:ind w:firstLine="720"/>
      </w:pPr>
      <w:r>
        <w:t xml:space="preserve">Recent research by Vargas et al. </w:t>
      </w:r>
      <w:r w:rsidR="00125118">
        <w:fldChar w:fldCharType="begin"/>
      </w:r>
      <w:r w:rsidR="00125118">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125118">
        <w:fldChar w:fldCharType="separate"/>
      </w:r>
      <w:r w:rsidR="00125118">
        <w:rPr>
          <w:noProof/>
        </w:rPr>
        <w:t>(2021)</w:t>
      </w:r>
      <w:r w:rsidR="00125118">
        <w:fldChar w:fldCharType="end"/>
      </w:r>
      <w:r>
        <w:t xml:space="preserve"> reveals how the Chicago, Milwaukee, and St. Louis city councils gerrymandered their city council voting district boundaries since as early as the 1800s to maintain White political dominance over growing threats of Black political strength. Politicians in these municipalities manipulated the redistricting process to use political boundaries as </w:t>
      </w:r>
      <w:r w:rsidR="001773D0">
        <w:t>“</w:t>
      </w:r>
      <w:r>
        <w:t>an instrument of race- and class-based social control</w:t>
      </w:r>
      <w:r w:rsidR="001773D0">
        <w:t>”</w:t>
      </w:r>
      <w:r>
        <w:t xml:space="preserve"> </w:t>
      </w:r>
      <w:r w:rsidR="00125118">
        <w:fldChar w:fldCharType="begin"/>
      </w:r>
      <w:r w:rsidR="00125118">
        <w:instrText xml:space="preserve"> ADDIN ZOTERO_ITEM CSL_CITATION {"citationID":"9nXBaYRj","properties":{"formattedCitation":"(2021, 3)","plainCitation":"(2021, 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125118">
        <w:fldChar w:fldCharType="separate"/>
      </w:r>
      <w:r w:rsidR="00125118">
        <w:rPr>
          <w:noProof/>
        </w:rPr>
        <w:t xml:space="preserve">(2021, </w:t>
      </w:r>
      <w:r w:rsidR="00B60664">
        <w:rPr>
          <w:noProof/>
        </w:rPr>
        <w:t xml:space="preserve">p. </w:t>
      </w:r>
      <w:r w:rsidR="00125118">
        <w:rPr>
          <w:noProof/>
        </w:rPr>
        <w:t>3)</w:t>
      </w:r>
      <w:r w:rsidR="00125118">
        <w:fldChar w:fldCharType="end"/>
      </w:r>
      <w:r>
        <w:t xml:space="preserve">. Their research focused on municipal redistricting of internal boundaries, whereas I argue that the boundaries of the place itself is also an instrument of race- and class-based social control because they are </w:t>
      </w:r>
      <w:r w:rsidRPr="00E8072F">
        <w:t xml:space="preserve">the </w:t>
      </w:r>
      <w:r w:rsidR="001773D0">
        <w:t>“</w:t>
      </w:r>
      <w:r w:rsidRPr="00E8072F">
        <w:t xml:space="preserve">locality where political or economic battles are fought and where affluent or poor, </w:t>
      </w:r>
      <w:r>
        <w:t>White</w:t>
      </w:r>
      <w:r w:rsidRPr="00E8072F">
        <w:t xml:space="preserve"> or </w:t>
      </w:r>
      <w:r w:rsidRPr="00E8072F">
        <w:lastRenderedPageBreak/>
        <w:t>minority, or immigrant or native groups are included or excluded from the community</w:t>
      </w:r>
      <w:r w:rsidR="001773D0">
        <w:t>”</w:t>
      </w:r>
      <w:r>
        <w:t xml:space="preserve"> </w:t>
      </w:r>
      <w:r w:rsidR="00125118">
        <w:fldChar w:fldCharType="begin"/>
      </w:r>
      <w:r w:rsidR="00125118">
        <w:instrText xml:space="preserve"> ADDIN ZOTERO_ITEM CSL_CITATION {"citationID":"gMjemyEd","properties":{"formattedCitation":"(Lichter, Parisi, and Taquino 2012, 367)","plainCitation":"(Lichter, Parisi, and Taquino 2012, 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125118">
        <w:fldChar w:fldCharType="separate"/>
      </w:r>
      <w:r w:rsidR="00125118">
        <w:rPr>
          <w:noProof/>
        </w:rPr>
        <w:t>(Lichter</w:t>
      </w:r>
      <w:r w:rsidR="00CC4E98">
        <w:rPr>
          <w:noProof/>
        </w:rPr>
        <w:t xml:space="preserve"> et al., </w:t>
      </w:r>
      <w:r w:rsidR="00125118">
        <w:rPr>
          <w:noProof/>
        </w:rPr>
        <w:t xml:space="preserve">2012, </w:t>
      </w:r>
      <w:r w:rsidR="00930EE0">
        <w:rPr>
          <w:noProof/>
        </w:rPr>
        <w:t xml:space="preserve">p. </w:t>
      </w:r>
      <w:r w:rsidR="00125118">
        <w:rPr>
          <w:noProof/>
        </w:rPr>
        <w:t>367)</w:t>
      </w:r>
      <w:r w:rsidR="00125118">
        <w:fldChar w:fldCharType="end"/>
      </w:r>
      <w:r>
        <w:t xml:space="preserve">. </w:t>
      </w:r>
    </w:p>
    <w:p w14:paraId="5CD821AA" w14:textId="2006F106" w:rsidR="008D3F8E" w:rsidRDefault="008D3F8E" w:rsidP="009D7619">
      <w:pPr>
        <w:spacing w:line="480" w:lineRule="auto"/>
        <w:ind w:firstLine="720"/>
      </w:pPr>
      <w:r>
        <w:t xml:space="preserve">Termed municipal underbounding, some municipalities refuse to annex neighboring territories with racial minority groups and instead annex majority-White neighborhoods </w:t>
      </w:r>
      <w:r w:rsidR="00125118">
        <w:fldChar w:fldCharType="begin"/>
      </w:r>
      <w:r w:rsidR="00125118">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rsidR="00125118">
        <w:fldChar w:fldCharType="separate"/>
      </w:r>
      <w:r w:rsidR="00125118">
        <w:rPr>
          <w:noProof/>
        </w:rPr>
        <w:t>(Aiken 1987; Anderson 2008; Durst 2014</w:t>
      </w:r>
      <w:r w:rsidR="00E13E0E">
        <w:rPr>
          <w:noProof/>
        </w:rPr>
        <w:t>,</w:t>
      </w:r>
      <w:r w:rsidR="00125118">
        <w:rPr>
          <w:noProof/>
        </w:rPr>
        <w:t xml:space="preserve"> 2019; Durst et al.</w:t>
      </w:r>
      <w:r w:rsidR="00E13E0E">
        <w:rPr>
          <w:noProof/>
        </w:rPr>
        <w:t>,</w:t>
      </w:r>
      <w:r w:rsidR="00125118">
        <w:rPr>
          <w:noProof/>
        </w:rPr>
        <w:t xml:space="preserve"> 2021; Johnson et al.</w:t>
      </w:r>
      <w:r w:rsidR="00E13E0E">
        <w:rPr>
          <w:noProof/>
        </w:rPr>
        <w:t>,</w:t>
      </w:r>
      <w:r w:rsidR="00125118">
        <w:rPr>
          <w:noProof/>
        </w:rPr>
        <w:t xml:space="preserve"> 2004; Marsh</w:t>
      </w:r>
      <w:r w:rsidR="007C03D6">
        <w:rPr>
          <w:noProof/>
        </w:rPr>
        <w:t xml:space="preserve"> et al.,</w:t>
      </w:r>
      <w:r w:rsidR="00125118">
        <w:rPr>
          <w:noProof/>
        </w:rPr>
        <w:t xml:space="preserve"> 2010; Mukhija and Mason</w:t>
      </w:r>
      <w:r w:rsidR="00F301F6">
        <w:rPr>
          <w:noProof/>
        </w:rPr>
        <w:t>,</w:t>
      </w:r>
      <w:r w:rsidR="00125118">
        <w:rPr>
          <w:noProof/>
        </w:rPr>
        <w:t xml:space="preserve"> 2013; Murphy 1978)</w:t>
      </w:r>
      <w:r w:rsidR="00125118">
        <w:fldChar w:fldCharType="end"/>
      </w:r>
      <w:r>
        <w:t xml:space="preserve">. Much of this research documents the consequences for residents living at the fringe, but less is understood about the consequences for racial minority residents already living within the annexing municipality. Annexation can weaken minority political power in local government if the addition of predominantly White residents through annexation dilutes their population shares </w:t>
      </w:r>
      <w:r w:rsidR="00125118">
        <w:fldChar w:fldCharType="begin"/>
      </w:r>
      <w:r w:rsidR="00125118">
        <w:instrText xml:space="preserve"> ADDIN ZOTERO_ITEM CSL_CITATION {"citationID":"uoq207xZ","properties":{"formattedCitation":"(Baumle, Fossett, and Waren 2008; Moeser and Dennis 2020; Taper 1962)","plainCitation":"(Baumle, Fossett, and Waren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125118">
        <w:fldChar w:fldCharType="separate"/>
      </w:r>
      <w:r w:rsidR="00125118">
        <w:rPr>
          <w:noProof/>
        </w:rPr>
        <w:t>(Baumle</w:t>
      </w:r>
      <w:r w:rsidR="00F301F6">
        <w:rPr>
          <w:noProof/>
        </w:rPr>
        <w:t xml:space="preserve"> et al.,</w:t>
      </w:r>
      <w:r w:rsidR="00125118">
        <w:rPr>
          <w:noProof/>
        </w:rPr>
        <w:t xml:space="preserve"> 2008; Moeser and Dennis</w:t>
      </w:r>
      <w:r w:rsidR="00F301F6">
        <w:rPr>
          <w:noProof/>
        </w:rPr>
        <w:t>,</w:t>
      </w:r>
      <w:r w:rsidR="00125118">
        <w:rPr>
          <w:noProof/>
        </w:rPr>
        <w:t xml:space="preserve"> 2020; Taper 1962)</w:t>
      </w:r>
      <w:r w:rsidR="00125118">
        <w:fldChar w:fldCharType="end"/>
      </w:r>
      <w:r>
        <w:t xml:space="preserve">. If pursued in this way, municipalities can use racially selective annexations to shape their overall demographic makeup to the effect of racial and class control </w:t>
      </w:r>
      <w:r w:rsidR="00125118">
        <w:fldChar w:fldCharType="begin"/>
      </w:r>
      <w:r w:rsidR="00125118">
        <w:instrText xml:space="preserve"> ADDIN ZOTERO_ITEM CSL_CITATION {"citationID":"gJEk4Jnu","properties":{"formattedCitation":"(Lichter, Parisi, and Taquino 2015; Vargas et al. 2021)","plainCitation":"(Lichter, Parisi, and Taquino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(Lichter</w:t>
      </w:r>
      <w:r w:rsidR="00321D74">
        <w:rPr>
          <w:noProof/>
        </w:rPr>
        <w:t xml:space="preserve"> et al., </w:t>
      </w:r>
      <w:r w:rsidR="00125118">
        <w:rPr>
          <w:noProof/>
        </w:rPr>
        <w:t>2015; Vargas et al.</w:t>
      </w:r>
      <w:r w:rsidR="00321D74">
        <w:rPr>
          <w:noProof/>
        </w:rPr>
        <w:t>,</w:t>
      </w:r>
      <w:r w:rsidR="00125118">
        <w:rPr>
          <w:noProof/>
        </w:rPr>
        <w:t xml:space="preserve"> 2021)</w:t>
      </w:r>
      <w:r w:rsidR="00125118">
        <w:fldChar w:fldCharType="end"/>
      </w:r>
      <w:r>
        <w:t>, but prior research on this aspect of annexations is limited in geographic scope and has not looked at post-</w:t>
      </w:r>
      <w:r w:rsidR="00EA0AA4">
        <w:rPr>
          <w:i/>
          <w:iCs/>
        </w:rPr>
        <w:t>Shelby County</w:t>
      </w:r>
      <w:r>
        <w:t xml:space="preserve"> changes.</w:t>
      </w:r>
      <w:r>
        <w:rPr>
          <w:rStyle w:val="EndnoteReference"/>
        </w:rPr>
        <w:endnoteReference w:id="9"/>
      </w:r>
      <w:r>
        <w:t xml:space="preserve"> Formally, I hypothesize that </w:t>
      </w:r>
      <w:r>
        <w:rPr>
          <w:rFonts w:ascii="Times" w:hAnsi="Times"/>
        </w:rPr>
        <w:t>a</w:t>
      </w:r>
      <w:r w:rsidRPr="00FD45F5">
        <w:rPr>
          <w:rFonts w:ascii="Times" w:hAnsi="Times"/>
        </w:rPr>
        <w:t xml:space="preserve">fter invalidation, </w:t>
      </w:r>
      <w:r>
        <w:rPr>
          <w:rFonts w:ascii="Times" w:hAnsi="Times"/>
        </w:rPr>
        <w:t>Section 5</w:t>
      </w:r>
      <w:r w:rsidRPr="00FD45F5">
        <w:rPr>
          <w:rFonts w:ascii="Times" w:hAnsi="Times"/>
        </w:rPr>
        <w:t xml:space="preserve"> </w:t>
      </w:r>
      <w:r>
        <w:rPr>
          <w:rFonts w:ascii="Times" w:hAnsi="Times"/>
        </w:rPr>
        <w:t>plac</w:t>
      </w:r>
      <w:r w:rsidRPr="00FD45F5">
        <w:rPr>
          <w:rFonts w:ascii="Times" w:hAnsi="Times"/>
        </w:rPr>
        <w:t xml:space="preserve">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(H2).</w:t>
      </w:r>
    </w:p>
    <w:p w14:paraId="7A41180A" w14:textId="311F81BC" w:rsidR="008D3F8E" w:rsidRDefault="008D3F8E" w:rsidP="009D7619">
      <w:pPr>
        <w:spacing w:line="480" w:lineRule="auto"/>
      </w:pPr>
    </w:p>
    <w:p w14:paraId="21B71452" w14:textId="395CE146" w:rsidR="008D3F8E" w:rsidRPr="009D7619" w:rsidRDefault="008D3F8E" w:rsidP="009D7619">
      <w:pPr>
        <w:spacing w:line="480" w:lineRule="auto"/>
        <w:rPr>
          <w:b/>
          <w:bCs/>
        </w:rPr>
      </w:pPr>
      <w:r w:rsidRPr="009D7619">
        <w:rPr>
          <w:b/>
          <w:bCs/>
        </w:rPr>
        <w:t xml:space="preserve">The </w:t>
      </w:r>
      <w:r w:rsidR="005E4CC3">
        <w:rPr>
          <w:b/>
          <w:bCs/>
        </w:rPr>
        <w:t>C</w:t>
      </w:r>
      <w:r w:rsidRPr="009D7619">
        <w:rPr>
          <w:b/>
          <w:bCs/>
        </w:rPr>
        <w:t xml:space="preserve">hanging </w:t>
      </w:r>
      <w:r w:rsidR="005E4CC3">
        <w:rPr>
          <w:b/>
          <w:bCs/>
        </w:rPr>
        <w:t>C</w:t>
      </w:r>
      <w:r w:rsidRPr="009D7619">
        <w:rPr>
          <w:b/>
          <w:bCs/>
        </w:rPr>
        <w:t xml:space="preserve">olor </w:t>
      </w:r>
      <w:r w:rsidR="005E4CC3">
        <w:rPr>
          <w:b/>
          <w:bCs/>
        </w:rPr>
        <w:t>L</w:t>
      </w:r>
      <w:r w:rsidRPr="009D7619">
        <w:rPr>
          <w:b/>
          <w:bCs/>
        </w:rPr>
        <w:t xml:space="preserve">ine and Black </w:t>
      </w:r>
      <w:r w:rsidR="005E4CC3">
        <w:rPr>
          <w:b/>
          <w:bCs/>
        </w:rPr>
        <w:t>E</w:t>
      </w:r>
      <w:r w:rsidRPr="009D7619">
        <w:rPr>
          <w:b/>
          <w:bCs/>
        </w:rPr>
        <w:t xml:space="preserve">xceptionalism </w:t>
      </w:r>
    </w:p>
    <w:p w14:paraId="0AFB6F6D" w14:textId="60247AF3" w:rsidR="008D3F8E" w:rsidRDefault="008D3F8E" w:rsidP="009D7619">
      <w:pPr>
        <w:spacing w:line="480" w:lineRule="auto"/>
      </w:pPr>
      <w:r>
        <w:t xml:space="preserve"> Previous research on municipal annexations has primarily investigated the avoidance of Black communities </w:t>
      </w:r>
      <w:r w:rsidR="00125118">
        <w:fldChar w:fldCharType="begin"/>
      </w:r>
      <w:r w:rsidR="00125118">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(Aiken 1987; Durst 2019; Johnson et al.</w:t>
      </w:r>
      <w:r w:rsidR="00321D74">
        <w:rPr>
          <w:noProof/>
        </w:rPr>
        <w:t>,</w:t>
      </w:r>
      <w:r w:rsidR="00125118">
        <w:rPr>
          <w:noProof/>
        </w:rPr>
        <w:t xml:space="preserve"> 2004; Lichter et al.</w:t>
      </w:r>
      <w:r w:rsidR="00321D74">
        <w:rPr>
          <w:noProof/>
        </w:rPr>
        <w:t>,</w:t>
      </w:r>
      <w:r w:rsidR="00125118">
        <w:rPr>
          <w:noProof/>
        </w:rPr>
        <w:t xml:space="preserve"> 2007)</w:t>
      </w:r>
      <w:r w:rsidR="00125118">
        <w:fldChar w:fldCharType="end"/>
      </w:r>
      <w:r>
        <w:t xml:space="preserve">, with three exceptions that investigate the avoidance of Hispanic communities </w:t>
      </w:r>
      <w:r w:rsidR="00125118">
        <w:fldChar w:fldCharType="begin"/>
      </w:r>
      <w:r w:rsidR="00125118">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321D74">
        <w:rPr>
          <w:noProof/>
        </w:rPr>
        <w:t xml:space="preserve">, </w:t>
      </w:r>
      <w:r w:rsidR="00125118">
        <w:rPr>
          <w:noProof/>
        </w:rPr>
        <w:t>2018; Wilson and Edwards</w:t>
      </w:r>
      <w:r w:rsidR="00321D74">
        <w:rPr>
          <w:noProof/>
        </w:rPr>
        <w:t>,</w:t>
      </w:r>
      <w:r w:rsidR="00125118">
        <w:rPr>
          <w:noProof/>
        </w:rPr>
        <w:t xml:space="preserve"> 2014)</w:t>
      </w:r>
      <w:r w:rsidR="00125118">
        <w:fldChar w:fldCharType="end"/>
      </w:r>
      <w:r>
        <w:t xml:space="preserve">. But, as the U.S. continues to experience growth in racial minority </w:t>
      </w:r>
      <w:r>
        <w:lastRenderedPageBreak/>
        <w:t xml:space="preserve">populations through immigration from a diverse set of countries, places are becoming even more diverse beyond Black, White, and Hispanic, with the predominant racial minority group(s) additionally varying across metropolitan areas and states </w:t>
      </w:r>
      <w:r w:rsidR="00125118">
        <w:fldChar w:fldCharType="begin"/>
      </w:r>
      <w:r w:rsidR="00125118">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125118">
        <w:fldChar w:fldCharType="separate"/>
      </w:r>
      <w:r w:rsidR="00125118">
        <w:rPr>
          <w:noProof/>
        </w:rPr>
        <w:t>(Jensen et al.</w:t>
      </w:r>
      <w:r w:rsidR="00321D74">
        <w:rPr>
          <w:noProof/>
        </w:rPr>
        <w:t>,</w:t>
      </w:r>
      <w:r w:rsidR="00125118">
        <w:rPr>
          <w:noProof/>
        </w:rPr>
        <w:t xml:space="preserve"> 2021)</w:t>
      </w:r>
      <w:r w:rsidR="00125118">
        <w:fldChar w:fldCharType="end"/>
      </w:r>
      <w:r>
        <w:t>. The theory of racial threat posits that as places</w:t>
      </w:r>
      <w:r>
        <w:t xml:space="preserve"> </w:t>
      </w:r>
      <w:r>
        <w:t xml:space="preserve">become more racially diverse, White communities intensify efforts to maintain their dominant group position </w:t>
      </w:r>
      <w:r w:rsidR="00125118">
        <w:fldChar w:fldCharType="begin"/>
      </w:r>
      <w:r w:rsidR="00125118">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125118">
        <w:fldChar w:fldCharType="separate"/>
      </w:r>
      <w:r w:rsidR="00125118">
        <w:rPr>
          <w:noProof/>
        </w:rPr>
        <w:t>(Blumer 1958; Bobo and Hutchings</w:t>
      </w:r>
      <w:r w:rsidR="00321D74">
        <w:rPr>
          <w:noProof/>
        </w:rPr>
        <w:t>,</w:t>
      </w:r>
      <w:r w:rsidR="00125118">
        <w:rPr>
          <w:noProof/>
        </w:rPr>
        <w:t xml:space="preserve"> 1996; Wilkes and Okamoto</w:t>
      </w:r>
      <w:r w:rsidR="00321D74">
        <w:rPr>
          <w:noProof/>
        </w:rPr>
        <w:t>,</w:t>
      </w:r>
      <w:r w:rsidR="00125118">
        <w:rPr>
          <w:noProof/>
        </w:rPr>
        <w:t xml:space="preserve"> 2002)</w:t>
      </w:r>
      <w:r w:rsidR="00125118">
        <w:fldChar w:fldCharType="end"/>
      </w:r>
      <w:r>
        <w:t xml:space="preserve">. Other research finds that White people living in places with White population share decreases exhibit fear towards these demographic changes and direct this resentment towards Black groups </w:t>
      </w:r>
      <w:r w:rsidR="00125118">
        <w:fldChar w:fldCharType="begin"/>
      </w:r>
      <w:r w:rsidR="00125118">
        <w:instrText xml:space="preserve"> ADDIN ZOTERO_ITEM CSL_CITATION {"citationID":"dcxLob3q","properties":{"formattedCitation":"(Abascal 2022; R. D. King and Wheelock 2007; Stacey, Carbone-L\\uc0\\u243{}pez, and Rosenfeld 2011)","plainCitation":"(Abascal 2022; R. D. King and Wheelock 2007; Stacey, Carbone-López, and Rosenfeld 2011)","noteIndex":0},"citationItems":[{"id":1195,"uris":["http://zotero.org/users/9022956/items/UWW4AXF3"],"itemData":{"id":1195,"type":"article-journal","abstract":"The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D"},{"family":"Wheelock","given":"Darren"}],"issued":{"date-parts":[["2007",3,1]]}},"label":"page"},{"id":897,"uris":["http://zotero.org/users/9022956/items/3A7WWTD9"],"itemData":{"id":897,"type":"article-journal","abstract":"In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label":"page"}],"schema":"https://github.com/citation-style-language/schema/raw/master/csl-citation.json"} </w:instrText>
      </w:r>
      <w:r w:rsidR="00125118">
        <w:fldChar w:fldCharType="separate"/>
      </w:r>
      <w:r w:rsidR="00125118" w:rsidRPr="00125118">
        <w:rPr>
          <w:rFonts w:cs="Times New Roman"/>
        </w:rPr>
        <w:t>(Abascal 2022; King and Wheelock</w:t>
      </w:r>
      <w:r w:rsidR="00321D74">
        <w:rPr>
          <w:rFonts w:cs="Times New Roman"/>
        </w:rPr>
        <w:t>,</w:t>
      </w:r>
      <w:r w:rsidR="00125118" w:rsidRPr="00125118">
        <w:rPr>
          <w:rFonts w:cs="Times New Roman"/>
        </w:rPr>
        <w:t xml:space="preserve"> 2007; Stacey</w:t>
      </w:r>
      <w:r w:rsidR="00321D74">
        <w:rPr>
          <w:rFonts w:cs="Times New Roman"/>
        </w:rPr>
        <w:t xml:space="preserve"> et al.,</w:t>
      </w:r>
      <w:r w:rsidR="00125118" w:rsidRPr="00125118">
        <w:rPr>
          <w:rFonts w:cs="Times New Roman"/>
        </w:rPr>
        <w:t xml:space="preserve"> 2011)</w:t>
      </w:r>
      <w:r w:rsidR="00125118">
        <w:fldChar w:fldCharType="end"/>
      </w:r>
      <w:r>
        <w:t xml:space="preserve">. </w:t>
      </w:r>
    </w:p>
    <w:p w14:paraId="5F5C61D5" w14:textId="7D548998" w:rsidR="008D3F8E" w:rsidRDefault="008D3F8E" w:rsidP="009D7619">
      <w:pPr>
        <w:spacing w:line="480" w:lineRule="auto"/>
        <w:ind w:firstLine="720"/>
        <w:rPr>
          <w:rFonts w:ascii="Times" w:hAnsi="Times"/>
        </w:rPr>
      </w:pPr>
      <w:r>
        <w:t xml:space="preserve">Black exceptionalism refers to the distinctly large social distance between Black versus non-Black residents compared to any other pairwise comparisons between racial groups </w:t>
      </w:r>
      <w:r w:rsidR="00125118">
        <w:fldChar w:fldCharType="begin"/>
      </w:r>
      <w:r w:rsidR="00125118">
        <w:instrText xml:space="preserve"> ADDIN ZOTERO_ITEM CSL_CITATION {"citationID":"b92sQMvT","properties":{"formattedCitation":"(Parisi,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(Parisi</w:t>
      </w:r>
      <w:r w:rsidR="00321D74">
        <w:rPr>
          <w:noProof/>
        </w:rPr>
        <w:t xml:space="preserve"> et al., </w:t>
      </w:r>
      <w:r w:rsidR="00125118">
        <w:rPr>
          <w:noProof/>
        </w:rPr>
        <w:t>2011)</w:t>
      </w:r>
      <w:r w:rsidR="00125118">
        <w:fldChar w:fldCharType="end"/>
      </w:r>
      <w:r>
        <w:t xml:space="preserve">, for example White and Asian versus White and Black. This is apparent in residential segregation patterns, individual preferences for neighborhoods by neighborhood racial composition, and other indicators of closeness like interracial relationships across a variety of contexts </w:t>
      </w:r>
      <w:r>
        <w:fldChar w:fldCharType="begin"/>
      </w:r>
      <w:r>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https://doi.org/10.1146/annurev-soc-030420-014126","page":"8.1-8.23","source":"Annual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fldChar w:fldCharType="separate"/>
      </w:r>
      <w:r>
        <w:rPr>
          <w:noProof/>
        </w:rPr>
        <w:t>(see Hwang and McDaniel [2022] for a review)</w:t>
      </w:r>
      <w:r>
        <w:fldChar w:fldCharType="end"/>
      </w:r>
      <w:r>
        <w:t>.</w:t>
      </w:r>
      <w:r w:rsidR="000C0710">
        <w:rPr>
          <w:rStyle w:val="EndnoteReference"/>
        </w:rPr>
        <w:endnoteReference w:id="10"/>
      </w:r>
      <w:r w:rsidR="000C0710">
        <w:t xml:space="preserve"> </w:t>
      </w:r>
      <w:r>
        <w:t xml:space="preserve">Therefore, I expect municipalities’ annexation patterns to also reflect this bright Black/non-Black boundary </w:t>
      </w:r>
      <w:r w:rsidR="00125118">
        <w:fldChar w:fldCharType="begin"/>
      </w:r>
      <w:r w:rsidR="00125118">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125118">
        <w:fldChar w:fldCharType="separate"/>
      </w:r>
      <w:r w:rsidR="00125118">
        <w:rPr>
          <w:noProof/>
        </w:rPr>
        <w:t>(Fox and Guglielmo</w:t>
      </w:r>
      <w:r w:rsidR="00A05005">
        <w:rPr>
          <w:noProof/>
        </w:rPr>
        <w:t>,</w:t>
      </w:r>
      <w:r w:rsidR="00125118">
        <w:rPr>
          <w:noProof/>
        </w:rPr>
        <w:t xml:space="preserve"> 2012; Lee and Bean</w:t>
      </w:r>
      <w:r w:rsidR="00A05005">
        <w:rPr>
          <w:noProof/>
        </w:rPr>
        <w:t>,</w:t>
      </w:r>
      <w:r w:rsidR="00125118">
        <w:rPr>
          <w:noProof/>
        </w:rPr>
        <w:t xml:space="preserve"> 2004)</w:t>
      </w:r>
      <w:r w:rsidR="00125118">
        <w:fldChar w:fldCharType="end"/>
      </w:r>
      <w:r>
        <w:t xml:space="preserve">. In this study, I consider annexations that dilute Black population share to a greater extent than for non-Black minority populations as evidence of Black exceptionalism. </w:t>
      </w:r>
      <w:r w:rsidRPr="00E32C77">
        <w:t>Fo</w:t>
      </w:r>
      <w:r>
        <w:t>r</w:t>
      </w:r>
      <w:r w:rsidRPr="00E32C77">
        <w:t>mally,</w:t>
      </w:r>
      <w:r>
        <w:t xml:space="preserve"> I hypothesize that the</w:t>
      </w:r>
      <w:r w:rsidRPr="00452EDA">
        <w:rPr>
          <w:rFonts w:ascii="Times" w:hAnsi="Times"/>
        </w:rPr>
        <w:t xml:space="preserve"> negative change should be greater (more negative) for percent Black than for percent non-Black minority</w:t>
      </w:r>
      <w:r>
        <w:rPr>
          <w:rFonts w:ascii="Times" w:hAnsi="Times"/>
        </w:rPr>
        <w:t xml:space="preserve"> after an annexation, both before and after </w:t>
      </w:r>
      <w:r w:rsidR="00EA0AA4">
        <w:rPr>
          <w:rFonts w:ascii="Times" w:hAnsi="Times"/>
          <w:i/>
          <w:iCs/>
        </w:rPr>
        <w:t>Shelby County</w:t>
      </w:r>
      <w:r>
        <w:rPr>
          <w:rFonts w:ascii="Times" w:hAnsi="Times"/>
        </w:rPr>
        <w:t xml:space="preserve"> (H3)</w:t>
      </w:r>
      <w:r w:rsidRPr="00452EDA">
        <w:rPr>
          <w:rFonts w:ascii="Times" w:hAnsi="Times"/>
        </w:rPr>
        <w:t xml:space="preserve">. </w:t>
      </w:r>
    </w:p>
    <w:p w14:paraId="44AAF22F" w14:textId="77777777" w:rsidR="008D3F8E" w:rsidRPr="00214B82" w:rsidRDefault="008D3F8E" w:rsidP="009D7619">
      <w:pPr>
        <w:spacing w:line="480" w:lineRule="auto"/>
        <w:ind w:firstLine="720"/>
        <w:rPr>
          <w:rFonts w:ascii="Times" w:hAnsi="Times"/>
        </w:rPr>
      </w:pPr>
    </w:p>
    <w:p w14:paraId="10019141" w14:textId="51A7CEFF" w:rsidR="008D3F8E" w:rsidRDefault="00AF383C" w:rsidP="009D7619">
      <w:pPr>
        <w:spacing w:line="480" w:lineRule="auto"/>
        <w:rPr>
          <w:b/>
          <w:bCs/>
        </w:rPr>
      </w:pPr>
      <w:r>
        <w:rPr>
          <w:b/>
          <w:bCs/>
        </w:rPr>
        <w:t>DATA AND METHODS</w:t>
      </w:r>
    </w:p>
    <w:p w14:paraId="150EFA6D" w14:textId="3E96E840" w:rsidR="008D3F8E" w:rsidRPr="009D7619" w:rsidRDefault="008D3F8E" w:rsidP="009D7619">
      <w:pPr>
        <w:spacing w:line="480" w:lineRule="auto"/>
        <w:rPr>
          <w:b/>
          <w:bCs/>
        </w:rPr>
      </w:pPr>
      <w:r w:rsidRPr="009D7619">
        <w:rPr>
          <w:b/>
          <w:bCs/>
        </w:rPr>
        <w:t xml:space="preserve">Outcome Variables </w:t>
      </w:r>
    </w:p>
    <w:p w14:paraId="4E1CBEE3" w14:textId="6797D967" w:rsidR="008D3F8E" w:rsidRDefault="008D3F8E" w:rsidP="009D7619">
      <w:pPr>
        <w:spacing w:line="480" w:lineRule="auto"/>
      </w:pPr>
      <w:r>
        <w:lastRenderedPageBreak/>
        <w:t xml:space="preserve">To address the first question of how probabilities to annex changed before and after </w:t>
      </w:r>
      <w:r w:rsidR="00EA0AA4">
        <w:rPr>
          <w:i/>
          <w:iCs/>
        </w:rPr>
        <w:t>Shelby County</w:t>
      </w:r>
      <w:r>
        <w:t xml:space="preserve">, I use a binary indicator of conducting an annexation as the outcome variable. This is assigned 1 if the place conducted an annexation in the period (e.g., 2007-2013 and 2014-2020) and 0 otherwise. Municipalities—which correspond </w:t>
      </w:r>
      <w:r w:rsidR="00804C2F">
        <w:t xml:space="preserve">geographically </w:t>
      </w:r>
      <w:r>
        <w:t xml:space="preserve">to Census places—conduct annexations. Census blocks, the smallest available geographic units with publicly available demographic data, </w:t>
      </w:r>
      <w:r w:rsidR="00C8606D">
        <w:t xml:space="preserve">are </w:t>
      </w:r>
      <w:r>
        <w:t xml:space="preserve">annexed, and they nest up to Census places. Following previous approaches, I identify municipal annexations by comparing block- and place-level shapefiles, aided by spatial analysis tools in the R package ‘sf’ </w:t>
      </w:r>
      <w:r w:rsidR="00125118">
        <w:fldChar w:fldCharType="begin"/>
      </w:r>
      <w:r w:rsidR="00125118">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125118">
        <w:fldChar w:fldCharType="separate"/>
      </w:r>
      <w:r w:rsidR="00125118">
        <w:rPr>
          <w:noProof/>
        </w:rPr>
        <w:t>(Pebesma 2018)</w:t>
      </w:r>
      <w:r w:rsidR="00125118">
        <w:fldChar w:fldCharType="end"/>
      </w:r>
      <w:r>
        <w:t xml:space="preserve">. Annexations can occur in any of the following three periods: 2007-2013, </w:t>
      </w:r>
      <w:r w:rsidR="003E528B">
        <w:t>corresponding</w:t>
      </w:r>
      <w:r>
        <w:t xml:space="preserve"> to the period immediately prior to the Supreme Court decision; and 2014-2020, correspond</w:t>
      </w:r>
      <w:r w:rsidR="003E528B">
        <w:t>ing</w:t>
      </w:r>
      <w:r>
        <w:t xml:space="preserve"> to the period immediately after the decision. I also collected data for annexations between 2000-2007, which serves as an additional pre-decision period for assessing time trends prior to the decision in supplementary analyses.</w:t>
      </w:r>
      <w:r>
        <w:rPr>
          <w:rStyle w:val="EndnoteReference"/>
        </w:rPr>
        <w:endnoteReference w:id="11"/>
      </w:r>
      <w:r>
        <w:t xml:space="preserve"> </w:t>
      </w:r>
    </w:p>
    <w:p w14:paraId="03D7F75A" w14:textId="7209078B" w:rsidR="008D3F8E" w:rsidRDefault="008D3F8E" w:rsidP="009D7619">
      <w:pPr>
        <w:spacing w:line="480" w:lineRule="auto"/>
        <w:ind w:firstLine="720"/>
      </w:pPr>
      <w:r>
        <w:t xml:space="preserve">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 </w:t>
      </w:r>
      <w:r w:rsidR="00125118">
        <w:fldChar w:fldCharType="begin"/>
      </w:r>
      <w:r w:rsidR="00125118">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A05005">
        <w:rPr>
          <w:noProof/>
        </w:rPr>
        <w:t xml:space="preserve">, </w:t>
      </w:r>
      <w:r w:rsidR="00125118">
        <w:rPr>
          <w:noProof/>
        </w:rPr>
        <w:t>2018; 2019; Lichter et al.</w:t>
      </w:r>
      <w:r w:rsidR="00A05005">
        <w:rPr>
          <w:noProof/>
        </w:rPr>
        <w:t>,</w:t>
      </w:r>
      <w:r w:rsidR="00125118">
        <w:rPr>
          <w:noProof/>
        </w:rPr>
        <w:t xml:space="preserve"> 2007; Wilson and Edwards</w:t>
      </w:r>
      <w:r w:rsidR="00A05005">
        <w:rPr>
          <w:noProof/>
        </w:rPr>
        <w:t>,</w:t>
      </w:r>
      <w:r w:rsidR="00125118">
        <w:rPr>
          <w:noProof/>
        </w:rPr>
        <w:t xml:space="preserve"> 2014)</w:t>
      </w:r>
      <w:r w:rsidR="00125118">
        <w:fldChar w:fldCharType="end"/>
      </w:r>
      <w:r>
        <w:t>.</w:t>
      </w:r>
      <w:r>
        <w:rPr>
          <w:rStyle w:val="EndnoteReference"/>
        </w:rPr>
        <w:endnoteReference w:id="12"/>
      </w:r>
      <w:r>
        <w:t xml:space="preserve"> Shapefiles for each year show boundaries updated to January 1</w:t>
      </w:r>
      <w:r w:rsidRPr="00CB08C3">
        <w:rPr>
          <w:vertAlign w:val="superscript"/>
        </w:rPr>
        <w:t>st</w:t>
      </w:r>
      <w:r>
        <w:t xml:space="preserve"> of that year. Hence, the best available data on pre-</w:t>
      </w:r>
      <w:r w:rsidR="00EA0AA4">
        <w:rPr>
          <w:i/>
          <w:iCs/>
        </w:rPr>
        <w:t>Shelby County</w:t>
      </w:r>
      <w:r>
        <w:t xml:space="preserve"> boundaries are the 2013 shapefiles (updated as of January 1</w:t>
      </w:r>
      <w:r w:rsidRPr="00CB08C3">
        <w:rPr>
          <w:vertAlign w:val="superscript"/>
        </w:rPr>
        <w:t>st</w:t>
      </w:r>
      <w:r>
        <w:t>, 2013), and on the immediate post-</w:t>
      </w:r>
      <w:r w:rsidR="00EA0AA4">
        <w:rPr>
          <w:i/>
          <w:iCs/>
        </w:rPr>
        <w:t>Shelby County</w:t>
      </w:r>
      <w:r>
        <w:t xml:space="preserve"> boundaries are the 2014 shapefiles (updated as of January 1</w:t>
      </w:r>
      <w:r w:rsidRPr="00CB08C3">
        <w:rPr>
          <w:vertAlign w:val="superscript"/>
        </w:rPr>
        <w:t>st</w:t>
      </w:r>
      <w:r>
        <w:t>, 2014).</w:t>
      </w:r>
      <w:r>
        <w:rPr>
          <w:rStyle w:val="EndnoteReference"/>
        </w:rPr>
        <w:endnoteReference w:id="13"/>
      </w:r>
      <w:r>
        <w:t xml:space="preserve"> </w:t>
      </w:r>
    </w:p>
    <w:p w14:paraId="0723973F" w14:textId="59A903CA" w:rsidR="00834430" w:rsidRDefault="008D3F8E" w:rsidP="009D7619">
      <w:pPr>
        <w:spacing w:line="480" w:lineRule="auto"/>
        <w:ind w:firstLine="720"/>
      </w:pPr>
      <w:r>
        <w:t xml:space="preserve">One significant challenge of this approach is that boundaries change between years for reasons unrelated to annexation. </w:t>
      </w:r>
      <w:r w:rsidR="00C8606D">
        <w:t>R</w:t>
      </w:r>
      <w:r>
        <w:t xml:space="preserve">efinements in how Census place boundaries are drawn over </w:t>
      </w:r>
      <w:r>
        <w:lastRenderedPageBreak/>
        <w:t xml:space="preserve">time, even when based on the same Census boundary-year, can result in boundary changes that are artificially recorded as annexation. I reduce the possibility of misclassification in two main ways: First, I only classify Census blocks as being within a place if they have at least 90% areal overlap with the place boundaries, both at the beginning and at the end of the period. Thus, annexed blocks must have at least 90% areal overlap with </w:t>
      </w:r>
      <w:r w:rsidR="00872243">
        <w:t xml:space="preserve">the annexing </w:t>
      </w:r>
      <w:r>
        <w:t>place</w:t>
      </w:r>
      <w:r w:rsidR="00872243">
        <w:t>’s</w:t>
      </w:r>
      <w:r>
        <w:t xml:space="preserve"> boundaries at the end of the period.</w:t>
      </w:r>
      <w:r>
        <w:rPr>
          <w:rStyle w:val="EndnoteReference"/>
        </w:rPr>
        <w:endnoteReference w:id="14"/>
      </w:r>
      <w:r>
        <w:t xml:space="preserve"> Second, I validate my identified annexations with annexations recorded in the Census Bureau’s Boundary and Annexation Survey (BAS), the only official source of boundary changes for all states, even though it is incomplete in coverage.</w:t>
      </w:r>
      <w:r w:rsidR="000C0710">
        <w:rPr>
          <w:rStyle w:val="EndnoteReference"/>
        </w:rPr>
        <w:endnoteReference w:id="15"/>
      </w:r>
      <w:r w:rsidR="000C0710">
        <w:t xml:space="preserve"> </w:t>
      </w:r>
      <w:r>
        <w:t>Using the BAS, I check whether a place I identified as having conducted an annexation during a given period is also officially recorded as having conducted an annexation in the BAS. These comparisons are listed in Table 1, shown for my analytical sample. Even though the validation rate is low for the 2007-2013 and 2014-2020 periods, the high validation rate for the 2000-2007 period lends confidence in my procedure and suggests that discrepancies arise from the extensive lag time before annexations become officially recorded in the BAS, if ever. Importantly, I do not miss any annexations: there are no municipalities recorded officially in the BAS as having annexed that period that I do not pick up. Relying only on the subset of observations that are validated in the BAS does not change my substantive results.</w:t>
      </w:r>
      <w:r>
        <w:rPr>
          <w:rStyle w:val="EndnoteReference"/>
        </w:rPr>
        <w:endnoteReference w:id="16"/>
      </w:r>
      <w:r>
        <w:t xml:space="preserve"> </w:t>
      </w:r>
    </w:p>
    <w:p w14:paraId="69948034" w14:textId="43D13D42" w:rsidR="00834430" w:rsidRDefault="00834430" w:rsidP="009D7619">
      <w:pPr>
        <w:spacing w:line="480" w:lineRule="auto"/>
        <w:jc w:val="center"/>
      </w:pPr>
      <w:r>
        <w:t>[Please insert Table 1 approximately here]</w:t>
      </w:r>
    </w:p>
    <w:p w14:paraId="3331B8EC" w14:textId="220BD102" w:rsidR="008D3F8E" w:rsidRDefault="00834430" w:rsidP="009D7619">
      <w:pPr>
        <w:spacing w:line="480" w:lineRule="auto"/>
        <w:ind w:firstLine="720"/>
      </w:pPr>
      <w:r w:rsidRPr="009D7619">
        <w:t>A</w:t>
      </w:r>
      <w:r w:rsidR="008D3F8E">
        <w:t xml:space="preserve">nnexations are identified for all states in the United States except the nine states in the Northeast, consistent with prior approaches that exclude these states due to lack of available territory for annexation </w:t>
      </w:r>
      <w:r w:rsidR="00125118">
        <w:fldChar w:fldCharType="begin"/>
      </w:r>
      <w:r w:rsidR="00125118">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 Edwards 2008)</w:t>
      </w:r>
      <w:r w:rsidR="00125118">
        <w:fldChar w:fldCharType="end"/>
      </w:r>
      <w:r w:rsidR="008D3F8E">
        <w:t xml:space="preserve">, resulting in 41 total states. Census Designated Places (CDPs) are unincorporated communities assigned place IDs by the Census but do not have conventional municipal government structures. I exclude them as places that could </w:t>
      </w:r>
      <w:r w:rsidR="008D3F8E">
        <w:lastRenderedPageBreak/>
        <w:t xml:space="preserve">conduct annexations, but blocks located in CDPs are still viable candidates for annexation. Unincorporated Census blocks and blocks in CDPs located within a 400-meter buffer of places are candidates for annexation </w:t>
      </w:r>
      <w:r w:rsidR="00125118">
        <w:fldChar w:fldCharType="begin"/>
      </w:r>
      <w:r w:rsidR="00125118">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w:t>
      </w:r>
      <w:r w:rsidR="00125118">
        <w:fldChar w:fldCharType="end"/>
      </w:r>
      <w:r w:rsidR="008D3F8E">
        <w:t>.</w:t>
      </w:r>
      <w:r w:rsidR="000C0710">
        <w:rPr>
          <w:rStyle w:val="EndnoteReference"/>
        </w:rPr>
        <w:endnoteReference w:id="17"/>
      </w:r>
      <w:r w:rsidR="000C0710">
        <w:t xml:space="preserve"> </w:t>
      </w:r>
      <w:r w:rsidR="008D3F8E">
        <w:t xml:space="preserve">Places must have at least one populated annexable block to be included in the sample, and they must fulfill this criteria in both years (2007 and 2014) and have been in existence from 2000 to 2020 to ensure a balanced panel. As described in more detail below, I rely on 2000 data to generate trends as a control variable in models, so places must have been in existence since 2000 to be included in the 2007-2013 period. This means that newly incorporated places after 2000 or those that disincorporated at any point are not included. Places that only annexed unpopulated blocks are not considered to have annexed since the main goal of this paper is to understand annexations that involve populations. In total, my panel consists of observations for 15,937 cities between 2007-2020 across 41 states. I identify 3,067 and 1,377 annexations in 2007-2013 and 2014-2020 respectively. </w:t>
      </w:r>
    </w:p>
    <w:p w14:paraId="7746DF80" w14:textId="47F3060A" w:rsidR="008D3F8E" w:rsidRDefault="008D3F8E" w:rsidP="009D7619">
      <w:pPr>
        <w:spacing w:line="480" w:lineRule="auto"/>
        <w:ind w:firstLine="720"/>
      </w:pPr>
      <w:r>
        <w:t xml:space="preserve">Figures 1 to 3 show examples of municipal boundaries changing due to annexations between 2000-2020 for Atlanta, GA, Jacksonville, AL, and no changes for Waleska, GA. Blocks are shaded with a greyscale gradient corresponding to Black composition of the fringe territory. Blocks highlighted in bold outlines are those that I identify as having been annexed during the period. Place boundaries for 2020 are shown for comparison. These plots show that my identification strategy is conservative and only picks up some but not all blocks that are annexed when annexations occur, especially when blocks are only partially annexed, but I am nevertheless able to differentiate between places that did and did not annex, even across changes in boundary-years. </w:t>
      </w:r>
    </w:p>
    <w:p w14:paraId="02F9422E" w14:textId="6650DD30" w:rsidR="00834430" w:rsidRDefault="008D3F8E" w:rsidP="009D7619">
      <w:pPr>
        <w:spacing w:line="480" w:lineRule="auto"/>
        <w:ind w:firstLine="720"/>
      </w:pPr>
      <w:r>
        <w:t xml:space="preserve">To answer the second question of whether annexations play a role in shaping the racial composition of cities and how the relationship changes after </w:t>
      </w:r>
      <w:r w:rsidR="00EA0AA4">
        <w:rPr>
          <w:i/>
          <w:iCs/>
        </w:rPr>
        <w:t>Shelby County</w:t>
      </w:r>
      <w:r>
        <w:t xml:space="preserve">, I use three </w:t>
      </w:r>
      <w:r>
        <w:lastRenderedPageBreak/>
        <w:t xml:space="preserve">continuous 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and 2016-2020 ACS for 2020 data. I estimate place-level data for 2014 by linear interpolation using the 2008-2012 (as 2010) ACS and the 2015-2019 ACS (as 2017). To reduce overall missingness, I then linearly interpolate missing data for the whole panel of variables between 2000 to 2020 and linearly extrapolate for 2000 and 2020. </w:t>
      </w:r>
      <w:r>
        <w:tab/>
      </w:r>
    </w:p>
    <w:p w14:paraId="75C2C6A7" w14:textId="77777777" w:rsidR="00834430" w:rsidRDefault="00834430" w:rsidP="009D7619">
      <w:pPr>
        <w:spacing w:line="480" w:lineRule="auto"/>
        <w:jc w:val="center"/>
      </w:pPr>
      <w:r>
        <w:t>[Please insert Figure 1 approximately here]</w:t>
      </w:r>
    </w:p>
    <w:p w14:paraId="4E105F8A" w14:textId="09273BF8" w:rsidR="00834430" w:rsidRDefault="00834430" w:rsidP="009D7619">
      <w:pPr>
        <w:spacing w:line="480" w:lineRule="auto"/>
        <w:jc w:val="center"/>
      </w:pPr>
      <w:r>
        <w:t>[Please insert Figure 2 approximately here]</w:t>
      </w:r>
    </w:p>
    <w:p w14:paraId="7A5B374E" w14:textId="1209B1B8" w:rsidR="00995827" w:rsidRDefault="00834430" w:rsidP="009D7619">
      <w:pPr>
        <w:spacing w:line="480" w:lineRule="auto"/>
        <w:jc w:val="center"/>
      </w:pPr>
      <w:r>
        <w:t>[Please insert Figure 3 approximately her</w:t>
      </w:r>
      <w:r w:rsidR="00995827">
        <w:t>e]</w:t>
      </w:r>
    </w:p>
    <w:p w14:paraId="18F39C77" w14:textId="77777777" w:rsidR="00A23D0E" w:rsidRDefault="00A23D0E" w:rsidP="009D7619">
      <w:pPr>
        <w:spacing w:line="480" w:lineRule="auto"/>
        <w:jc w:val="center"/>
      </w:pPr>
    </w:p>
    <w:p w14:paraId="7FF908BA" w14:textId="77777777" w:rsidR="008D3F8E" w:rsidRPr="009D7619" w:rsidRDefault="008D3F8E" w:rsidP="009D7619">
      <w:pPr>
        <w:spacing w:line="480" w:lineRule="auto"/>
        <w:rPr>
          <w:b/>
          <w:bCs/>
        </w:rPr>
      </w:pPr>
      <w:r w:rsidRPr="009D7619">
        <w:rPr>
          <w:b/>
          <w:bCs/>
        </w:rPr>
        <w:t>Independent Variables</w:t>
      </w:r>
    </w:p>
    <w:p w14:paraId="0FD0C83A" w14:textId="627E5016" w:rsidR="008D3F8E" w:rsidRDefault="008D3F8E" w:rsidP="009D7619">
      <w:pPr>
        <w:spacing w:line="480" w:lineRule="auto"/>
      </w:pPr>
      <w:r>
        <w:t xml:space="preserve">For the first question on whether the </w:t>
      </w:r>
      <w:r w:rsidR="00EA0AA4">
        <w:rPr>
          <w:i/>
          <w:iCs/>
        </w:rPr>
        <w:t>Shelby County</w:t>
      </w:r>
      <w:r w:rsidRPr="00DD146E">
        <w:rPr>
          <w:i/>
          <w:iCs/>
        </w:rPr>
        <w:t xml:space="preserve"> </w:t>
      </w:r>
      <w:r>
        <w:t>decision is associated with changes in municipalities’ probability to conduct annexations, the independent variables are a binary indicator of Section 5 coverage and a binary indicator of being in the post-</w:t>
      </w:r>
      <w:r w:rsidR="00EA0AA4">
        <w:rPr>
          <w:i/>
          <w:iCs/>
        </w:rPr>
        <w:t>Shelby County</w:t>
      </w:r>
      <w:r>
        <w:t xml:space="preserve"> annexation period. Some states are covered by Section 5 entirely, whereas in others only a selection of counties is covered. If the municipality is in a fully covered state, or if it is in a covered county, they are assigned 1 for the Section 5 variable throughout 2007-2013 and 2014-2020 (time-invariant). Places do not have county identifiers, but Census blocks have both place and county identifiers. If any block in the place is within a Section 5-covered county, the place is assigned 1 for the coverage variable. Since I am relying on a difference-in-differences framework, described more below, I only interpret the interaction between these two variables. If </w:t>
      </w:r>
      <w:r>
        <w:lastRenderedPageBreak/>
        <w:t xml:space="preserve">this interaction term is statistically significant, it would suggest that there is a statistically significant effect of the </w:t>
      </w:r>
      <w:r w:rsidR="00EA0AA4">
        <w:rPr>
          <w:i/>
          <w:iCs/>
        </w:rPr>
        <w:t>Shelby County</w:t>
      </w:r>
      <w:r>
        <w:t xml:space="preserve"> decision removing Section 5 coverage on municipalities’ likelihood to conduct annexations. </w:t>
      </w:r>
    </w:p>
    <w:p w14:paraId="579E07E6" w14:textId="7125A185" w:rsidR="008D3F8E" w:rsidRDefault="008D17E2" w:rsidP="009D7619">
      <w:pPr>
        <w:spacing w:line="480" w:lineRule="auto"/>
        <w:ind w:firstLine="720"/>
      </w:pPr>
      <w:r>
        <w:t>In</w:t>
      </w:r>
      <w:r w:rsidR="008D3F8E">
        <w:t xml:space="preserve"> the second question, I ask whether a place’s racial composition at the end of a period is significantly associated with having conducted annexations during the period, and whether the </w:t>
      </w:r>
      <w:r w:rsidR="00EA0AA4">
        <w:rPr>
          <w:i/>
          <w:iCs/>
        </w:rPr>
        <w:t>Shelby County</w:t>
      </w:r>
      <w:r w:rsidR="008D3F8E" w:rsidRPr="00DD146E">
        <w:rPr>
          <w:i/>
          <w:iCs/>
        </w:rPr>
        <w:t xml:space="preserve"> </w:t>
      </w:r>
      <w:r w:rsidR="008D3F8E">
        <w:t xml:space="preserve">decision changes this relationship. In addition to the above two variables, I also include a binary indicator of whether the place annexed in that period. I use a three-way interaction term between these variables. The coefficient on the annexation term itself allows me to see whether annexations are associated with reductions in minority racial composition. If the coefficient on the interaction term is significant, Section 5 invalidation moderates the relationship between annexation and racial composition.  </w:t>
      </w:r>
    </w:p>
    <w:p w14:paraId="64A1F08C" w14:textId="77777777" w:rsidR="008D3F8E" w:rsidRDefault="008D3F8E" w:rsidP="009D7619">
      <w:pPr>
        <w:spacing w:line="480" w:lineRule="auto"/>
      </w:pPr>
      <w:r>
        <w:tab/>
      </w:r>
    </w:p>
    <w:p w14:paraId="33961D93" w14:textId="69AEA880" w:rsidR="008D3F8E" w:rsidRPr="009D7619" w:rsidRDefault="008D3F8E" w:rsidP="009D7619">
      <w:pPr>
        <w:spacing w:line="480" w:lineRule="auto"/>
        <w:rPr>
          <w:b/>
          <w:bCs/>
        </w:rPr>
      </w:pPr>
      <w:r w:rsidRPr="009D7619">
        <w:rPr>
          <w:b/>
          <w:bCs/>
        </w:rPr>
        <w:t xml:space="preserve">Control </w:t>
      </w:r>
      <w:r w:rsidR="001450E2" w:rsidRPr="009D7619">
        <w:rPr>
          <w:b/>
          <w:bCs/>
        </w:rPr>
        <w:t>V</w:t>
      </w:r>
      <w:r w:rsidRPr="009D7619">
        <w:rPr>
          <w:b/>
          <w:bCs/>
        </w:rPr>
        <w:t xml:space="preserve">ariables </w:t>
      </w:r>
    </w:p>
    <w:p w14:paraId="25490905" w14:textId="493DF6BB" w:rsidR="008D3F8E" w:rsidRDefault="008D3F8E" w:rsidP="009D7619">
      <w:pPr>
        <w:spacing w:line="480" w:lineRule="auto"/>
      </w:pPr>
      <w:r>
        <w:t xml:space="preserve">I include place- and block-level control variables to account for characteristics of the municipality and of its surrounding, annexable blocks. The source of place-level variables is as described above. For block-level data, I use linear interpolation to generate data for 2007 and 2014 using 2000, 2010, and 2020 Census data. To harmonize 2000 and 2020 data to 2010 boundaries, I use the 2000-to-2010 and 2020-to-2010 block-to-block crosswalk files provided by the NHGIS. Unique cross-year block pairs are selected by only retaining blocks with the largest areal overlap. Blocks with missing weights, no corresponding 2010 block IDs, or missing data at either the beginning or end of the period are dropped from the analysis. Variables are then multiplied by the weights given in the crosswalk files </w:t>
      </w:r>
      <w:r w:rsidR="00125118">
        <w:fldChar w:fldCharType="begin"/>
      </w:r>
      <w:r w:rsidR="00125118">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Riper","given":"David"},{"family":"Kugler","given":"Tracy"},{"family":"Ruggles","given":""}],"accessed":{"date-parts":[["2022",7,1]]},"issued":{"date-parts":[["2021"]]}}}],"schema":"https://github.com/citation-style-language/schema/raw/master/csl-citation.json"} </w:instrText>
      </w:r>
      <w:r w:rsidR="00125118">
        <w:fldChar w:fldCharType="separate"/>
      </w:r>
      <w:r w:rsidR="00125118">
        <w:rPr>
          <w:noProof/>
        </w:rPr>
        <w:t>(Manson et al.</w:t>
      </w:r>
      <w:r w:rsidR="005F2CE2">
        <w:rPr>
          <w:noProof/>
        </w:rPr>
        <w:t>,</w:t>
      </w:r>
      <w:r w:rsidR="00125118">
        <w:rPr>
          <w:noProof/>
        </w:rPr>
        <w:t xml:space="preserve"> 2021)</w:t>
      </w:r>
      <w:r w:rsidR="00125118">
        <w:fldChar w:fldCharType="end"/>
      </w:r>
      <w:r>
        <w:t xml:space="preserve">. </w:t>
      </w:r>
    </w:p>
    <w:p w14:paraId="47EF8619" w14:textId="47FB5CC7" w:rsidR="008D3F8E" w:rsidRDefault="008D3F8E" w:rsidP="009D7619">
      <w:pPr>
        <w:spacing w:line="480" w:lineRule="auto"/>
        <w:ind w:firstLine="720"/>
      </w:pPr>
      <w:r>
        <w:lastRenderedPageBreak/>
        <w:t xml:space="preserve">A number of state-level regulations govern annexations, such as ordinances requiring petitions and public hearings </w:t>
      </w:r>
      <w:r w:rsidR="00125118">
        <w:fldChar w:fldCharType="begin"/>
      </w:r>
      <w:r w:rsidR="00125118">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125118">
        <w:fldChar w:fldCharType="separate"/>
      </w:r>
      <w:r w:rsidR="00125118">
        <w:rPr>
          <w:noProof/>
        </w:rPr>
        <w:t>(Durst 2018)</w:t>
      </w:r>
      <w:r w:rsidR="00125118">
        <w:fldChar w:fldCharType="end"/>
      </w:r>
      <w:r>
        <w:t>. Though these laws may change over time, available data on these laws are time-invariant. Since there are no places in my sample that cross multiple state lines, state-level variations in laws governing annexations are included in place fixed effects.</w:t>
      </w:r>
      <w:r>
        <w:rPr>
          <w:rStyle w:val="EndnoteReference"/>
        </w:rPr>
        <w:endnoteReference w:id="18"/>
      </w:r>
      <w:r>
        <w:t xml:space="preserve"> In all models, I use place fixed-effects to account for unobserved, time-invariant place-level variation influencing likelihood to annex, such as municipal-level and state-level regulations that affect how easy or hard it is to conduct annexations, community appetite for annexations, taste for discrimination, and so on. </w:t>
      </w:r>
    </w:p>
    <w:p w14:paraId="1BF4B81F" w14:textId="354DDBA0" w:rsidR="008D3F8E" w:rsidRDefault="008D3F8E" w:rsidP="009D7619">
      <w:pPr>
        <w:spacing w:line="480" w:lineRule="auto"/>
        <w:ind w:firstLine="720"/>
      </w:pPr>
      <w:r>
        <w:t xml:space="preserve">For the first outcome—probability to annex—I include controls for the population size, prior decade population growth rate, and population density </w:t>
      </w:r>
      <w:r w:rsidR="00125118">
        <w:fldChar w:fldCharType="begin"/>
      </w:r>
      <w:r w:rsidR="00125118">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xml:space="preserve">. Racial composition of the place and of its annexable territory are also likely associated with the likelihood to annex. A predominantly White municipality may be less likely to annex predominantly Black blocks. I include controls for the place-level percent Black and percent non-Black minority </w:t>
      </w:r>
      <w:r w:rsidR="00125118">
        <w:fldChar w:fldCharType="begin"/>
      </w:r>
      <w:r w:rsidR="00125118">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Durst et al.</w:t>
      </w:r>
      <w:r w:rsidR="00A05005">
        <w:rPr>
          <w:noProof/>
        </w:rPr>
        <w:t>,</w:t>
      </w:r>
      <w:r w:rsidR="00125118">
        <w:rPr>
          <w:noProof/>
        </w:rPr>
        <w:t xml:space="preserve"> 2021; Lichter et al.</w:t>
      </w:r>
      <w:r w:rsidR="00A05005">
        <w:rPr>
          <w:noProof/>
        </w:rPr>
        <w:t>,</w:t>
      </w:r>
      <w:r w:rsidR="00125118">
        <w:rPr>
          <w:noProof/>
        </w:rPr>
        <w:t xml:space="preserve"> 2007)</w:t>
      </w:r>
      <w:r w:rsidR="00125118">
        <w:fldChar w:fldCharType="end"/>
      </w:r>
      <w:r>
        <w:t xml:space="preserve">. To measure minority threat, I include the prior period changes in percent Black and non-Black minority. I also include controls for demographic characteristics of the blocks surrounding municipalities—specifically, the percent Black and non-Black minority population </w:t>
      </w:r>
      <w:r w:rsidR="00125118">
        <w:fldChar w:fldCharType="begin"/>
      </w:r>
      <w:r w:rsidR="00125118">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I control for the percent Black and non-Black minority population in annexable blocks.</w:t>
      </w:r>
    </w:p>
    <w:p w14:paraId="68A970AC" w14:textId="3C09AC35" w:rsidR="008D3F8E" w:rsidRDefault="008D3F8E" w:rsidP="009D7619">
      <w:pPr>
        <w:spacing w:line="480" w:lineRule="auto"/>
        <w:ind w:firstLine="720"/>
      </w:pPr>
      <w:r>
        <w:t xml:space="preserve">Socioeconomic considerations also play a role in annexation decisions </w:t>
      </w:r>
      <w:r w:rsidR="00125118">
        <w:fldChar w:fldCharType="begin"/>
      </w:r>
      <w:r w:rsidR="00125118">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00125118">
        <w:fldChar w:fldCharType="separate"/>
      </w:r>
      <w:r w:rsidR="00125118">
        <w:rPr>
          <w:noProof/>
        </w:rPr>
        <w:t>(Anderson 2008</w:t>
      </w:r>
      <w:r w:rsidR="00A05005">
        <w:rPr>
          <w:noProof/>
        </w:rPr>
        <w:t>,</w:t>
      </w:r>
      <w:r w:rsidR="00125118">
        <w:rPr>
          <w:noProof/>
        </w:rPr>
        <w:t xml:space="preserve"> 2010)</w:t>
      </w:r>
      <w:r w:rsidR="00125118">
        <w:fldChar w:fldCharType="end"/>
      </w:r>
      <w:r>
        <w:t>, but C</w:t>
      </w:r>
      <w:r w:rsidRPr="00A235BE">
        <w:t>en</w:t>
      </w:r>
      <w:r>
        <w:t xml:space="preserve">sus block-level data are limited in socioeconomic indicators beyond housing tenure, which I include. Areas with commercial activities that could generate high sales tax revenue and areas with potential for increasing the property and income tax bases are attractive candidates for annexation </w:t>
      </w:r>
      <w:r w:rsidR="00125118">
        <w:fldChar w:fldCharType="begin"/>
      </w:r>
      <w:r w:rsidR="00125118">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w:t>
      </w:r>
      <w:r w:rsidR="00125118">
        <w:rPr>
          <w:noProof/>
        </w:rPr>
        <w:t xml:space="preserve"> 2019)</w:t>
      </w:r>
      <w:r w:rsidR="00125118">
        <w:fldChar w:fldCharType="end"/>
      </w:r>
      <w:r>
        <w:t xml:space="preserve">. I use the Residential Area Characteristics (RAC) </w:t>
      </w:r>
      <w:r>
        <w:lastRenderedPageBreak/>
        <w:t>and Worker Area Characteristics (WAC) files from the Census Bureau’s LODES datasets to proxy for economic health among annexable territory. Using the RAC file for 2007 and 2014 harmonized to 2010 boundaries,</w:t>
      </w:r>
      <w:r>
        <w:rPr>
          <w:rStyle w:val="EndnoteReference"/>
        </w:rPr>
        <w:endnoteReference w:id="19"/>
      </w:r>
      <w:r>
        <w:t xml:space="preserve"> I derive the percent of residents in each Census block earning at least $3,333 per month—the highest salary tier in the data. Using the WAC file from LODES, I calculate the percent of jobs in each block in the retail and manufacturing industries for each base period year. At the place-level, I include median home value, median household income, percent poverty, and percent owner-occupied housing units. Because socioeconomic considerations can often mask underlying racial stereotypes, I include a control for the percent Black and percent non-Black minority in poverty </w:t>
      </w:r>
      <w:r w:rsidR="00125118">
        <w:fldChar w:fldCharType="begin"/>
      </w:r>
      <w:r w:rsidR="00125118">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(Lichter et al.</w:t>
      </w:r>
      <w:r w:rsidR="00A05005">
        <w:rPr>
          <w:noProof/>
        </w:rPr>
        <w:t>,</w:t>
      </w:r>
      <w:r w:rsidR="00125118">
        <w:rPr>
          <w:noProof/>
        </w:rPr>
        <w:t xml:space="preserve"> 2007)</w:t>
      </w:r>
      <w:r w:rsidR="00125118">
        <w:fldChar w:fldCharType="end"/>
      </w:r>
      <w:r>
        <w:t xml:space="preserve">. For the second outcome—place racial composition at the end of the annexation period, I control for the prior period change in percent of the population of that race and the average percent in surrounding blocks. </w:t>
      </w:r>
    </w:p>
    <w:p w14:paraId="42C5A1F2" w14:textId="61D077BD" w:rsidR="008D3F8E" w:rsidRDefault="008D3F8E" w:rsidP="009D7619">
      <w:pPr>
        <w:spacing w:line="480" w:lineRule="auto"/>
      </w:pPr>
    </w:p>
    <w:p w14:paraId="167E04A3" w14:textId="6C8338F3" w:rsidR="008D3F8E" w:rsidRPr="009D7619" w:rsidRDefault="008D3F8E" w:rsidP="009D7619">
      <w:pPr>
        <w:spacing w:line="480" w:lineRule="auto"/>
        <w:rPr>
          <w:b/>
          <w:bCs/>
        </w:rPr>
      </w:pPr>
      <w:r w:rsidRPr="009D7619">
        <w:rPr>
          <w:b/>
          <w:bCs/>
        </w:rPr>
        <w:t xml:space="preserve">Analytic </w:t>
      </w:r>
      <w:r w:rsidR="00072D42" w:rsidRPr="009D7619">
        <w:rPr>
          <w:b/>
          <w:bCs/>
        </w:rPr>
        <w:t>S</w:t>
      </w:r>
      <w:r w:rsidRPr="009D7619">
        <w:rPr>
          <w:b/>
          <w:bCs/>
        </w:rPr>
        <w:t>trategy</w:t>
      </w:r>
    </w:p>
    <w:p w14:paraId="28269D87" w14:textId="1C2CF9FD" w:rsidR="008D3F8E" w:rsidRDefault="008D3F8E" w:rsidP="009D7619">
      <w:pPr>
        <w:spacing w:line="480" w:lineRule="auto"/>
      </w:pPr>
      <w:r>
        <w:t>To model the probability of annexation, I use a difference-in-differences approach by using an interaction term between the binary variables for Section 5 coverage and being in the post-</w:t>
      </w:r>
      <w:r w:rsidR="00EA0AA4">
        <w:rPr>
          <w:i/>
          <w:iCs/>
        </w:rPr>
        <w:t>Shelby County</w:t>
      </w:r>
      <w:r>
        <w:t xml:space="preserve"> period. This interaction term is used to assess whether the </w:t>
      </w:r>
      <w:r w:rsidR="00EA0AA4">
        <w:rPr>
          <w:i/>
          <w:iCs/>
        </w:rPr>
        <w:t>Shelby County</w:t>
      </w:r>
      <w:r w:rsidRPr="00AE2DF2">
        <w:rPr>
          <w:i/>
          <w:iCs/>
        </w:rPr>
        <w:t xml:space="preserve"> </w:t>
      </w:r>
      <w:r>
        <w:t xml:space="preserve">decision is associated with an increase in the probability of a previously covered place to conduct an annexation. Interaction terms in a logistic model are not easily interpretable </w:t>
      </w:r>
      <w:r w:rsidR="00125118">
        <w:fldChar w:fldCharType="begin"/>
      </w:r>
      <w:r w:rsidR="00125118">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125118">
        <w:fldChar w:fldCharType="separate"/>
      </w:r>
      <w:r w:rsidR="00125118">
        <w:rPr>
          <w:noProof/>
        </w:rPr>
        <w:t>(Ai and Norton</w:t>
      </w:r>
      <w:r w:rsidR="00DD38A1">
        <w:rPr>
          <w:noProof/>
        </w:rPr>
        <w:t>,</w:t>
      </w:r>
      <w:r w:rsidR="00125118">
        <w:rPr>
          <w:noProof/>
        </w:rPr>
        <w:t xml:space="preserve"> 2003)</w:t>
      </w:r>
      <w:r w:rsidR="00125118">
        <w:fldChar w:fldCharType="end"/>
      </w:r>
      <w:r>
        <w:t xml:space="preserve"> and its use in a difference-in-differences set-up that relies on the interaction term is challenging and not recommended without further restrictions to the data </w:t>
      </w:r>
      <w:r w:rsidR="00125118">
        <w:fldChar w:fldCharType="begin"/>
      </w:r>
      <w:r w:rsidR="00125118">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125118">
        <w:fldChar w:fldCharType="separate"/>
      </w:r>
      <w:r w:rsidR="00125118">
        <w:rPr>
          <w:noProof/>
        </w:rPr>
        <w:t>(Athey and Imbens</w:t>
      </w:r>
      <w:r w:rsidR="00DD38A1">
        <w:rPr>
          <w:noProof/>
        </w:rPr>
        <w:t>,</w:t>
      </w:r>
      <w:r w:rsidR="00125118">
        <w:rPr>
          <w:noProof/>
        </w:rPr>
        <w:t xml:space="preserve"> 2006; Karaca-Mandic</w:t>
      </w:r>
      <w:r w:rsidR="00DD38A1">
        <w:rPr>
          <w:noProof/>
        </w:rPr>
        <w:t xml:space="preserve"> et al., </w:t>
      </w:r>
      <w:r w:rsidR="00125118">
        <w:rPr>
          <w:noProof/>
        </w:rPr>
        <w:t>2012)</w:t>
      </w:r>
      <w:r w:rsidR="00125118">
        <w:fldChar w:fldCharType="end"/>
      </w:r>
      <w:r>
        <w:t xml:space="preserve">. To facilitate a more straightforward analysis of the </w:t>
      </w:r>
      <w:r>
        <w:lastRenderedPageBreak/>
        <w:t xml:space="preserve">coefficient, I use a linear probability model with municipality and period fixed effects regressing annexation on the difference-in-differences estimator: </w:t>
      </w:r>
    </w:p>
    <w:p w14:paraId="6C76024E" w14:textId="732F648E" w:rsidR="008D3F8E" w:rsidRPr="00AD1AC0" w:rsidRDefault="008D3F8E" w:rsidP="009D7619">
      <w:pPr>
        <w:spacing w:line="480" w:lineRule="auto"/>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D3F8E" w:rsidRDefault="008D3F8E" w:rsidP="009D7619">
      <w:pPr>
        <w:spacing w:line="480" w:lineRule="auto"/>
        <w:jc w:val="right"/>
      </w:pPr>
      <w:r>
        <w:t>(1)</w:t>
      </w:r>
    </w:p>
    <w:p w14:paraId="311BBC78" w14:textId="66B43BC1" w:rsidR="008D3F8E" w:rsidRDefault="008D3F8E" w:rsidP="009D7619">
      <w:pPr>
        <w:spacing w:line="480" w:lineRule="auto"/>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 xml:space="preserve">is a binary indicator assigned 1 if a municipality </w:t>
      </w:r>
      <w:r w:rsidRPr="00E80FBE">
        <w:rPr>
          <w:i/>
          <w:iCs/>
        </w:rPr>
        <w:t>i</w:t>
      </w:r>
      <w:r>
        <w:t xml:space="preserve"> conducted an annexation within the period and 0 otherwise. Period is a binary indicator assigned 1 if the municipality-year observation </w:t>
      </w:r>
      <w:r w:rsidRPr="00E80FBE">
        <w:rPr>
          <w:i/>
          <w:iCs/>
        </w:rPr>
        <w:t>i</w:t>
      </w:r>
      <w:r>
        <w:t xml:space="preserve"> is in 2014-2020 and 0 otherwise. Section 5 is a binary indicator assigned 1 if municipality </w:t>
      </w:r>
      <w:r w:rsidRPr="00E80FBE">
        <w:rPr>
          <w:i/>
          <w:iCs/>
        </w:rPr>
        <w:t>i</w:t>
      </w:r>
      <w:r>
        <w:t xml:space="preserve"> is covered by Section 5 and 0 otherwise. X</w:t>
      </w:r>
      <w:r w:rsidRPr="00F164D8">
        <w:rPr>
          <w:i/>
          <w:iCs/>
        </w:rPr>
        <w:t>i</w:t>
      </w:r>
      <w:r>
        <w:rPr>
          <w:i/>
          <w:iCs/>
        </w:rPr>
        <w:t xml:space="preserve"> </w:t>
      </w:r>
      <w:r>
        <w:t xml:space="preserve">is a matrix of time-varying covariates for place </w:t>
      </w:r>
      <w:r w:rsidRPr="00F164D8">
        <w:rPr>
          <w:i/>
          <w:iCs/>
        </w:rPr>
        <w:t>i</w:t>
      </w:r>
      <w:r>
        <w:t xml:space="preserve">, though the use of time-varying covariates is contentious in difference-in-differences estimation, especially if the treatment influences the covariate in the next period </w:t>
      </w:r>
      <w:r w:rsidR="00125118">
        <w:fldChar w:fldCharType="begin"/>
      </w:r>
      <w:r w:rsidR="00125118">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 NJ","ISBN":"978-0-691-12035-5","number-of-pages":"373","publisher":"Princeton University Press","publisher-place":"Princeton, NJ","source":"Library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Sant'Anna"}],"accessed":{"date-parts":[["2022",7,13]]},"issued":{"date-parts":[["2022",2,6]]}}},{"id":938,"uris":["http://zotero.org/users/9022956/items/NUNTW6X7"],"itemData":{"id":938,"type":"book","call-number":"HA31.3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125118">
        <w:fldChar w:fldCharType="separate"/>
      </w:r>
      <w:r w:rsidR="00125118">
        <w:rPr>
          <w:noProof/>
        </w:rPr>
        <w:t>(Angrist and Pischke</w:t>
      </w:r>
      <w:r w:rsidR="00DD38A1">
        <w:rPr>
          <w:noProof/>
        </w:rPr>
        <w:t>,</w:t>
      </w:r>
      <w:r w:rsidR="00125118">
        <w:rPr>
          <w:noProof/>
        </w:rPr>
        <w:t xml:space="preserve"> 2009; Caetano et al.</w:t>
      </w:r>
      <w:r w:rsidR="00DD38A1">
        <w:rPr>
          <w:noProof/>
        </w:rPr>
        <w:t>,</w:t>
      </w:r>
      <w:r w:rsidR="00125118">
        <w:rPr>
          <w:noProof/>
        </w:rPr>
        <w:t xml:space="preserve"> 2022; Gelman and Hill</w:t>
      </w:r>
      <w:r w:rsidR="00DD38A1">
        <w:rPr>
          <w:noProof/>
        </w:rPr>
        <w:t>,</w:t>
      </w:r>
      <w:r w:rsidR="00125118">
        <w:rPr>
          <w:noProof/>
        </w:rPr>
        <w:t xml:space="preserve"> 2007)</w:t>
      </w:r>
      <w:r w:rsidR="00125118">
        <w:fldChar w:fldCharType="end"/>
      </w:r>
      <w:r>
        <w:t xml:space="preserve">. This source of confounding is especially plausible here. Prior research suggests that, for example, the socioeconomic status of Black residents in Section 5 jurisdictions declined after the decision </w:t>
      </w:r>
      <w:r w:rsidR="00125118">
        <w:fldChar w:fldCharType="begin"/>
      </w:r>
      <w:r w:rsidR="00125118">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125118">
        <w:fldChar w:fldCharType="separate"/>
      </w:r>
      <w:r w:rsidR="00125118" w:rsidRPr="00125118">
        <w:rPr>
          <w:rFonts w:cs="Times New Roman"/>
        </w:rPr>
        <w:t>(Aneja and Avenancio-León</w:t>
      </w:r>
      <w:r w:rsidR="00DD38A1">
        <w:rPr>
          <w:rFonts w:cs="Times New Roman"/>
        </w:rPr>
        <w:t>,</w:t>
      </w:r>
      <w:r w:rsidR="00125118" w:rsidRPr="00125118">
        <w:rPr>
          <w:rFonts w:cs="Times New Roman"/>
        </w:rPr>
        <w:t xml:space="preserve"> 2019)</w:t>
      </w:r>
      <w:r w:rsidR="00125118">
        <w:fldChar w:fldCharType="end"/>
      </w:r>
      <w:r>
        <w:t xml:space="preserve">, which may then affect the relationship between Black population composition and the likelihood of annexations, and also the effect of annexations on Black population composition. The use of lagged variables is also not advised here with panel data </w:t>
      </w:r>
      <w:r w:rsidR="00125118">
        <w:fldChar w:fldCharType="begin"/>
      </w:r>
      <w:r w:rsidR="00125118">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125118">
        <w:fldChar w:fldCharType="separate"/>
      </w:r>
      <w:r w:rsidR="00125118">
        <w:rPr>
          <w:noProof/>
        </w:rPr>
        <w:t>(Allison</w:t>
      </w:r>
      <w:r w:rsidR="00DD38A1">
        <w:rPr>
          <w:noProof/>
        </w:rPr>
        <w:t xml:space="preserve"> et al.,</w:t>
      </w:r>
      <w:r w:rsidR="00125118">
        <w:rPr>
          <w:noProof/>
        </w:rPr>
        <w:t xml:space="preserve"> 2017)</w:t>
      </w:r>
      <w:r w:rsidR="00125118">
        <w:fldChar w:fldCharType="end"/>
      </w:r>
      <w:r>
        <w:t xml:space="preserve">. Following the approach taken in recent work to address these sources of potential bias, I estimate models both with and without these time-varying covariates and use unit-clustered (place) robust standard errors </w:t>
      </w:r>
      <w:r w:rsidR="00125118">
        <w:fldChar w:fldCharType="begin"/>
      </w:r>
      <w:r w:rsidR="00125118">
        <w:instrText xml:space="preserve"> ADDIN ZOTERO_ITEM CSL_CITATION {"citationID":"FQOl8pI3","properties":{"formattedCitation":"(Faber 2020; Torche and Rauf 2021)","plainCitation":"(Faber 2020; Torche and Rauf 2021)","noteIndex":0},"citationItems":[{"id":843,"uris":["http://zotero.org/users/9022956/items/JEDIQCSJ"],"itemData":{"id":843,"type":"article-journal","abstract":"The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125118">
        <w:fldChar w:fldCharType="separate"/>
      </w:r>
      <w:r w:rsidR="00125118">
        <w:rPr>
          <w:noProof/>
        </w:rPr>
        <w:t>(Faber 2020; Torche and Rauf</w:t>
      </w:r>
      <w:r w:rsidR="00DD38A1">
        <w:rPr>
          <w:noProof/>
        </w:rPr>
        <w:t>,</w:t>
      </w:r>
      <w:r w:rsidR="00125118">
        <w:rPr>
          <w:noProof/>
        </w:rPr>
        <w:t xml:space="preserve"> 2021)</w:t>
      </w:r>
      <w:r w:rsidR="00125118">
        <w:fldChar w:fldCharType="end"/>
      </w:r>
      <w:r>
        <w:t xml:space="preserve">. </w:t>
      </w:r>
    </w:p>
    <w:p w14:paraId="657EEB8D" w14:textId="26225562" w:rsidR="008D3F8E" w:rsidRDefault="008D3F8E" w:rsidP="009D7619">
      <w:pPr>
        <w:spacing w:line="480" w:lineRule="auto"/>
        <w:ind w:firstLine="720"/>
      </w:pPr>
      <w:r>
        <w:t xml:space="preserve">For question 2, to understand whether annexations are associated with a place’s racial composition after annexation, and whether the </w:t>
      </w:r>
      <w:r w:rsidR="00EA0AA4">
        <w:rPr>
          <w:i/>
          <w:iCs/>
        </w:rPr>
        <w:t>Shelby County</w:t>
      </w:r>
      <w:r>
        <w:t xml:space="preserve"> decision moderates this association, I use a fixed effects linear regression model with a three-way interaction </w:t>
      </w:r>
      <w:r w:rsidR="00940058">
        <w:t xml:space="preserve">term </w:t>
      </w:r>
      <w:r>
        <w:lastRenderedPageBreak/>
        <w:t xml:space="preserve">between annexation, period, and Section 5 to test this moderation effect. I model the share of the population that is a given race at the end of the period as follows: </w:t>
      </w:r>
    </w:p>
    <w:p w14:paraId="511F5BDC" w14:textId="55358340" w:rsidR="008D3F8E" w:rsidRDefault="008D3F8E" w:rsidP="009D7619">
      <w:pPr>
        <w:spacing w:line="480" w:lineRule="auto"/>
        <w:ind w:firstLine="720"/>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057A00D1" w14:textId="60C75333" w:rsidR="008D3F8E" w:rsidRDefault="008D3F8E" w:rsidP="009D7619">
      <w:pPr>
        <w:spacing w:line="480" w:lineRule="auto"/>
        <w:jc w:val="right"/>
      </w:pPr>
      <w:r>
        <w:t>(2)</w:t>
      </w:r>
    </w:p>
    <w:p w14:paraId="049897FC" w14:textId="2186172D" w:rsidR="008D3F8E" w:rsidRDefault="008D3F8E" w:rsidP="009D7619">
      <w:pPr>
        <w:spacing w:line="480" w:lineRule="auto"/>
      </w:pPr>
      <w:r>
        <w:t xml:space="preserve">Where </w:t>
      </w:r>
      <w:r>
        <w:rPr>
          <w:i/>
          <w:iCs/>
        </w:rPr>
        <w:t>r</w:t>
      </w:r>
      <w:r>
        <w:t xml:space="preserve"> refers to the three separate racial composition outcomes for White, Black, and non-Black minority for place </w:t>
      </w:r>
      <w:r>
        <w:rPr>
          <w:i/>
          <w:iCs/>
        </w:rPr>
        <w:t xml:space="preserve">i. </w:t>
      </w:r>
      <w:r>
        <w:t xml:space="preserve">Covariates include the share of that racial group in the beginning of the period (2007 or 2014) and their prior period change (between 2000 to 2007 and between 2007 to 2014). As with model 1, I also compare models with and without these time-varying covariates. </w:t>
      </w:r>
    </w:p>
    <w:p w14:paraId="40843D90" w14:textId="062F5CCB" w:rsidR="008D3F8E" w:rsidRDefault="008D3F8E" w:rsidP="009D7619">
      <w:pPr>
        <w:spacing w:line="480" w:lineRule="auto"/>
        <w:ind w:firstLine="720"/>
      </w:pPr>
      <w:r>
        <w:t xml:space="preserve">The advantage of the difference-in-differences framework is that the use of unit and time fixed effects allows me to use each municipality as its own control over time, thus differencing out the contributions of unobservable municipality- and time-specific factors to the outcome. However, results cannot be interpreted with strict causality unless two key assumptions are met </w:t>
      </w:r>
      <w:r w:rsidR="00125118">
        <w:fldChar w:fldCharType="begin"/>
      </w:r>
      <w:r w:rsidR="00125118">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125118">
        <w:fldChar w:fldCharType="separate"/>
      </w:r>
      <w:r w:rsidR="00125118">
        <w:rPr>
          <w:noProof/>
        </w:rPr>
        <w:t>(Wing</w:t>
      </w:r>
      <w:r w:rsidR="00DD38A1">
        <w:rPr>
          <w:noProof/>
        </w:rPr>
        <w:t xml:space="preserve"> et al.,</w:t>
      </w:r>
      <w:r w:rsidR="00125118">
        <w:rPr>
          <w:noProof/>
        </w:rPr>
        <w:t xml:space="preserve"> 2018)</w:t>
      </w:r>
      <w:r w:rsidR="00125118">
        <w:fldChar w:fldCharType="end"/>
      </w:r>
      <w:r>
        <w:t xml:space="preserve">. I present visual tests of them in greater detail in the Appendix (Figure A1 and Figure A2). While the parallel trends assumption appears to be met, other aspects of the data suggest there would be treatment anticipation (Figure A1 and Figure A3). If municipalities ramped up annexation activity in anticipation of the </w:t>
      </w:r>
      <w:r w:rsidR="00EA0AA4">
        <w:rPr>
          <w:i/>
          <w:iCs/>
        </w:rPr>
        <w:t>Shelby County</w:t>
      </w:r>
      <w:r>
        <w:t xml:space="preserve"> outcome, this would violate the strict exogeneity assumption. This is also plausible since the lawsuit leading to the </w:t>
      </w:r>
      <w:r w:rsidR="00EA0AA4">
        <w:rPr>
          <w:i/>
          <w:iCs/>
        </w:rPr>
        <w:t>Shelby County</w:t>
      </w:r>
      <w:r w:rsidRPr="00071F17">
        <w:rPr>
          <w:i/>
          <w:iCs/>
        </w:rPr>
        <w:t xml:space="preserve"> v. Holder</w:t>
      </w:r>
      <w:r>
        <w:t xml:space="preserve"> decision began in 2010, in part because </w:t>
      </w:r>
      <w:r w:rsidR="00EA0AA4">
        <w:t>Shelby County</w:t>
      </w:r>
      <w:r>
        <w:t xml:space="preserve"> wanted to challenge a DOJ objection to the results of an election after 177 un-precleared municipal annexations in the City of Calera, AL (</w:t>
      </w:r>
      <w:r w:rsidR="00EA0AA4">
        <w:rPr>
          <w:i/>
          <w:iCs/>
        </w:rPr>
        <w:t>Shelby County</w:t>
      </w:r>
      <w:r w:rsidRPr="00DA41FD">
        <w:rPr>
          <w:i/>
          <w:iCs/>
        </w:rPr>
        <w:t xml:space="preserve"> v. Holder</w:t>
      </w:r>
      <w:r>
        <w:t xml:space="preserve"> 2011). To test whether results are merely a reflection of treatment anticipation, I run all models using 2000-2007 as the pre-</w:t>
      </w:r>
      <w:r w:rsidR="00EA0AA4">
        <w:rPr>
          <w:i/>
          <w:iCs/>
        </w:rPr>
        <w:t>Shelby County</w:t>
      </w:r>
      <w:r>
        <w:t xml:space="preserve"> period instead of 2007-2013, since treatment anticipation is less likely 6-13 years in advance of </w:t>
      </w:r>
      <w:r>
        <w:lastRenderedPageBreak/>
        <w:t xml:space="preserve">the </w:t>
      </w:r>
      <w:r w:rsidR="00EA0AA4">
        <w:rPr>
          <w:i/>
          <w:iCs/>
        </w:rPr>
        <w:t>Shelby County</w:t>
      </w:r>
      <w:r w:rsidRPr="00C40D75">
        <w:rPr>
          <w:i/>
          <w:iCs/>
        </w:rPr>
        <w:t xml:space="preserve"> v. Holder</w:t>
      </w:r>
      <w:r>
        <w:t xml:space="preserve"> decision, and results from these analyses do not change the substantive interpretation of the effects of </w:t>
      </w:r>
      <w:r w:rsidR="00EA0AA4">
        <w:rPr>
          <w:i/>
          <w:iCs/>
        </w:rPr>
        <w:t>Shelby County</w:t>
      </w:r>
      <w:r w:rsidRPr="007250C3">
        <w:rPr>
          <w:i/>
          <w:iCs/>
        </w:rPr>
        <w:t xml:space="preserve"> v. Holder</w:t>
      </w:r>
      <w:r>
        <w:t xml:space="preserve">. In supplementary analyses, </w:t>
      </w:r>
      <w:r w:rsidRPr="001703BD">
        <w:t xml:space="preserve">using data on the racial composition of annexed blocks, I construct binary indicators at </w:t>
      </w:r>
      <w:r w:rsidR="00301DE6">
        <w:t>two</w:t>
      </w:r>
      <w:r w:rsidRPr="001703BD">
        <w:t xml:space="preserve"> thresholds of composition decreases (&gt;0%</w:t>
      </w:r>
      <w:r>
        <w:t xml:space="preserve"> or </w:t>
      </w:r>
      <w:r w:rsidRPr="001703BD">
        <w:t>&gt;0.5%)</w:t>
      </w:r>
      <w:r>
        <w:t xml:space="preserve"> </w:t>
      </w:r>
      <w:r w:rsidRPr="001703BD">
        <w:t xml:space="preserve">after the population of annexed blocks are added to the population of the </w:t>
      </w:r>
      <w:r>
        <w:t>place</w:t>
      </w:r>
      <w:r w:rsidRPr="001703BD">
        <w:t>, based on levels at the beginning of the period</w:t>
      </w:r>
      <w:r>
        <w:t xml:space="preserve">, as case law deems even a 0.5% reduction to be too large </w:t>
      </w:r>
      <w:r w:rsidR="00125118">
        <w:fldChar w:fldCharType="begin"/>
      </w:r>
      <w:r w:rsidR="00125118">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125118">
        <w:fldChar w:fldCharType="separate"/>
      </w:r>
      <w:r w:rsidR="00125118">
        <w:rPr>
          <w:noProof/>
        </w:rPr>
        <w:t>(Berri 1989)</w:t>
      </w:r>
      <w:r w:rsidR="00125118">
        <w:fldChar w:fldCharType="end"/>
      </w:r>
      <w:r>
        <w:t xml:space="preserve">. I also conduct additional analyses on poverty rates and household income levels after annexations to consider the possibility that any findings reflect socioeconomic motivations behind annexation. </w:t>
      </w:r>
    </w:p>
    <w:p w14:paraId="63CAADA9" w14:textId="2F7B790C" w:rsidR="008D3F8E" w:rsidRPr="00934A32" w:rsidRDefault="008D3F8E" w:rsidP="009D7619">
      <w:pPr>
        <w:spacing w:line="480" w:lineRule="auto"/>
      </w:pPr>
    </w:p>
    <w:p w14:paraId="1BC2843F" w14:textId="5CD7E152" w:rsidR="008D3F8E" w:rsidRPr="009D7619" w:rsidRDefault="00BF1370" w:rsidP="009D7619">
      <w:pPr>
        <w:spacing w:line="480" w:lineRule="auto"/>
        <w:rPr>
          <w:b/>
          <w:bCs/>
        </w:rPr>
      </w:pPr>
      <w:r>
        <w:rPr>
          <w:b/>
          <w:bCs/>
        </w:rPr>
        <w:t>DESCRIPTIVE RESULTS</w:t>
      </w:r>
    </w:p>
    <w:p w14:paraId="13AB107F" w14:textId="4FC02406" w:rsidR="00497BC5" w:rsidRDefault="008D3F8E" w:rsidP="009D7619">
      <w:pPr>
        <w:spacing w:line="480" w:lineRule="auto"/>
      </w:pPr>
      <w:r>
        <w:t>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w:t>
      </w:r>
      <w:r w:rsidR="00F04027">
        <w:t>%</w:t>
      </w:r>
      <w:r>
        <w:t xml:space="preserve"> to 10% higher in 2007 to 2013 and 2014-2020 respectively, whereas places that annexed are about 2% more Black. Places that annexed have significantly larger populations, higher population density, and a faster population growth rate, and they also have higher median home values, median household incomes, and lower overall poverty compared to places that did not annex. But, places that annexed have lower owner occupancy rates, higher percent Black residents in poverty, and slightly lower employed rates compared to places that did not annex. The surrounding blocks to places that annexed have higher shares of Black and non-Black minority residents and higher </w:t>
      </w:r>
      <w:r>
        <w:lastRenderedPageBreak/>
        <w:t xml:space="preserve">shares of residents in jobs earning high incomes and higher shares of jobs in the retail and manufacturing industries. </w:t>
      </w:r>
    </w:p>
    <w:p w14:paraId="15B421D5" w14:textId="73787450" w:rsidR="00497BC5" w:rsidRDefault="00497BC5" w:rsidP="009D7619">
      <w:pPr>
        <w:spacing w:line="480" w:lineRule="auto"/>
        <w:jc w:val="center"/>
        <w:rPr>
          <w:b/>
          <w:bCs/>
        </w:rPr>
      </w:pPr>
      <w:r>
        <w:t>[Please insert Table 2 approximately here]</w:t>
      </w:r>
    </w:p>
    <w:p w14:paraId="344E0AA4" w14:textId="4F3AABED" w:rsidR="008D3F8E" w:rsidRDefault="00497BC5" w:rsidP="009D7619">
      <w:pPr>
        <w:spacing w:line="480" w:lineRule="auto"/>
        <w:ind w:firstLine="720"/>
      </w:pPr>
      <w:r w:rsidRPr="009D7619">
        <w:t>T</w:t>
      </w:r>
      <w:r w:rsidR="008D3F8E" w:rsidRPr="00497BC5">
        <w:t>a</w:t>
      </w:r>
      <w:r w:rsidR="008D3F8E">
        <w:t>ble 3 shows the mean values of the outcomes in equation 2, disaggregated by Section 5 coverage, period, and annexation. Appendix Table A1 includes covariates. First, comparing places that annexed and those that didn’t, whether they are covered by Section 5 or not, places that annexed have a higher percent Black, lower percent White population, and higher percent non-Black minority population by 2020. Next, comparing annexing places in the post-</w:t>
      </w:r>
      <w:r w:rsidR="00EA0AA4">
        <w:rPr>
          <w:i/>
          <w:iCs/>
        </w:rPr>
        <w:t>Shelby County</w:t>
      </w:r>
      <w:r w:rsidR="008D3F8E">
        <w:t xml:space="preserve"> period that were covered by Section 5 versus not, covered places have a </w:t>
      </w:r>
      <w:r w:rsidR="008D3F8E">
        <w:rPr>
          <w:i/>
          <w:iCs/>
        </w:rPr>
        <w:t>lower</w:t>
      </w:r>
      <w:r w:rsidR="008D3F8E">
        <w:t xml:space="preserve"> percent Black population in 2020 (18.6%) compared to uncovered ones (22.9%).  However, they also have a lower percent White population (53% versus 57.8%) and a larger share of non-Black minority residents by 2020 (28.4% compared to 19.4%). These differences are similar in the 2007 to 2013, pre-</w:t>
      </w:r>
      <w:r w:rsidR="00EA0AA4">
        <w:rPr>
          <w:i/>
          <w:iCs/>
        </w:rPr>
        <w:t>Shelby County</w:t>
      </w:r>
      <w:r w:rsidR="008D3F8E">
        <w:t xml:space="preserve"> period. Trends are slightly different in places that did not annex for the Black population only. Post-</w:t>
      </w:r>
      <w:r w:rsidR="00EA0AA4">
        <w:rPr>
          <w:i/>
          <w:iCs/>
        </w:rPr>
        <w:t>Shelby County</w:t>
      </w:r>
      <w:r w:rsidR="008D3F8E">
        <w:t>, annexing places had a higher percent Black population (6.1%) by 2020 compared to those that were not covered (3.4%). Similar to places that annexed, covered places have a lower percent White population and higher percent non-Black minority population by 2020. And, these differences are again similar in the 2007 to 2013, pre-</w:t>
      </w:r>
      <w:r w:rsidR="00EA0AA4">
        <w:rPr>
          <w:i/>
          <w:iCs/>
        </w:rPr>
        <w:t>Shelby County</w:t>
      </w:r>
      <w:r w:rsidR="008D3F8E">
        <w:t xml:space="preserve"> period. </w:t>
      </w:r>
    </w:p>
    <w:p w14:paraId="451D12F6" w14:textId="4AB67167" w:rsidR="00497BC5" w:rsidRDefault="008D3F8E" w:rsidP="009D7619">
      <w:pPr>
        <w:spacing w:line="480" w:lineRule="auto"/>
        <w:ind w:firstLine="720"/>
      </w:pPr>
      <w:r>
        <w:t>Taken together, conditional on annexation, there is little descriptive evidence to suggest that annexation is associated with minority population dilution. It may instead be the opposite: compared to not annexing at all, annexations could hasten racial diversification of places, such that places wishing to discriminate do so by refusing to annex at all.</w:t>
      </w:r>
    </w:p>
    <w:p w14:paraId="0C5DE92C" w14:textId="0E7B8D58" w:rsidR="00497BC5" w:rsidRDefault="00497BC5" w:rsidP="009D7619">
      <w:pPr>
        <w:spacing w:line="480" w:lineRule="auto"/>
        <w:jc w:val="center"/>
      </w:pPr>
      <w:r>
        <w:t>[Please insert Table 3 approximately here]</w:t>
      </w:r>
    </w:p>
    <w:p w14:paraId="2C5076F6" w14:textId="4386C1E5" w:rsidR="00AA1A6A" w:rsidRPr="00AA1A6A" w:rsidRDefault="00274F45" w:rsidP="00AA1A6A">
      <w:pPr>
        <w:spacing w:line="480" w:lineRule="auto"/>
        <w:rPr>
          <w:b/>
          <w:bCs/>
        </w:rPr>
      </w:pPr>
      <w:r>
        <w:rPr>
          <w:b/>
          <w:bCs/>
        </w:rPr>
        <w:lastRenderedPageBreak/>
        <w:t>RESULTS</w:t>
      </w:r>
    </w:p>
    <w:p w14:paraId="73994403" w14:textId="620786A6" w:rsidR="00497BC5" w:rsidRDefault="008D3F8E" w:rsidP="009D7619">
      <w:pPr>
        <w:spacing w:line="480" w:lineRule="auto"/>
      </w:pPr>
      <w:r>
        <w:t>Table 4 presents coefficients from linear probability models predicting annexation for both the base model without time-varying covariates and the full model with covariates, with place fixed effects across both models. There are no coefficients for being previously covered by Section 5 as it is a time-invariant attribute and thus absorbed into place fixed effects. Consistent with descriptive results, there is a statistically significant, negative coefficient for the post-</w:t>
      </w:r>
      <w:r w:rsidR="00EA0AA4">
        <w:rPr>
          <w:i/>
          <w:iCs/>
        </w:rPr>
        <w:t>Shelby County</w:t>
      </w:r>
      <w:r>
        <w:t xml:space="preserve"> period. Using results from models without time-varying covariates, in the 2014-2020 period, non-Section 5 cities are estimated to have a lower probability by about 8% to annex compared against themselves in 2007-2013, while Section 5 cities are estimated to have a 10% (-0.08-0.02) lower probability to annex in this period compared to uncovered cities in 2007-2013. The removal of Section 5 oversight is associated with a 2% reduction in the probability to annex among previously covered cities. These coefficients are slightly smaller in magnitude when including time-varying covariates, with the D</w:t>
      </w:r>
      <w:r w:rsidR="003A5FD7">
        <w:t>I</w:t>
      </w:r>
      <w:r>
        <w:t xml:space="preserve">D estimator losing statistical significance.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61527F93" w14:textId="55C58344" w:rsidR="00497BC5" w:rsidRDefault="00497BC5" w:rsidP="009D7619">
      <w:pPr>
        <w:spacing w:line="480" w:lineRule="auto"/>
        <w:jc w:val="center"/>
      </w:pPr>
      <w:r>
        <w:t>[Please insert Table 4 approximately here]</w:t>
      </w:r>
    </w:p>
    <w:p w14:paraId="1549B64D" w14:textId="77777777" w:rsidR="00301DE6" w:rsidRPr="009D7619" w:rsidRDefault="00301DE6" w:rsidP="009D7619">
      <w:pPr>
        <w:spacing w:line="480" w:lineRule="auto"/>
        <w:jc w:val="center"/>
        <w:rPr>
          <w:b/>
          <w:bCs/>
        </w:rPr>
      </w:pPr>
    </w:p>
    <w:p w14:paraId="337E7E6E" w14:textId="5490C221" w:rsidR="008D3F8E" w:rsidRPr="009D7619" w:rsidRDefault="00497BC5" w:rsidP="009D7619">
      <w:pPr>
        <w:spacing w:line="480" w:lineRule="auto"/>
        <w:rPr>
          <w:b/>
          <w:bCs/>
        </w:rPr>
      </w:pPr>
      <w:r w:rsidRPr="00497BC5">
        <w:rPr>
          <w:b/>
          <w:bCs/>
        </w:rPr>
        <w:t>R</w:t>
      </w:r>
      <w:r w:rsidR="008D3F8E" w:rsidRPr="009D7619">
        <w:rPr>
          <w:b/>
          <w:bCs/>
        </w:rPr>
        <w:t xml:space="preserve">acial Composition by Annexation, Section 5 Coverage, and </w:t>
      </w:r>
      <w:r w:rsidR="00EA0AA4">
        <w:rPr>
          <w:b/>
          <w:bCs/>
        </w:rPr>
        <w:t>Shelby County</w:t>
      </w:r>
    </w:p>
    <w:p w14:paraId="31389F92" w14:textId="3DFCE4C7" w:rsidR="008D3F8E" w:rsidRDefault="008D3F8E" w:rsidP="009D7619">
      <w:pPr>
        <w:spacing w:line="480" w:lineRule="auto"/>
      </w:pPr>
      <w:r>
        <w:t xml:space="preserve">Next, I ask what the consequences of annexations are. Even though annexations decreased in frequency after </w:t>
      </w:r>
      <w:r w:rsidR="00EA0AA4">
        <w:rPr>
          <w:i/>
          <w:iCs/>
        </w:rPr>
        <w:t>Shelby County</w:t>
      </w:r>
      <w:r>
        <w:t xml:space="preserve">, places that conduct annexations may still do so in ways that </w:t>
      </w:r>
      <w:r>
        <w:lastRenderedPageBreak/>
        <w:t xml:space="preserve">dilute existing Black and non-Black minority population shares to a greater extent compared to prior to </w:t>
      </w:r>
      <w:r w:rsidR="00EA0AA4">
        <w:rPr>
          <w:i/>
          <w:iCs/>
        </w:rPr>
        <w:t>Shelby County</w:t>
      </w:r>
      <w:r>
        <w:t xml:space="preserve">. I hypothesized that </w:t>
      </w:r>
      <w:r>
        <w:rPr>
          <w:rFonts w:ascii="Times" w:hAnsi="Times"/>
        </w:rPr>
        <w:t xml:space="preserve">after </w:t>
      </w:r>
      <w:r w:rsidR="00EA0AA4">
        <w:rPr>
          <w:rFonts w:ascii="Times" w:hAnsi="Times"/>
          <w:i/>
          <w:iCs/>
        </w:rPr>
        <w:t>Shelby County</w:t>
      </w:r>
      <w:r>
        <w:rPr>
          <w:rFonts w:ascii="Times" w:hAnsi="Times"/>
        </w:rPr>
        <w:t>,</w:t>
      </w:r>
      <w:r w:rsidRPr="00FD45F5">
        <w:rPr>
          <w:rFonts w:ascii="Times" w:hAnsi="Times"/>
        </w:rPr>
        <w:t xml:space="preserve"> </w:t>
      </w:r>
      <w:r>
        <w:rPr>
          <w:rFonts w:ascii="Times" w:hAnsi="Times"/>
        </w:rPr>
        <w:t>Section 5</w:t>
      </w:r>
      <w:r w:rsidRPr="00FD45F5">
        <w:rPr>
          <w:rFonts w:ascii="Times" w:hAnsi="Times"/>
        </w:rPr>
        <w:t xml:space="preserve"> </w:t>
      </w:r>
      <w:r>
        <w:rPr>
          <w:rFonts w:ascii="Times" w:hAnsi="Times"/>
        </w:rPr>
        <w:t>places</w:t>
      </w:r>
      <w:r w:rsidRPr="00FD45F5">
        <w:rPr>
          <w:rFonts w:ascii="Times" w:hAnsi="Times"/>
        </w:rPr>
        <w:t xml:space="preserve"> that annex will have </w:t>
      </w:r>
      <w:r>
        <w:rPr>
          <w:rFonts w:ascii="Times" w:hAnsi="Times"/>
        </w:rPr>
        <w:t>smaller Black and non-Black minority population shares at the end of the period compared to similar places that did not annex, and compared to annexing, non-Section 5 places</w:t>
      </w:r>
      <w:r w:rsidR="003A5FD7">
        <w:rPr>
          <w:rFonts w:ascii="Times" w:hAnsi="Times"/>
        </w:rPr>
        <w:t xml:space="preserve"> (H2)</w:t>
      </w:r>
      <w:r>
        <w:rPr>
          <w:rFonts w:ascii="Times" w:hAnsi="Times"/>
        </w:rPr>
        <w:t>. I also hypothesized that the magnitude of population composition decreases will be larger for Black compared to non-Black minority populations</w:t>
      </w:r>
      <w:r w:rsidR="003A5FD7">
        <w:rPr>
          <w:rFonts w:ascii="Times" w:hAnsi="Times"/>
        </w:rPr>
        <w:t xml:space="preserve"> (H3)</w:t>
      </w:r>
      <w:r>
        <w:rPr>
          <w:rFonts w:ascii="Times" w:hAnsi="Times"/>
        </w:rPr>
        <w:t xml:space="preserve">. </w:t>
      </w:r>
      <w:r>
        <w:t xml:space="preserve">Table A2 in the appendix presents coefficients from models examining how racial composition in cities varies by annexation, Section 5 coverage, and the </w:t>
      </w:r>
      <w:r w:rsidR="00EA0AA4">
        <w:rPr>
          <w:i/>
          <w:iCs/>
        </w:rPr>
        <w:t>Shelby County</w:t>
      </w:r>
      <w:r>
        <w:t xml:space="preserve"> decision, with models run separately for the each of the outcomes, Black, White, and non-Black minority population share at the end of the period, z-standardized against their respective standard deviations—16.9%, 22.6%, and 16.4%. These models are run both with and without time-varying covariates and substantive results are consistent.</w:t>
      </w:r>
    </w:p>
    <w:p w14:paraId="38BA4D27" w14:textId="478DD199" w:rsidR="00497BC5" w:rsidRDefault="008D3F8E" w:rsidP="009D7619">
      <w:pPr>
        <w:spacing w:line="480" w:lineRule="auto"/>
        <w:ind w:firstLine="720"/>
      </w:pPr>
      <w:r>
        <w:t>To facilitate the interpretation of the three-way interaction term and to interpret statistical significance, I present estimated effect sizes in Table 5, separated by period, Section 5 coverage, and whether the place annexed in that period. These estimates are derived by running each model multiple times, varying each time which level of the independent variables is the reference category. For example, by setting the reference category to pre-</w:t>
      </w:r>
      <w:r w:rsidR="00EA0AA4">
        <w:rPr>
          <w:i/>
          <w:iCs/>
        </w:rPr>
        <w:t>Shelby County</w:t>
      </w:r>
      <w:r>
        <w:t xml:space="preserve">, non-Section 5 coverage, the coefficient of the annexation term is therefore the estimated effect size of annexation for non-Section 5 places prior to invalidation. </w:t>
      </w:r>
    </w:p>
    <w:p w14:paraId="2AB56381" w14:textId="1A1670AA" w:rsidR="00497BC5" w:rsidRDefault="00497BC5" w:rsidP="009D7619">
      <w:pPr>
        <w:spacing w:line="480" w:lineRule="auto"/>
        <w:jc w:val="center"/>
      </w:pPr>
      <w:r>
        <w:t>[Please insert Table 5 approximately here]</w:t>
      </w:r>
    </w:p>
    <w:p w14:paraId="19C4A22B" w14:textId="2A3D7BCD" w:rsidR="008D3F8E" w:rsidRDefault="00497BC5" w:rsidP="009D7619">
      <w:pPr>
        <w:spacing w:line="480" w:lineRule="auto"/>
      </w:pPr>
      <w:r>
        <w:rPr>
          <w:b/>
          <w:bCs/>
        </w:rPr>
        <w:tab/>
      </w:r>
      <w:r w:rsidR="008D3F8E">
        <w:t xml:space="preserve">Overall, Table 5 </w:t>
      </w:r>
      <w:r w:rsidR="00BD6A13">
        <w:t>shows</w:t>
      </w:r>
      <w:r w:rsidR="008D3F8E">
        <w:t xml:space="preserve"> that </w:t>
      </w:r>
      <w:r w:rsidR="00EA0AA4">
        <w:rPr>
          <w:i/>
          <w:iCs/>
        </w:rPr>
        <w:t>Shelby County</w:t>
      </w:r>
      <w:r w:rsidR="008D3F8E">
        <w:t xml:space="preserve"> did not result in more dilution of Black and non-Black minority populations after annexation compared to before invalidation, but</w:t>
      </w:r>
      <w:r w:rsidR="00BD6A13">
        <w:t xml:space="preserve"> this finding must be understood within the context that</w:t>
      </w:r>
      <w:r w:rsidR="008D3F8E">
        <w:t xml:space="preserve"> </w:t>
      </w:r>
      <w:r w:rsidR="00EA0AA4">
        <w:rPr>
          <w:i/>
          <w:iCs/>
        </w:rPr>
        <w:t>Shelby County</w:t>
      </w:r>
      <w:r w:rsidR="008D3F8E">
        <w:t xml:space="preserve"> </w:t>
      </w:r>
      <w:r w:rsidR="00BD6A13">
        <w:t>did</w:t>
      </w:r>
      <w:r w:rsidR="00BD6A13">
        <w:t xml:space="preserve"> </w:t>
      </w:r>
      <w:r w:rsidR="008D3F8E">
        <w:t xml:space="preserve">not </w:t>
      </w:r>
      <w:r w:rsidR="00BD6A13">
        <w:t xml:space="preserve">appear </w:t>
      </w:r>
      <w:r w:rsidR="008D3F8E">
        <w:t xml:space="preserve">effective before </w:t>
      </w:r>
      <w:r w:rsidR="008D3F8E">
        <w:lastRenderedPageBreak/>
        <w:t>invalidation either. Focusing first on the top left block, Table 5 shows the estimated effect size of annexation on Section 5 cities prior to invalidation in standard deviations (SD), with their actual value also shown. Prior to invalidation, Section 5 places that annexed within the period see a 0.05 SD decrease in the Black population share, a reduction of 0.85% of the population share.</w:t>
      </w:r>
      <w:r w:rsidR="008D3F8E" w:rsidRPr="00EC5AC9">
        <w:t xml:space="preserve"> </w:t>
      </w:r>
      <w:r w:rsidR="008D3F8E">
        <w:t>The coefficients are statistically significantly positive for the White population share—pre-</w:t>
      </w:r>
      <w:r w:rsidR="00EA0AA4">
        <w:rPr>
          <w:i/>
          <w:iCs/>
        </w:rPr>
        <w:t>Shelby County</w:t>
      </w:r>
      <w:r w:rsidR="008D3F8E">
        <w:t xml:space="preserve">, annexation is associated with a 0.04 SD increase in the White population share (0.9%). While the magnitude of composition shifts appears relatively small, the 0.85% value for Black population composition is nevertheless above the smallest dilution threshold of 0.5% in Section 5 case law denying an annexation attempt </w:t>
      </w:r>
      <w:r w:rsidR="00125118">
        <w:fldChar w:fldCharType="begin"/>
      </w:r>
      <w:r w:rsidR="00125118">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(Motomura 1982)</w:t>
      </w:r>
      <w:r w:rsidR="00125118">
        <w:fldChar w:fldCharType="end"/>
      </w:r>
      <w:r w:rsidR="008D3F8E">
        <w:t xml:space="preserve">. If Section 5 coverage were effective prior to invalidation, annexations should not be significantly negatively associated with Black population shares for Section 5 places to the extent of 0.85%. Even though these types of annexations are prohibited unless federally approved, they nevertheless occurred during this period when federal oversight was still required, consistent with case studies by others </w:t>
      </w:r>
      <w:r w:rsidR="00125118">
        <w:fldChar w:fldCharType="begin"/>
      </w:r>
      <w:r w:rsidR="00125118">
        <w:instrText xml:space="preserve"> ADDIN ZOTERO_ITEM CSL_CITATION {"citationID":"1REB8AV0","properties":{"formattedCitation":"(Baumle,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DD38A1">
        <w:rPr>
          <w:noProof/>
        </w:rPr>
        <w:t xml:space="preserve"> et al., </w:t>
      </w:r>
      <w:r w:rsidR="00125118">
        <w:rPr>
          <w:noProof/>
        </w:rPr>
        <w:t>2008)</w:t>
      </w:r>
      <w:r w:rsidR="00125118">
        <w:fldChar w:fldCharType="end"/>
      </w:r>
      <w:r w:rsidR="008D3F8E">
        <w:t xml:space="preserve">. </w:t>
      </w:r>
    </w:p>
    <w:p w14:paraId="2E8840A5" w14:textId="7AB40C45" w:rsidR="008D3F8E" w:rsidRDefault="008D3F8E" w:rsidP="009D7619">
      <w:pPr>
        <w:spacing w:line="480" w:lineRule="auto"/>
        <w:ind w:firstLine="720"/>
      </w:pPr>
      <w:r>
        <w:t xml:space="preserve">The bottom left block in Table 5 shows these estimates for places not covered by Section 5 in the same period. </w:t>
      </w:r>
      <w:r w:rsidR="00192F7D">
        <w:t>Because non-Section 5 place</w:t>
      </w:r>
      <w:r w:rsidR="001C6999">
        <w:t>s</w:t>
      </w:r>
      <w:r w:rsidR="00192F7D">
        <w:t xml:space="preserve"> do not meet the criteria for coverage, anti-Blackness may be less pronounce</w:t>
      </w:r>
      <w:r w:rsidR="001C6999">
        <w:t xml:space="preserve">d than in Section 5 places. However, </w:t>
      </w:r>
      <w:r>
        <w:t xml:space="preserve">annexation is also associated with White population share increases at the same magnitude compared to Section 5 places—0.04 SD (0.92%). </w:t>
      </w:r>
      <w:r w:rsidR="001C6999">
        <w:t>As expected, t</w:t>
      </w:r>
      <w:r>
        <w:t xml:space="preserve">here are no statistically significant effects on the Black population share, but annexation is </w:t>
      </w:r>
      <w:r w:rsidR="001C6999">
        <w:t xml:space="preserve">instead </w:t>
      </w:r>
      <w:r>
        <w:t xml:space="preserve">associated with a significant decrease in the non-Black minority population—0.06 SD (0.98%). </w:t>
      </w:r>
      <w:r w:rsidR="001C6999">
        <w:t>One possibility is that non-Section 5 places have lower shares of Black populations on average, such that it is other non-Black minorities that constitute threat.</w:t>
      </w:r>
      <w:r w:rsidR="00D80B6F">
        <w:t xml:space="preserve"> </w:t>
      </w:r>
      <w:r>
        <w:t xml:space="preserve">The right half of Table 5 presents coefficients </w:t>
      </w:r>
      <w:r w:rsidR="00F74855">
        <w:t xml:space="preserve">for annexations </w:t>
      </w:r>
      <w:r>
        <w:t xml:space="preserve">after </w:t>
      </w:r>
      <w:r w:rsidR="00EA0AA4">
        <w:rPr>
          <w:i/>
          <w:iCs/>
        </w:rPr>
        <w:t xml:space="preserve">Shelby </w:t>
      </w:r>
      <w:r w:rsidR="00EA0AA4">
        <w:rPr>
          <w:i/>
          <w:iCs/>
        </w:rPr>
        <w:lastRenderedPageBreak/>
        <w:t>County</w:t>
      </w:r>
      <w:r>
        <w:t xml:space="preserve"> and they show no evidence that </w:t>
      </w:r>
      <w:r w:rsidR="00EA0AA4">
        <w:rPr>
          <w:i/>
          <w:iCs/>
        </w:rPr>
        <w:t>Shelby County</w:t>
      </w:r>
      <w:r w:rsidRPr="00A1117E">
        <w:rPr>
          <w:i/>
          <w:iCs/>
        </w:rPr>
        <w:t xml:space="preserve"> v. Holder</w:t>
      </w:r>
      <w:r>
        <w:t xml:space="preserve"> worsened these trends. </w:t>
      </w:r>
      <w:r w:rsidR="00F74855">
        <w:t xml:space="preserve">Instead, the trends reversed. </w:t>
      </w:r>
      <w:r>
        <w:t>In the top right block, annexation is no</w:t>
      </w:r>
      <w:r w:rsidR="00F74855">
        <w:t xml:space="preserve"> longer</w:t>
      </w:r>
      <w:r>
        <w:t xml:space="preserve"> significantly associated with racial composition in Section 5 places. For non-Section 5 places, in the bottom right block, annexation reduces the White population composition while increasing the non-Black minority population composition</w:t>
      </w:r>
      <w:r w:rsidR="00F74855">
        <w:t xml:space="preserve">, whereas the opposite was the case prior to </w:t>
      </w:r>
      <w:r w:rsidR="00EA0AA4">
        <w:rPr>
          <w:i/>
          <w:iCs/>
        </w:rPr>
        <w:t>Shelby County</w:t>
      </w:r>
      <w:r w:rsidR="00F74855">
        <w:t xml:space="preserve">. </w:t>
      </w:r>
    </w:p>
    <w:p w14:paraId="0E0C6679" w14:textId="58A03101" w:rsidR="008D3F8E" w:rsidRDefault="008D3F8E" w:rsidP="009D7619">
      <w:pPr>
        <w:spacing w:line="480" w:lineRule="auto"/>
        <w:ind w:firstLine="720"/>
      </w:pPr>
      <w:r>
        <w:t xml:space="preserve">Taken together, results from models 2a-2c allow me to reject the null hypothesis in hypothesis 2 that the estimate of the coefficient for the three-way interaction would not be significantly different from zero. However, these findings are </w:t>
      </w:r>
      <w:r w:rsidR="00DE26D7">
        <w:t>contrary to expectations</w:t>
      </w:r>
      <w:r>
        <w:t xml:space="preserve">. First, they do not align with expectations that </w:t>
      </w:r>
      <w:r w:rsidR="00EA0AA4">
        <w:rPr>
          <w:i/>
          <w:iCs/>
        </w:rPr>
        <w:t>Shelby County</w:t>
      </w:r>
      <w:r>
        <w:t xml:space="preserve"> would </w:t>
      </w:r>
      <w:r w:rsidR="00BD3518">
        <w:t>result in</w:t>
      </w:r>
      <w:r>
        <w:t xml:space="preserve"> greater magnitudes of Black and non-Black minority population decreases when Section 5 places annex—instead, there are no</w:t>
      </w:r>
      <w:r w:rsidR="00D97915">
        <w:t xml:space="preserve"> longer</w:t>
      </w:r>
      <w:r>
        <w:t xml:space="preserve"> statistically significant effects of annexation on racial composition in Section 5 places post-</w:t>
      </w:r>
      <w:r w:rsidR="00EA0AA4">
        <w:rPr>
          <w:i/>
          <w:iCs/>
        </w:rPr>
        <w:t>Shelby County</w:t>
      </w:r>
      <w:r>
        <w:t xml:space="preserve">. Second, they do not align with hypothesis </w:t>
      </w:r>
      <w:r w:rsidR="00DE26D7">
        <w:t>3</w:t>
      </w:r>
      <w:r>
        <w:t xml:space="preserve"> that the associated consequences of annexation on racial composition would be more negative for Black than non-Black minority groups after invalidation</w:t>
      </w:r>
      <w:r w:rsidR="00D97915">
        <w:t xml:space="preserve"> in Section 5 places</w:t>
      </w:r>
      <w:r>
        <w:t>—</w:t>
      </w:r>
      <w:r w:rsidR="00D97915">
        <w:t>coefficients for Black and non-Black minority groups</w:t>
      </w:r>
      <w:r w:rsidR="00D97915">
        <w:t xml:space="preserve"> </w:t>
      </w:r>
      <w:r>
        <w:t xml:space="preserve">are statistically insignificant in Section 5 </w:t>
      </w:r>
      <w:r w:rsidR="00D97915">
        <w:t>places</w:t>
      </w:r>
      <w:r>
        <w:t xml:space="preserve"> after </w:t>
      </w:r>
      <w:r w:rsidR="00EA0AA4">
        <w:rPr>
          <w:i/>
          <w:iCs/>
        </w:rPr>
        <w:t>Shelby County</w:t>
      </w:r>
      <w:r w:rsidR="00D97915" w:rsidRPr="009D7619">
        <w:t xml:space="preserve">. </w:t>
      </w:r>
      <w:r w:rsidR="00BD3518">
        <w:t>Nevertheless, both Section.5 and non-Section 5 places showed evidence of Black exceptionalism.</w:t>
      </w:r>
      <w:r w:rsidR="00D97915" w:rsidRPr="009D7619">
        <w:t xml:space="preserve"> </w:t>
      </w:r>
      <w:r w:rsidR="00BD3518">
        <w:t>In Section 5 places, annexations reduced Black populations shares but not non-Black population shares pre-</w:t>
      </w:r>
      <w:r w:rsidR="00EA0AA4">
        <w:rPr>
          <w:i/>
          <w:iCs/>
        </w:rPr>
        <w:t>Shelby County</w:t>
      </w:r>
      <w:r w:rsidR="00BD3518">
        <w:t xml:space="preserve">, whereas </w:t>
      </w:r>
      <w:r w:rsidR="00D97915" w:rsidRPr="009D7619">
        <w:t xml:space="preserve">in non-Section 5 </w:t>
      </w:r>
      <w:r w:rsidR="00BD3518">
        <w:t>place</w:t>
      </w:r>
      <w:r w:rsidR="00D97915" w:rsidRPr="009D7619">
        <w:t>s</w:t>
      </w:r>
      <w:r w:rsidR="000C646D">
        <w:t xml:space="preserve">, </w:t>
      </w:r>
      <w:r w:rsidR="00D97915" w:rsidRPr="009D7619">
        <w:t>post-</w:t>
      </w:r>
      <w:r w:rsidR="00EA0AA4">
        <w:rPr>
          <w:i/>
          <w:iCs/>
        </w:rPr>
        <w:t>Shelby County</w:t>
      </w:r>
      <w:r w:rsidR="00D97915" w:rsidRPr="009D7619">
        <w:t xml:space="preserve"> annexations </w:t>
      </w:r>
      <w:r w:rsidR="000C646D">
        <w:t>became</w:t>
      </w:r>
      <w:r w:rsidR="00D97915" w:rsidRPr="009D7619">
        <w:t xml:space="preserve"> more </w:t>
      </w:r>
      <w:r w:rsidR="000C646D" w:rsidRPr="000C646D">
        <w:t>favorable</w:t>
      </w:r>
      <w:r w:rsidR="00D97915" w:rsidRPr="009D7619">
        <w:t xml:space="preserve"> </w:t>
      </w:r>
      <w:r w:rsidR="000C646D">
        <w:t>t</w:t>
      </w:r>
      <w:r w:rsidR="00D97915" w:rsidRPr="009D7619">
        <w:t>o non-Black minorit</w:t>
      </w:r>
      <w:r w:rsidR="00BD3518">
        <w:t>y residents but not towards Black residents</w:t>
      </w:r>
      <w:r>
        <w:t>. These findings suggest that in the post-</w:t>
      </w:r>
      <w:r w:rsidR="00EA0AA4">
        <w:rPr>
          <w:i/>
          <w:iCs/>
        </w:rPr>
        <w:t>Shelby County</w:t>
      </w:r>
      <w:r>
        <w:t xml:space="preserve"> period, places have not reverted to using annexations to dilute minority populations</w:t>
      </w:r>
      <w:r w:rsidR="00C47105">
        <w:t xml:space="preserve"> and may have even stopped this practice.</w:t>
      </w:r>
      <w:r>
        <w:t xml:space="preserve"> However, there is not enough evidence to conclude that Section 5 of the VRA </w:t>
      </w:r>
      <w:r w:rsidR="004C496C">
        <w:t>was</w:t>
      </w:r>
      <w:r w:rsidR="004C496C">
        <w:t xml:space="preserve"> </w:t>
      </w:r>
      <w:r>
        <w:t xml:space="preserve">no longer necessary at the time of its invalidation. Indeed, even when these annexations were theoretically </w:t>
      </w:r>
      <w:r>
        <w:lastRenderedPageBreak/>
        <w:t xml:space="preserve">not supposed to take place during when Section 5 was still in effect, Section 5 </w:t>
      </w:r>
      <w:r w:rsidR="004C496C">
        <w:t>did not seem</w:t>
      </w:r>
      <w:r>
        <w:t xml:space="preserve"> effective at preventing their occurrence. </w:t>
      </w:r>
    </w:p>
    <w:p w14:paraId="2A0D6B88" w14:textId="4CB1E6A2" w:rsidR="008D3F8E" w:rsidRDefault="00382569" w:rsidP="009D7619">
      <w:pPr>
        <w:spacing w:line="480" w:lineRule="auto"/>
        <w:ind w:firstLine="720"/>
      </w:pPr>
      <w:r>
        <w:t>M</w:t>
      </w:r>
      <w:r w:rsidR="008D3F8E">
        <w:t xml:space="preserve">unicipalities may choose to not annex at all if the only available annexation options are limited, such as if the surrounding blocks are lower in White population composition </w:t>
      </w:r>
      <w:r w:rsidR="00125118">
        <w:fldChar w:fldCharType="begin"/>
      </w:r>
      <w:r w:rsidR="00125118">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125118">
        <w:fldChar w:fldCharType="separate"/>
      </w:r>
      <w:r w:rsidR="00125118">
        <w:rPr>
          <w:noProof/>
        </w:rPr>
        <w:t>(Durst 2018)</w:t>
      </w:r>
      <w:r w:rsidR="00125118">
        <w:fldChar w:fldCharType="end"/>
      </w:r>
      <w:r w:rsidR="008D3F8E">
        <w:t xml:space="preserve">. Further analysis (not shown) shows that the racial composition of blocks at the fringe became less White over time and less Black after </w:t>
      </w:r>
      <w:r w:rsidR="00EA0AA4">
        <w:rPr>
          <w:i/>
          <w:iCs/>
        </w:rPr>
        <w:t>Shelby County</w:t>
      </w:r>
      <w:r w:rsidR="008D3F8E">
        <w:t>, but experienced significant and substantial increases in the non-Black minority population share. These trends may explain why annexations post-</w:t>
      </w:r>
      <w:r w:rsidR="00EA0AA4">
        <w:rPr>
          <w:i/>
          <w:iCs/>
        </w:rPr>
        <w:t>Shelby County</w:t>
      </w:r>
      <w:r w:rsidR="008D3F8E">
        <w:t xml:space="preserve"> increase non-Black minority population shares but not Black or White shares</w:t>
      </w:r>
      <w:r w:rsidR="00FE1C67">
        <w:t>, but it is still puzzling why these trends differ between covered and uncovered municipalities.</w:t>
      </w:r>
      <w:r w:rsidR="008D3F8E">
        <w:t xml:space="preserve"> An alternative explanation is that the 2007-2013 and 2014-2020 comparison merely reflects the plausible anticipation shown in Figures A1 and A3, such that these results are unique to this comparison. I repeat these models comparing 2000-2007, when anticipation 6-13 years in advance of the court case was less likely, and 2014-2020. Table A3 in the Supplemental Appendix shows estimated effect sizes by whether the period was 2000-2007 or post-</w:t>
      </w:r>
      <w:r w:rsidR="00EA0AA4">
        <w:rPr>
          <w:i/>
          <w:iCs/>
        </w:rPr>
        <w:t>Shelby County</w:t>
      </w:r>
      <w:r w:rsidR="008D3F8E">
        <w:t xml:space="preserve">, Section 5 coverage, and annexation. Results from these models show that these findings are not unique to the 2007-2013 and 2014-2020 comparison. </w:t>
      </w:r>
    </w:p>
    <w:p w14:paraId="599C4829" w14:textId="20BA86AD" w:rsidR="008D3F8E" w:rsidRDefault="008D3F8E" w:rsidP="009D7619">
      <w:pPr>
        <w:spacing w:line="480" w:lineRule="auto"/>
        <w:ind w:firstLine="720"/>
      </w:pPr>
      <w:r>
        <w:t>Second, places’ annexation patterns may merely reflect their desire to increase their socioeconomic status, rather than being racially motivated.</w:t>
      </w:r>
      <w:r w:rsidR="000C0710">
        <w:rPr>
          <w:rStyle w:val="EndnoteReference"/>
        </w:rPr>
        <w:endnoteReference w:id="20"/>
      </w:r>
      <w:r w:rsidR="000C0710">
        <w:t xml:space="preserve"> </w:t>
      </w:r>
      <w:r>
        <w:t xml:space="preserve">In supplementary analysis, I also test the association between annexation, Section 5 coverage, and period with the place’s poverty rate and median household income at the end of the period. These analyses show it is unlikely that results discussed above merely reflect preferences for annexing higher socioeconomic status residents, since annexation does not consistently result in higher median incomes and lower poverty. Third, using binary measures of population dilution after annexation (&gt;0% or &gt; 0.5% </w:t>
      </w:r>
      <w:r>
        <w:lastRenderedPageBreak/>
        <w:t xml:space="preserve">reduction in the share of White, Black, or non-Black minority residents), I also find similar results that these decreased in probability after </w:t>
      </w:r>
      <w:r w:rsidR="00EA0AA4">
        <w:rPr>
          <w:i/>
          <w:iCs/>
        </w:rPr>
        <w:t>Shelby County</w:t>
      </w:r>
      <w:r>
        <w:t>. Finally, using the sub-sample of annexations validated against the BAS does not change the main results.</w:t>
      </w:r>
      <w:r>
        <w:rPr>
          <w:rStyle w:val="EndnoteReference"/>
        </w:rPr>
        <w:endnoteReference w:id="21"/>
      </w:r>
      <w:r>
        <w:t xml:space="preserve"> </w:t>
      </w:r>
    </w:p>
    <w:p w14:paraId="70E01916" w14:textId="77777777" w:rsidR="008D3F8E" w:rsidRDefault="008D3F8E" w:rsidP="009D7619">
      <w:pPr>
        <w:spacing w:line="480" w:lineRule="auto"/>
      </w:pPr>
    </w:p>
    <w:p w14:paraId="4F4002F8" w14:textId="3313C269" w:rsidR="008D3F8E" w:rsidRPr="009D7619" w:rsidRDefault="004F0096" w:rsidP="009D7619">
      <w:pPr>
        <w:spacing w:line="480" w:lineRule="auto"/>
        <w:rPr>
          <w:b/>
          <w:bCs/>
        </w:rPr>
      </w:pPr>
      <w:r>
        <w:rPr>
          <w:b/>
          <w:bCs/>
        </w:rPr>
        <w:t>DISCUSSION AND CONCLUSION</w:t>
      </w:r>
    </w:p>
    <w:p w14:paraId="67F4E0B1" w14:textId="22FCB503" w:rsidR="008D3F8E" w:rsidRDefault="00EA0AA4" w:rsidP="009D7619">
      <w:pPr>
        <w:spacing w:line="480" w:lineRule="auto"/>
      </w:pPr>
      <w:r>
        <w:rPr>
          <w:i/>
          <w:iCs/>
        </w:rPr>
        <w:t>Shelby County</w:t>
      </w:r>
      <w:r w:rsidR="008D3F8E" w:rsidRPr="00EC34E8">
        <w:rPr>
          <w:i/>
          <w:iCs/>
        </w:rPr>
        <w:t xml:space="preserve"> v. Holder</w:t>
      </w:r>
      <w:r w:rsidR="009965A8">
        <w:rPr>
          <w:i/>
          <w:iCs/>
        </w:rPr>
        <w:t xml:space="preserve"> </w:t>
      </w:r>
      <w:r w:rsidR="008D3F8E">
        <w:t xml:space="preserve">removed a crucial protection against minority voter suppression by releasing Section 5 jurisdictions from seeking federal oversight prior to enacting voting law changes, including changing municipal boundaries. </w:t>
      </w:r>
      <w:r w:rsidR="002C2A64">
        <w:t xml:space="preserve">Despite the widespread belief among legal scholars and activists that </w:t>
      </w:r>
      <w:r>
        <w:rPr>
          <w:i/>
          <w:iCs/>
        </w:rPr>
        <w:t>Shelby County</w:t>
      </w:r>
      <w:r w:rsidR="002C2A64">
        <w:t xml:space="preserve"> would exacerbate all forms of minority voter suppression among previously covered jurisdictions, little is known about the extent to which these predictions came true in the case of </w:t>
      </w:r>
      <w:r w:rsidR="0072149A">
        <w:t>minority dilution through municipal annexations</w:t>
      </w:r>
      <w:r w:rsidR="002C2A64">
        <w:t>.</w:t>
      </w:r>
      <w:r w:rsidR="00373FB6">
        <w:t xml:space="preserve"> This is partly due to overwhelming interest in laws like strict voter ID and gerrymandering at higher geographic levels of politics and </w:t>
      </w:r>
      <w:r w:rsidR="00E92EB4">
        <w:t xml:space="preserve">less interest in </w:t>
      </w:r>
      <w:r w:rsidR="00373FB6">
        <w:t xml:space="preserve">local politics as a source of racial inequality </w:t>
      </w:r>
      <w:r w:rsidR="00125118">
        <w:fldChar w:fldCharType="begin"/>
      </w:r>
      <w:r w:rsidR="00125118">
        <w:instrText xml:space="preserve"> ADDIN ZOTERO_ITEM CSL_CITATION {"citationID":"vB4mkZT7","properties":{"formattedCitation":"(Trounstine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R="00125118">
        <w:fldChar w:fldCharType="separate"/>
      </w:r>
      <w:r w:rsidR="00125118">
        <w:rPr>
          <w:noProof/>
        </w:rPr>
        <w:t>(Trounstine 2009)</w:t>
      </w:r>
      <w:r w:rsidR="00125118">
        <w:fldChar w:fldCharType="end"/>
      </w:r>
      <w:r w:rsidR="00373FB6">
        <w:t xml:space="preserve">. </w:t>
      </w:r>
      <w:r w:rsidR="008D3F8E">
        <w:t xml:space="preserve">In this paper, I </w:t>
      </w:r>
      <w:r w:rsidR="00373FB6">
        <w:t>focus attention on</w:t>
      </w:r>
      <w:r w:rsidR="008D3F8E">
        <w:t xml:space="preserve"> how place boundaries can be leveraged against racial minority group</w:t>
      </w:r>
      <w:r w:rsidR="00C4596D">
        <w:t xml:space="preserve">s through a difference-in-differences analysis of trends before and after </w:t>
      </w:r>
      <w:r>
        <w:rPr>
          <w:i/>
          <w:iCs/>
        </w:rPr>
        <w:t>Shelby County</w:t>
      </w:r>
      <w:r w:rsidR="00C4596D">
        <w:t>, June 25</w:t>
      </w:r>
      <w:r w:rsidR="00C4596D" w:rsidRPr="009D7619">
        <w:rPr>
          <w:vertAlign w:val="superscript"/>
        </w:rPr>
        <w:t>th</w:t>
      </w:r>
      <w:r w:rsidR="00C4596D">
        <w:t xml:space="preserve">, 2013. My findings are contrary to expectations generated from prior research: First, places that were previously covered by Section 5 are significantly </w:t>
      </w:r>
      <w:r w:rsidR="00C4596D" w:rsidRPr="00A16C23">
        <w:rPr>
          <w:i/>
          <w:iCs/>
        </w:rPr>
        <w:t>less</w:t>
      </w:r>
      <w:r w:rsidR="00C4596D">
        <w:t xml:space="preserve"> likely to conduct annexations after </w:t>
      </w:r>
      <w:r>
        <w:rPr>
          <w:i/>
          <w:iCs/>
        </w:rPr>
        <w:t>Shelby County</w:t>
      </w:r>
      <w:r w:rsidR="00C4596D">
        <w:t xml:space="preserve">. Second, I find that prior to </w:t>
      </w:r>
      <w:r>
        <w:rPr>
          <w:i/>
          <w:iCs/>
        </w:rPr>
        <w:t>Shelby County</w:t>
      </w:r>
      <w:r w:rsidR="00C4596D">
        <w:t xml:space="preserve">, annexation in Section 5 places was associated with a significantly lower Black population share at the end of an annexation period, but not after </w:t>
      </w:r>
      <w:r>
        <w:rPr>
          <w:i/>
          <w:iCs/>
        </w:rPr>
        <w:t>Shelby County</w:t>
      </w:r>
      <w:r w:rsidR="00C4596D">
        <w:t>. Third, I find that annexations exhibited evidence of Black exceptionalism for Section 5 places pre-</w:t>
      </w:r>
      <w:r>
        <w:rPr>
          <w:i/>
          <w:iCs/>
        </w:rPr>
        <w:t>Shelby County</w:t>
      </w:r>
      <w:r w:rsidR="00C4596D">
        <w:t xml:space="preserve"> and for non-Section 5 places after.</w:t>
      </w:r>
    </w:p>
    <w:p w14:paraId="3C3931C3" w14:textId="6A051724" w:rsidR="008D3F8E" w:rsidRDefault="00BC29EC" w:rsidP="009D7619">
      <w:pPr>
        <w:spacing w:line="480" w:lineRule="auto"/>
        <w:ind w:firstLine="720"/>
      </w:pPr>
      <w:r>
        <w:lastRenderedPageBreak/>
        <w:t>The first finding</w:t>
      </w:r>
      <w:r w:rsidR="008D3F8E">
        <w:t xml:space="preserve"> highlight</w:t>
      </w:r>
      <w:r>
        <w:t>s</w:t>
      </w:r>
      <w:r w:rsidR="008D3F8E">
        <w:t xml:space="preserve"> the </w:t>
      </w:r>
      <w:r w:rsidR="0011269F">
        <w:t>ongoing gap in knowledge about the consequences of removing</w:t>
      </w:r>
      <w:r w:rsidR="008D3F8E">
        <w:t xml:space="preserve"> anti-exclusion regulation </w:t>
      </w:r>
      <w:r w:rsidR="006C7747">
        <w:t xml:space="preserve">and the need for more </w:t>
      </w:r>
      <w:r w:rsidR="0011269F">
        <w:t>theory</w:t>
      </w:r>
      <w:r w:rsidR="006C7747">
        <w:t xml:space="preserve"> to help explain these findings</w:t>
      </w:r>
      <w:r w:rsidR="008D3F8E">
        <w:t xml:space="preserve">. </w:t>
      </w:r>
      <w:r w:rsidR="006C7747">
        <w:t>S</w:t>
      </w:r>
      <w:r w:rsidR="00C4596D">
        <w:t xml:space="preserve">ome forms of voter suppression intensified </w:t>
      </w:r>
      <w:r w:rsidR="006C7747">
        <w:t xml:space="preserve">after </w:t>
      </w:r>
      <w:r w:rsidR="00EA0AA4">
        <w:rPr>
          <w:i/>
          <w:iCs/>
        </w:rPr>
        <w:t>Shelby County</w:t>
      </w:r>
      <w:r w:rsidR="006B5413">
        <w:rPr>
          <w:i/>
          <w:iCs/>
        </w:rPr>
        <w:t xml:space="preserve"> </w:t>
      </w:r>
      <w:r w:rsidR="00125118" w:rsidRPr="009D7619">
        <w:fldChar w:fldCharType="begin"/>
      </w:r>
      <w:r w:rsidR="00125118" w:rsidRPr="009D7619">
        <w:instrText xml:space="preserve"> ADDIN ZOTERO_ITEM CSL_CITATION {"citationID":"nAT3tuTL","properties":{"formattedCitation":"(Feder and Miller 2020; Hardy 2020; Herron and Smith 2015; D. S. King and Smith 2016)","plainCitation":"(Feder and Miller 2020; Hardy 2020; Herron and Smith 2015; D. S.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instrText>
      </w:r>
      <w:r w:rsidR="00125118" w:rsidRPr="009D7619">
        <w:fldChar w:fldCharType="separate"/>
      </w:r>
      <w:r w:rsidR="00125118" w:rsidRPr="009D7619">
        <w:rPr>
          <w:noProof/>
        </w:rPr>
        <w:t>(Feder and Miller</w:t>
      </w:r>
      <w:r w:rsidR="00634993">
        <w:rPr>
          <w:noProof/>
        </w:rPr>
        <w:t>,</w:t>
      </w:r>
      <w:r w:rsidR="00125118" w:rsidRPr="009D7619">
        <w:rPr>
          <w:noProof/>
        </w:rPr>
        <w:t xml:space="preserve"> 2020; Hardy 2020; Herron and Smith</w:t>
      </w:r>
      <w:r w:rsidR="00634993">
        <w:rPr>
          <w:noProof/>
        </w:rPr>
        <w:t>,</w:t>
      </w:r>
      <w:r w:rsidR="00125118" w:rsidRPr="009D7619">
        <w:rPr>
          <w:noProof/>
        </w:rPr>
        <w:t xml:space="preserve"> 2015; King and Smith</w:t>
      </w:r>
      <w:r w:rsidR="00634993">
        <w:rPr>
          <w:noProof/>
        </w:rPr>
        <w:t>,</w:t>
      </w:r>
      <w:r w:rsidR="00125118" w:rsidRPr="009D7619">
        <w:rPr>
          <w:noProof/>
        </w:rPr>
        <w:t xml:space="preserve"> 2016)</w:t>
      </w:r>
      <w:r w:rsidR="00125118" w:rsidRPr="009D7619">
        <w:fldChar w:fldCharType="end"/>
      </w:r>
      <w:r w:rsidR="006C7747">
        <w:t>, providing a rebuttal against the argument that</w:t>
      </w:r>
      <w:r w:rsidR="008D3F8E">
        <w:t xml:space="preserve"> problematic annexation activity decreased after </w:t>
      </w:r>
      <w:r w:rsidR="00EA0AA4">
        <w:rPr>
          <w:i/>
          <w:iCs/>
        </w:rPr>
        <w:t>Shelby County</w:t>
      </w:r>
      <w:r w:rsidR="008D3F8E">
        <w:t xml:space="preserve"> due to a diffusion of voter protection norms. </w:t>
      </w:r>
      <w:r w:rsidR="001E1609">
        <w:t>One possibility is that</w:t>
      </w:r>
      <w:r w:rsidR="008D3F8E">
        <w:t xml:space="preserve"> different forms of voter suppression tactics are compensatory—decreases in one type can be accompanied by increases in another type and vice versa. Though voter ID laws and voter purges were less frequent in Section 5 places prior to </w:t>
      </w:r>
      <w:r w:rsidR="00EA0AA4">
        <w:rPr>
          <w:i/>
          <w:iCs/>
        </w:rPr>
        <w:t>Shelby County</w:t>
      </w:r>
      <w:r w:rsidR="008D3F8E">
        <w:t xml:space="preserve">, places were nevertheless still able to conduct annexations significantly associated with Black population share reductions. After </w:t>
      </w:r>
      <w:r w:rsidR="00EA0AA4">
        <w:rPr>
          <w:i/>
          <w:iCs/>
        </w:rPr>
        <w:t>Shelby County</w:t>
      </w:r>
      <w:r w:rsidR="008D3F8E">
        <w:t xml:space="preserve">, </w:t>
      </w:r>
      <w:r w:rsidR="00F42D70">
        <w:t>minority-diluting</w:t>
      </w:r>
      <w:r w:rsidR="008D3F8E">
        <w:t xml:space="preserve"> annexations are significantly less likely to happen</w:t>
      </w:r>
      <w:r w:rsidR="004E2133">
        <w:t>,</w:t>
      </w:r>
      <w:r w:rsidR="00F42D70">
        <w:t xml:space="preserve"> </w:t>
      </w:r>
      <w:r w:rsidR="008D3F8E">
        <w:t xml:space="preserve">but the other types of </w:t>
      </w:r>
      <w:r w:rsidR="00F42D70">
        <w:t xml:space="preserve">voter suppression </w:t>
      </w:r>
      <w:r w:rsidR="008D3F8E">
        <w:t xml:space="preserve">practices increased. Future research should further investigate interactions between various types of voter suppression tactics. </w:t>
      </w:r>
    </w:p>
    <w:p w14:paraId="6F082C75" w14:textId="223FC610" w:rsidR="008D3F8E" w:rsidRDefault="00BC29EC" w:rsidP="009D7619">
      <w:pPr>
        <w:spacing w:line="480" w:lineRule="auto"/>
        <w:ind w:firstLine="720"/>
      </w:pPr>
      <w:r>
        <w:t>The second finding</w:t>
      </w:r>
      <w:r w:rsidR="008D3F8E">
        <w:t xml:space="preserve"> </w:t>
      </w:r>
      <w:r w:rsidR="0011269F">
        <w:t>contribute</w:t>
      </w:r>
      <w:r>
        <w:t>s</w:t>
      </w:r>
      <w:r w:rsidR="0011269F">
        <w:t xml:space="preserve"> novel </w:t>
      </w:r>
      <w:r>
        <w:t>quantitative</w:t>
      </w:r>
      <w:r w:rsidR="0011269F">
        <w:t xml:space="preserve"> evidence to </w:t>
      </w:r>
      <w:r w:rsidR="008D3F8E">
        <w:t xml:space="preserve">discussions about racial exclusion in municipal annexations. Prior research on this area </w:t>
      </w:r>
      <w:r w:rsidR="007C6C1A">
        <w:t xml:space="preserve">has </w:t>
      </w:r>
      <w:r w:rsidR="003C5E37">
        <w:t xml:space="preserve">primarily </w:t>
      </w:r>
      <w:r w:rsidR="007C6C1A">
        <w:t>focused on municipal underbounding and its consequences for</w:t>
      </w:r>
      <w:r w:rsidR="008D3F8E">
        <w:t xml:space="preserve"> Black and Hispanic communities at the fringe </w:t>
      </w:r>
      <w:r w:rsidR="00125118">
        <w:fldChar w:fldCharType="begin"/>
      </w:r>
      <w:r w:rsidR="00125118">
        <w:instrText xml:space="preserve"> ADDIN ZOTERO_ITEM CSL_CITATION {"citationID":"OQlvghAD","properties":{"formattedCitation":"(Aiken 1987; Durst 2019; Johnson et al. 2004; Lichter et al. 2007; Wilson and Edwards 2014)","plainCitation":"(Aiken 1987;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(Aiken 1987; Durst 2019; Johnson et al.</w:t>
      </w:r>
      <w:r w:rsidR="00474304">
        <w:rPr>
          <w:noProof/>
        </w:rPr>
        <w:t>,</w:t>
      </w:r>
      <w:r w:rsidR="00125118">
        <w:rPr>
          <w:noProof/>
        </w:rPr>
        <w:t xml:space="preserve"> 2004; Lichter et al.</w:t>
      </w:r>
      <w:r w:rsidR="00474304">
        <w:rPr>
          <w:noProof/>
        </w:rPr>
        <w:t>,</w:t>
      </w:r>
      <w:r w:rsidR="00125118">
        <w:rPr>
          <w:noProof/>
        </w:rPr>
        <w:t xml:space="preserve"> 2007; Wilson and Edwards</w:t>
      </w:r>
      <w:r w:rsidR="00474304">
        <w:rPr>
          <w:noProof/>
        </w:rPr>
        <w:t>,</w:t>
      </w:r>
      <w:r w:rsidR="00125118">
        <w:rPr>
          <w:noProof/>
        </w:rPr>
        <w:t xml:space="preserve"> 2014)</w:t>
      </w:r>
      <w:r w:rsidR="00125118">
        <w:fldChar w:fldCharType="end"/>
      </w:r>
      <w:r w:rsidR="008D3F8E">
        <w:t xml:space="preserve">. I show that annexations </w:t>
      </w:r>
      <w:r w:rsidR="003C5E37">
        <w:t xml:space="preserve">across the country </w:t>
      </w:r>
      <w:r w:rsidR="0011269F">
        <w:t>also have</w:t>
      </w:r>
      <w:r w:rsidR="008D3F8E">
        <w:t xml:space="preserve"> impacts on minority populations already living within the place. </w:t>
      </w:r>
      <w:r w:rsidR="007E0D64">
        <w:t>P</w:t>
      </w:r>
      <w:r w:rsidR="008D3F8E" w:rsidRPr="00FA6675">
        <w:t>re-</w:t>
      </w:r>
      <w:r w:rsidR="00EA0AA4">
        <w:rPr>
          <w:i/>
          <w:iCs/>
        </w:rPr>
        <w:t>Shelby County</w:t>
      </w:r>
      <w:r w:rsidR="008D3F8E" w:rsidRPr="00FA6675">
        <w:t xml:space="preserve"> trends in the relationship between annexations and </w:t>
      </w:r>
      <w:r w:rsidR="008D3F8E">
        <w:t xml:space="preserve">municipal </w:t>
      </w:r>
      <w:r w:rsidR="008D3F8E" w:rsidRPr="00FA6675">
        <w:t xml:space="preserve">racial composition highlight the limited effectiveness of the preclearance requirement when it was in place to prevent the use of annexations to suppress </w:t>
      </w:r>
      <w:r w:rsidR="0011269F">
        <w:t xml:space="preserve">Black and </w:t>
      </w:r>
      <w:r w:rsidR="008D3F8E" w:rsidRPr="00FA6675">
        <w:t xml:space="preserve">minority </w:t>
      </w:r>
      <w:r w:rsidR="0011269F">
        <w:t>population shares in covered and uncovered places respectively</w:t>
      </w:r>
      <w:r w:rsidR="008D3F8E" w:rsidRPr="00FA6675">
        <w:t xml:space="preserve">. </w:t>
      </w:r>
      <w:r w:rsidR="008C5B9A">
        <w:t>U</w:t>
      </w:r>
      <w:r w:rsidR="008D3F8E">
        <w:t xml:space="preserve">nderstanding why </w:t>
      </w:r>
      <w:r w:rsidR="008C5B9A">
        <w:t xml:space="preserve">Sections 4 and 5 </w:t>
      </w:r>
      <w:r w:rsidR="002C28F0">
        <w:t xml:space="preserve">did not prevent minority-diluting annexations and why these annexations </w:t>
      </w:r>
      <w:r w:rsidR="0011269F">
        <w:t xml:space="preserve">in fact </w:t>
      </w:r>
      <w:r w:rsidR="002C28F0">
        <w:t xml:space="preserve">decreased after </w:t>
      </w:r>
      <w:r w:rsidR="00EA0AA4">
        <w:rPr>
          <w:i/>
          <w:iCs/>
        </w:rPr>
        <w:lastRenderedPageBreak/>
        <w:t>Shelby County</w:t>
      </w:r>
      <w:r w:rsidR="003C5E37" w:rsidRPr="009D7619">
        <w:t>—for all  places, whether covered or not—allows</w:t>
      </w:r>
      <w:r w:rsidR="003C5E37">
        <w:rPr>
          <w:i/>
          <w:iCs/>
        </w:rPr>
        <w:t xml:space="preserve"> </w:t>
      </w:r>
      <w:r w:rsidR="008D3F8E" w:rsidRPr="00FA6675">
        <w:t>us to be more vigilant about the precise strengths and weakness</w:t>
      </w:r>
      <w:r>
        <w:t>es</w:t>
      </w:r>
      <w:r w:rsidR="00BE03E6">
        <w:t xml:space="preserve"> of</w:t>
      </w:r>
      <w:r w:rsidR="008D3F8E" w:rsidRPr="00FA6675">
        <w:t xml:space="preserve"> </w:t>
      </w:r>
      <w:r w:rsidR="0011269F">
        <w:t>legislation</w:t>
      </w:r>
      <w:r w:rsidR="008D3F8E" w:rsidRPr="00FA6675">
        <w:t xml:space="preserve"> to prevent racial exclusion</w:t>
      </w:r>
      <w:r w:rsidR="005D6DFA">
        <w:t xml:space="preserve"> in municipal annexations</w:t>
      </w:r>
      <w:r w:rsidR="008D3F8E" w:rsidRPr="00FA6675">
        <w:t xml:space="preserve">. </w:t>
      </w:r>
    </w:p>
    <w:p w14:paraId="650E0678" w14:textId="06166413" w:rsidR="00FA6675" w:rsidRDefault="008D3F8E" w:rsidP="009D7619">
      <w:pPr>
        <w:spacing w:line="480" w:lineRule="auto"/>
        <w:ind w:firstLine="720"/>
      </w:pPr>
      <w:r w:rsidRPr="00FA6675">
        <w:t xml:space="preserve">This is of particular concern because Congress is currently considering legislation modeled after </w:t>
      </w:r>
      <w:r w:rsidR="00FA4ED4">
        <w:t xml:space="preserve">Sections 4 and </w:t>
      </w:r>
      <w:r w:rsidRPr="00FA6675">
        <w:t>5</w:t>
      </w:r>
      <w:r w:rsidR="00FA4ED4">
        <w:t xml:space="preserve"> of the 1965 VRA</w:t>
      </w:r>
      <w:r>
        <w:t xml:space="preserve">. </w:t>
      </w:r>
      <w:r w:rsidRPr="00FA6675">
        <w:t xml:space="preserve">Called the John Lewis Voting Rights Advancement Act (JLVRAA), </w:t>
      </w:r>
      <w:r>
        <w:t>t</w:t>
      </w:r>
      <w:r w:rsidRPr="00FA6675">
        <w:t xml:space="preserve">he proposed legislation </w:t>
      </w:r>
      <w:r w:rsidR="00FA4ED4">
        <w:t>takes after Section 4 and sets a</w:t>
      </w:r>
      <w:r w:rsidRPr="00FA6675">
        <w:t xml:space="preserve"> specific formula for determining preclearance.</w:t>
      </w:r>
      <w:r>
        <w:t xml:space="preserve"> </w:t>
      </w:r>
      <w:r w:rsidR="00FA4ED4">
        <w:t>Under</w:t>
      </w:r>
      <w:r w:rsidRPr="00FA6675">
        <w:t xml:space="preserve"> the JLVRAA, a</w:t>
      </w:r>
      <w:r w:rsidR="00FA4ED4">
        <w:t xml:space="preserve"> </w:t>
      </w:r>
      <w:r>
        <w:t>municipality</w:t>
      </w:r>
      <w:r w:rsidRPr="00FA6675">
        <w:t xml:space="preserve"> conducting an annexation would be subject to preclearance if 1) the voting age population share of a given minority group would decrease by more than 3% as a result of the annexation and 2) at least two separate minority groups in the jurisdiction </w:t>
      </w:r>
      <w:r w:rsidRPr="00F05ACB">
        <w:t>each</w:t>
      </w:r>
      <w:r w:rsidRPr="00FA6675">
        <w:t xml:space="preserve"> comprises at least 20% of the voting age population.</w:t>
      </w:r>
      <w:r w:rsidR="00EA45B5">
        <w:rPr>
          <w:rStyle w:val="EndnoteReference"/>
        </w:rPr>
        <w:endnoteReference w:id="22"/>
      </w:r>
      <w:r>
        <w:t xml:space="preserve"> Only 0.87</w:t>
      </w:r>
      <w:r w:rsidRPr="00FA6675">
        <w:t>% of the place-period observations</w:t>
      </w:r>
      <w:r>
        <w:t xml:space="preserve"> </w:t>
      </w:r>
      <w:r w:rsidR="00F33451">
        <w:t>in my analytical s</w:t>
      </w:r>
      <w:r w:rsidR="0098157A">
        <w:t xml:space="preserve">ample </w:t>
      </w:r>
      <w:r w:rsidRPr="00FA6675">
        <w:t>fulfill the latter criteria</w:t>
      </w:r>
      <w:r w:rsidR="00FA4ED4">
        <w:t xml:space="preserve"> and</w:t>
      </w:r>
      <w:r>
        <w:t xml:space="preserve"> only 1 out of 4,444 observed annexations would fall under this preclearance requirement.</w:t>
      </w:r>
      <w:r>
        <w:rPr>
          <w:rStyle w:val="EndnoteReference"/>
        </w:rPr>
        <w:endnoteReference w:id="23"/>
      </w:r>
      <w:r>
        <w:t xml:space="preserve"> </w:t>
      </w:r>
      <w:r w:rsidR="00D140CA">
        <w:t xml:space="preserve">In addition to only applying to a very small handful of </w:t>
      </w:r>
      <w:r w:rsidR="007C5787">
        <w:t>jurisdictions</w:t>
      </w:r>
      <w:r w:rsidR="00542ABC">
        <w:t xml:space="preserve">, </w:t>
      </w:r>
      <w:r w:rsidR="009B3AC0">
        <w:t xml:space="preserve">evidence from </w:t>
      </w:r>
      <w:r w:rsidR="00FA4ED4">
        <w:t>my</w:t>
      </w:r>
      <w:r w:rsidR="00A751F0">
        <w:t xml:space="preserve">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2704006C" w:rsidR="00FA22CA" w:rsidRDefault="0095526F" w:rsidP="009D7619">
      <w:pPr>
        <w:spacing w:line="480" w:lineRule="auto"/>
        <w:ind w:firstLine="720"/>
      </w:pPr>
      <w:r>
        <w:t xml:space="preserve">Finally, I find </w:t>
      </w:r>
      <w:r w:rsidR="006E3367">
        <w:t>some</w:t>
      </w:r>
      <w:r>
        <w:t xml:space="preserve"> evidence for different annexation trends between Black and non-Black minority re</w:t>
      </w:r>
      <w:r w:rsidR="00AC39BA">
        <w:t>sidents</w:t>
      </w:r>
      <w:r w:rsidR="00715900">
        <w:t xml:space="preserve">, but the findings do not align exactly with expectations from </w:t>
      </w:r>
      <w:r w:rsidR="006E3367">
        <w:t>the literature on Black exceptionalism</w:t>
      </w:r>
      <w:r w:rsidR="00AC39BA">
        <w:t>. In Section 5 cities</w:t>
      </w:r>
      <w:r w:rsidR="00267EA4">
        <w:t xml:space="preserve">, annexations prior to </w:t>
      </w:r>
      <w:r w:rsidR="00EA0AA4">
        <w:rPr>
          <w:i/>
          <w:iCs/>
        </w:rPr>
        <w:t>Shelby County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w:t>
      </w:r>
      <w:r w:rsidR="00DD11BF">
        <w:lastRenderedPageBreak/>
        <w:t xml:space="preserve">disadvantages them </w:t>
      </w:r>
      <w:r w:rsidR="00125118">
        <w:fldChar w:fldCharType="begin"/>
      </w:r>
      <w:r w:rsidR="00125118">
        <w:instrText xml:space="preserve"> ADDIN ZOTERO_ITEM CSL_CITATION {"citationID":"NqcZnInG","properties":{"formattedCitation":"(Fox and Guglielmo 2012; Lee and Bean 2004; Parisi, Lichter, and Taquino 2011)","plainCitation":"(Fox and Guglielmo 2012; Lee and Bean 2004; Parisi, Lichter, and Taquino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(Fox and Guglielmo</w:t>
      </w:r>
      <w:r w:rsidR="005E45BD">
        <w:rPr>
          <w:noProof/>
        </w:rPr>
        <w:t>,</w:t>
      </w:r>
      <w:r w:rsidR="00125118">
        <w:rPr>
          <w:noProof/>
        </w:rPr>
        <w:t xml:space="preserve"> 2012; Lee and Bean</w:t>
      </w:r>
      <w:r w:rsidR="005E45BD">
        <w:rPr>
          <w:noProof/>
        </w:rPr>
        <w:t>,</w:t>
      </w:r>
      <w:r w:rsidR="00125118">
        <w:rPr>
          <w:noProof/>
        </w:rPr>
        <w:t xml:space="preserve"> 2004; Parisi</w:t>
      </w:r>
      <w:r w:rsidR="005E45BD">
        <w:rPr>
          <w:noProof/>
        </w:rPr>
        <w:t xml:space="preserve"> et al., </w:t>
      </w:r>
      <w:r w:rsidR="00125118">
        <w:rPr>
          <w:noProof/>
        </w:rPr>
        <w:t>2011)</w:t>
      </w:r>
      <w:r w:rsidR="00125118">
        <w:fldChar w:fldCharType="end"/>
      </w:r>
      <w:r w:rsidR="00C3046D">
        <w:t xml:space="preserve">. </w:t>
      </w:r>
      <w:r w:rsidR="00D43476">
        <w:t xml:space="preserve">However, </w:t>
      </w:r>
      <w:r w:rsidR="0098157A">
        <w:t xml:space="preserve">the results from non-Section 5 places are </w:t>
      </w:r>
      <w:r w:rsidR="00715900">
        <w:t xml:space="preserve">more </w:t>
      </w:r>
      <w:r w:rsidR="0098157A">
        <w:t>perplexing. Pre-</w:t>
      </w:r>
      <w:r w:rsidR="00EA0AA4">
        <w:rPr>
          <w:i/>
          <w:iCs/>
        </w:rPr>
        <w:t>Shelby County</w:t>
      </w:r>
      <w:r w:rsidR="0098157A">
        <w:t xml:space="preserve">, annexations </w:t>
      </w:r>
      <w:r w:rsidR="005B327D">
        <w:t>a</w:t>
      </w:r>
      <w:r w:rsidR="0098157A">
        <w:t>re more unfavorable towards non-Black minority residents than towards Black residents,</w:t>
      </w:r>
      <w:r w:rsidR="00C70065">
        <w:t xml:space="preserve"> which could theoretically be explained by lower levels of anti-Blackness in these places</w:t>
      </w:r>
      <w:r w:rsidR="00FB1639">
        <w:t xml:space="preserve"> that did not</w:t>
      </w:r>
      <w:r w:rsidR="00C70065">
        <w:t xml:space="preserve"> meet</w:t>
      </w:r>
      <w:r w:rsidR="00FB1639">
        <w:t xml:space="preserve"> </w:t>
      </w:r>
      <w:r w:rsidR="00C70065">
        <w:t xml:space="preserve">the criteria for Section 5 coverage. </w:t>
      </w:r>
      <w:r w:rsidR="008B7908">
        <w:t xml:space="preserve">However, </w:t>
      </w:r>
      <w:r w:rsidR="00C53128">
        <w:t xml:space="preserve">given other research suggesting that anti-minority resentment tends to be directed towards Black people </w:t>
      </w:r>
      <w:r w:rsidR="00125118">
        <w:fldChar w:fldCharType="begin"/>
      </w:r>
      <w:r w:rsidR="00125118">
        <w:instrText xml:space="preserve"> ADDIN ZOTERO_ITEM CSL_CITATION {"citationID":"zUnNyCu2","properties":{"formattedCitation":"(Abascal 2022)","plainCitation":"(Abascal 2022)","noteIndex":0},"citationItems":[{"id":1195,"uris":["http://zotero.org/users/9022956/items/UWW4AXF3"],"itemData":{"id":1195,"type":"article-journal","abstract":"The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Resentment","author":[{"family":"Abascal","given":"Maria"}],"issued":{"date-parts":[["2022",6,21]]}}}],"schema":"https://github.com/citation-style-language/schema/raw/master/csl-citation.json"} </w:instrText>
      </w:r>
      <w:r w:rsidR="00125118">
        <w:fldChar w:fldCharType="separate"/>
      </w:r>
      <w:r w:rsidR="00125118">
        <w:rPr>
          <w:noProof/>
        </w:rPr>
        <w:t>(Abascal 2022)</w:t>
      </w:r>
      <w:r w:rsidR="00125118">
        <w:fldChar w:fldCharType="end"/>
      </w:r>
      <w:r w:rsidR="00AC75C2">
        <w:t xml:space="preserve">, it is less clear why trends would therefore be </w:t>
      </w:r>
      <w:r w:rsidR="00FB1639">
        <w:t xml:space="preserve">more </w:t>
      </w:r>
      <w:r w:rsidR="00AC75C2">
        <w:t>unfavorable towards other non-Black minority residents</w:t>
      </w:r>
      <w:r w:rsidR="00C53128">
        <w:t>.</w:t>
      </w:r>
      <w:r w:rsidR="00A03AD5">
        <w:t xml:space="preserve"> Then, </w:t>
      </w:r>
      <w:r w:rsidR="00FB1639">
        <w:t xml:space="preserve">in a reversal, </w:t>
      </w:r>
      <w:r w:rsidR="0098157A">
        <w:t>post-</w:t>
      </w:r>
      <w:r w:rsidR="00EA0AA4">
        <w:rPr>
          <w:i/>
          <w:iCs/>
        </w:rPr>
        <w:t>Shelby County</w:t>
      </w:r>
      <w:r w:rsidR="0098157A">
        <w:t xml:space="preserve"> annexations </w:t>
      </w:r>
      <w:r w:rsidR="005B327D">
        <w:t>a</w:t>
      </w:r>
      <w:r w:rsidR="0098157A">
        <w:t>re more favorable towards non-Black minority residents</w:t>
      </w:r>
      <w:r w:rsidR="0060396F">
        <w:t xml:space="preserve"> in these places</w:t>
      </w:r>
      <w:r w:rsidR="00540E9A">
        <w:t>.</w:t>
      </w:r>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r w:rsidR="00214118">
        <w:t xml:space="preserve"> and explain </w:t>
      </w:r>
      <w:r w:rsidR="007F6AE9">
        <w:t xml:space="preserve">these </w:t>
      </w:r>
      <w:r w:rsidR="00214118">
        <w:t xml:space="preserve">differences between Section 5 and non-Section 5 places. </w:t>
      </w:r>
    </w:p>
    <w:p w14:paraId="069D2CBF" w14:textId="1FF73595" w:rsidR="002616DB" w:rsidRDefault="008E5DE4" w:rsidP="009D7619">
      <w:pPr>
        <w:spacing w:line="480" w:lineRule="auto"/>
        <w:ind w:firstLine="720"/>
      </w:pPr>
      <w:r>
        <w:t xml:space="preserve">There are a few important limitations </w:t>
      </w:r>
      <w:r w:rsidR="008071F7">
        <w:t>that provide fruitful avenues for further research</w:t>
      </w:r>
      <w:r>
        <w:t xml:space="preserve">. First, </w:t>
      </w:r>
      <w:r w:rsidR="000819F7">
        <w:t>there could 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Second, I compared pre- and post-</w:t>
      </w:r>
      <w:r w:rsidR="00EA0AA4">
        <w:rPr>
          <w:i/>
          <w:iCs/>
        </w:rPr>
        <w:t>Shelby County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w:t>
      </w:r>
      <w:r w:rsidR="002D4002">
        <w:lastRenderedPageBreak/>
        <w:t xml:space="preserve">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EA0AA4">
        <w:rPr>
          <w:i/>
          <w:iCs/>
        </w:rPr>
        <w:t>Shelby County</w:t>
      </w:r>
      <w:r w:rsidR="000341E5">
        <w:t xml:space="preserve"> </w:t>
      </w:r>
      <w:r w:rsidR="00157416">
        <w:t xml:space="preserve">would yield different results. </w:t>
      </w:r>
      <w:r w:rsidR="0005389C">
        <w:t xml:space="preserve"> </w:t>
      </w:r>
    </w:p>
    <w:p w14:paraId="108F63F4" w14:textId="0D3EF1E7" w:rsidR="008E5DE4" w:rsidRDefault="000D0991" w:rsidP="009D7619">
      <w:pPr>
        <w:spacing w:line="480" w:lineRule="auto"/>
        <w:ind w:firstLine="720"/>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125118">
        <w:fldChar w:fldCharType="begin"/>
      </w:r>
      <w:r w:rsidR="00125118">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(Miller 1981)</w:t>
      </w:r>
      <w:r w:rsidR="00125118">
        <w:fldChar w:fldCharType="end"/>
      </w:r>
      <w:r w:rsidR="00912148">
        <w:t xml:space="preserve">, or if they are already part of the city, secede </w:t>
      </w:r>
      <w:r w:rsidR="00125118">
        <w:fldChar w:fldCharType="begin"/>
      </w:r>
      <w:r w:rsidR="00125118">
        <w:instrText xml:space="preserve"> ADDIN ZOTERO_ITEM CSL_CITATION {"citationID":"9YCM2Tt7","properties":{"formattedCitation":"(M. L. Owens and Gillespie 2018)","plainCitation":"(M. L. 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125118">
        <w:fldChar w:fldCharType="separate"/>
      </w:r>
      <w:r w:rsidR="00125118">
        <w:rPr>
          <w:noProof/>
        </w:rPr>
        <w:t>(Owens and Gillespie</w:t>
      </w:r>
      <w:r w:rsidR="00D22BF5">
        <w:rPr>
          <w:noProof/>
        </w:rPr>
        <w:t>,</w:t>
      </w:r>
      <w:r w:rsidR="00125118">
        <w:rPr>
          <w:noProof/>
        </w:rPr>
        <w:t xml:space="preserve"> 2018)</w:t>
      </w:r>
      <w:r w:rsidR="0012511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w:t>
      </w:r>
      <w:r w:rsidR="00521F71">
        <w:rPr>
          <w:rStyle w:val="EndnoteReference"/>
        </w:rPr>
        <w:endnoteReference w:id="24"/>
      </w:r>
      <w:r w:rsidR="00AA7781">
        <w:t xml:space="preserve"> </w:t>
      </w:r>
      <w:r w:rsidR="008E7797">
        <w:t xml:space="preserve">Relatedly, my analysis does not address whether </w:t>
      </w:r>
      <w:r w:rsidR="00521F71">
        <w:t>residents</w:t>
      </w:r>
      <w:r w:rsidR="008E7797">
        <w:t xml:space="preserve"> at </w:t>
      </w:r>
      <w:r w:rsidR="00521F71">
        <w:t xml:space="preserve">municipal </w:t>
      </w:r>
      <w:r w:rsidR="008E7797">
        <w:t>fringes wish to be annexed or resist it</w:t>
      </w:r>
      <w:r w:rsidR="002F6A2B">
        <w:t xml:space="preserve"> </w:t>
      </w:r>
      <w:r w:rsidR="00125118">
        <w:fldChar w:fldCharType="begin"/>
      </w:r>
      <w:r w:rsidR="00125118">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(Durst 2018; Miller 1981)</w:t>
      </w:r>
      <w:r w:rsidR="00125118">
        <w:fldChar w:fldCharType="end"/>
      </w:r>
      <w:r w:rsidR="007F30DA">
        <w:t>, and similarly</w:t>
      </w:r>
      <w:r w:rsidR="00793D38">
        <w:t xml:space="preserve"> I do </w:t>
      </w:r>
      <w:r w:rsidR="007F30DA">
        <w:t xml:space="preserve">not address whether minority communities in </w:t>
      </w:r>
      <w:r w:rsidR="0055170B">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r w:rsidR="006C72CD">
        <w:t>Lastly, while racial composition is one way of</w:t>
      </w:r>
      <w:r w:rsidR="00F43226">
        <w:t xml:space="preserve"> understanding the consequences of annexation for minority groups, </w:t>
      </w:r>
      <w:r w:rsidR="00E20EDC">
        <w:t xml:space="preserve">I </w:t>
      </w:r>
      <w:r w:rsidR="00021383">
        <w:t xml:space="preserve">am not able to analyze </w:t>
      </w:r>
      <w:r w:rsidR="00E20EDC">
        <w:t>local electoral outcomes</w:t>
      </w:r>
      <w:r w:rsidR="00ED0376">
        <w:t xml:space="preserve"> for all 15,000 places represented in this study</w:t>
      </w:r>
      <w:r w:rsidR="00E20EDC">
        <w:t xml:space="preserve"> to assess whether </w:t>
      </w:r>
      <w:r w:rsidR="00ED0376">
        <w:t xml:space="preserve">the </w:t>
      </w:r>
      <w:r w:rsidR="00021383">
        <w:t xml:space="preserve">population composition </w:t>
      </w:r>
      <w:r w:rsidR="00ED0376">
        <w:t xml:space="preserve">trends I identified </w:t>
      </w:r>
      <w:r w:rsidR="00021383">
        <w:t>translate into tangible political 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7C3D8ED1" w14:textId="51B9619E" w:rsidR="00D548AF" w:rsidRDefault="009F1DF4" w:rsidP="00CF7C95">
      <w:pPr>
        <w:spacing w:line="480" w:lineRule="auto"/>
        <w:contextualSpacing/>
      </w:pPr>
      <w:r>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125118">
        <w:fldChar w:fldCharType="begin"/>
      </w:r>
      <w:r w:rsidR="00125118">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125118">
        <w:rPr>
          <w:rFonts w:ascii="Cambria Math" w:hAnsi="Cambria Math" w:cs="Cambria Math"/>
        </w:rPr>
        <w:instrText>𝑁</w:instrText>
      </w:r>
      <w:r w:rsidR="00125118">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125118">
        <w:rPr>
          <w:rFonts w:ascii="Cambria Math" w:hAnsi="Cambria Math" w:cs="Cambria Math"/>
        </w:rPr>
        <w:instrText>𝑁</w:instrText>
      </w:r>
      <w:r w:rsidR="00125118">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(Beck 2019; n.d.; Douds 2021; Pacewicz and Robinson</w:t>
      </w:r>
      <w:r w:rsidR="00953FF3">
        <w:rPr>
          <w:noProof/>
        </w:rPr>
        <w:t>,</w:t>
      </w:r>
      <w:r w:rsidR="00125118">
        <w:rPr>
          <w:noProof/>
        </w:rPr>
        <w:t xml:space="preserve"> 2021; Vargas et al.</w:t>
      </w:r>
      <w:r w:rsidR="00953FF3">
        <w:rPr>
          <w:noProof/>
        </w:rPr>
        <w:t>,</w:t>
      </w:r>
      <w:r w:rsidR="00125118">
        <w:rPr>
          <w:noProof/>
        </w:rPr>
        <w:t xml:space="preserve"> </w:t>
      </w:r>
      <w:r w:rsidR="00125118">
        <w:rPr>
          <w:noProof/>
        </w:rPr>
        <w:lastRenderedPageBreak/>
        <w:t>2021)</w:t>
      </w:r>
      <w:r w:rsidR="00125118">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w:t>
      </w:r>
      <w:r w:rsidR="00FF7869">
        <w:t>we</w:t>
      </w:r>
      <w:r w:rsidR="00FF7869">
        <w:t xml:space="preserve"> </w:t>
      </w:r>
      <w:r w:rsidR="009A3BC9">
        <w:t xml:space="preserve">should nevertheless continue to monitor </w:t>
      </w:r>
      <w:r w:rsidR="00410954">
        <w:t>municipal</w:t>
      </w:r>
      <w:r w:rsidR="00A35D68">
        <w:t xml:space="preserve"> boundary changes </w:t>
      </w:r>
      <w:r w:rsidR="009A3BC9">
        <w:t xml:space="preserve">after the </w:t>
      </w:r>
      <w:r w:rsidR="00EA0AA4">
        <w:rPr>
          <w:i/>
          <w:iCs/>
        </w:rPr>
        <w:t>Shelby County</w:t>
      </w:r>
      <w:r w:rsidR="009A3BC9" w:rsidRPr="00A67004">
        <w:rPr>
          <w:i/>
          <w:iCs/>
        </w:rPr>
        <w:t xml:space="preserve"> v. Holder</w:t>
      </w:r>
      <w:r w:rsidR="009A3BC9">
        <w:t xml:space="preserve"> decision. While much attention is placed on the gerrymandering of higher-level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125118">
        <w:fldChar w:fldCharType="begin"/>
      </w:r>
      <w:r w:rsidR="00125118">
        <w:instrText xml:space="preserve"> ADDIN ZOTERO_ITEM CSL_CITATION {"citationID":"hAFW9mdY","properties":{"formattedCitation":"(Anderson 2010; Durst 2018; Durst et al. 2021; Lichter, Parisi, and Taquino 2015)","plainCitation":"(Anderson 2010; Durst 2018; Durst et al. 2021; Lichter, Parisi, and Taquino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(Anderson 2010; Durst 2018; Durst et al.</w:t>
      </w:r>
      <w:r w:rsidR="009A1DC6">
        <w:rPr>
          <w:noProof/>
        </w:rPr>
        <w:t>,</w:t>
      </w:r>
      <w:r w:rsidR="00125118">
        <w:rPr>
          <w:noProof/>
        </w:rPr>
        <w:t xml:space="preserve"> 2021; Lichter</w:t>
      </w:r>
      <w:r w:rsidR="009A1DC6">
        <w:rPr>
          <w:noProof/>
        </w:rPr>
        <w:t xml:space="preserve"> et al.,</w:t>
      </w:r>
      <w:r w:rsidR="00125118">
        <w:rPr>
          <w:noProof/>
        </w:rPr>
        <w:t xml:space="preserve"> 2015)</w:t>
      </w:r>
      <w:r w:rsidR="00125118">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101D97AE" w14:textId="77777777" w:rsidR="00A81B0E" w:rsidRDefault="00A81B0E" w:rsidP="009D7619">
      <w:pPr>
        <w:spacing w:line="480" w:lineRule="auto"/>
        <w:contextualSpacing/>
      </w:pPr>
    </w:p>
    <w:p w14:paraId="66CF1A0E" w14:textId="3157BF0D" w:rsidR="00D548AF" w:rsidRPr="009D7619" w:rsidRDefault="000C0710" w:rsidP="009D7619">
      <w:pPr>
        <w:spacing w:line="480" w:lineRule="auto"/>
        <w:contextualSpacing/>
        <w:rPr>
          <w:b/>
          <w:bCs/>
        </w:rPr>
      </w:pPr>
      <w:r w:rsidRPr="009D7619">
        <w:rPr>
          <w:b/>
          <w:bCs/>
          <w:i/>
          <w:iCs/>
        </w:rPr>
        <w:t>Corresponding author:</w:t>
      </w:r>
      <w:r>
        <w:rPr>
          <w:b/>
          <w:bCs/>
        </w:rPr>
        <w:t xml:space="preserve"> </w:t>
      </w:r>
      <w:r w:rsidR="00D548AF" w:rsidRPr="001228EE">
        <w:t xml:space="preserve">Iris H. Zhang, Department of Sociology, 450 Jane Stanford Way, Bldg. 120, Stanford, CA 94305; e-mail: </w:t>
      </w:r>
      <w:hyperlink r:id="rId8" w:history="1">
        <w:r w:rsidR="00D548AF" w:rsidRPr="001228EE">
          <w:rPr>
            <w:rStyle w:val="Hyperlink"/>
          </w:rPr>
          <w:t>ihzhang@sta</w:t>
        </w:r>
        <w:r w:rsidR="00D548AF" w:rsidRPr="001228EE">
          <w:rPr>
            <w:rStyle w:val="Hyperlink"/>
          </w:rPr>
          <w:t>n</w:t>
        </w:r>
        <w:r w:rsidR="00D548AF" w:rsidRPr="001228EE">
          <w:rPr>
            <w:rStyle w:val="Hyperlink"/>
          </w:rPr>
          <w:t>ford.edu</w:t>
        </w:r>
      </w:hyperlink>
      <w:r w:rsidR="00710024">
        <w:t xml:space="preserve">. </w:t>
      </w:r>
    </w:p>
    <w:p w14:paraId="5E015008" w14:textId="77777777" w:rsidR="00E8766D" w:rsidRDefault="00E8766D" w:rsidP="0055170B">
      <w:pPr>
        <w:spacing w:line="360" w:lineRule="auto"/>
        <w:contextualSpacing/>
      </w:pPr>
    </w:p>
    <w:p w14:paraId="2BAC6478" w14:textId="5D180030" w:rsidR="00A81B0E" w:rsidRDefault="00A81B0E" w:rsidP="00696250">
      <w:pPr>
        <w:spacing w:line="360" w:lineRule="auto"/>
        <w:ind w:firstLine="720"/>
      </w:pPr>
    </w:p>
    <w:p w14:paraId="7CCC0CFF" w14:textId="421716D7" w:rsidR="00A81B0E" w:rsidRDefault="00A81B0E" w:rsidP="00696250">
      <w:pPr>
        <w:spacing w:line="360" w:lineRule="auto"/>
        <w:ind w:firstLine="720"/>
      </w:pPr>
    </w:p>
    <w:p w14:paraId="0AD40AEE" w14:textId="77777777" w:rsidR="00A81B0E" w:rsidRDefault="00A81B0E" w:rsidP="00696250">
      <w:pPr>
        <w:spacing w:line="360" w:lineRule="auto"/>
        <w:ind w:firstLine="720"/>
      </w:pPr>
    </w:p>
    <w:p w14:paraId="55A69D7E" w14:textId="77777777" w:rsidR="00C94109" w:rsidRDefault="00C94109" w:rsidP="0055170B">
      <w:pPr>
        <w:spacing w:line="360" w:lineRule="auto"/>
        <w:contextualSpacing/>
        <w:rPr>
          <w:b/>
          <w:bCs/>
        </w:rPr>
      </w:pPr>
    </w:p>
    <w:p w14:paraId="1243F466" w14:textId="77777777" w:rsidR="00C94109" w:rsidRDefault="00C94109" w:rsidP="0055170B">
      <w:pPr>
        <w:spacing w:line="360" w:lineRule="auto"/>
        <w:contextualSpacing/>
        <w:rPr>
          <w:b/>
          <w:bCs/>
        </w:rPr>
      </w:pPr>
    </w:p>
    <w:p w14:paraId="29076088" w14:textId="77777777" w:rsidR="00C94109" w:rsidRDefault="00C94109" w:rsidP="0055170B">
      <w:pPr>
        <w:spacing w:line="360" w:lineRule="auto"/>
        <w:contextualSpacing/>
        <w:rPr>
          <w:b/>
          <w:bCs/>
        </w:rPr>
      </w:pPr>
    </w:p>
    <w:p w14:paraId="28C1092C" w14:textId="77777777" w:rsidR="00C94109" w:rsidRDefault="00C94109" w:rsidP="0055170B">
      <w:pPr>
        <w:spacing w:line="360" w:lineRule="auto"/>
        <w:contextualSpacing/>
        <w:rPr>
          <w:b/>
          <w:bCs/>
        </w:rPr>
      </w:pPr>
    </w:p>
    <w:p w14:paraId="098044A5" w14:textId="77777777" w:rsidR="00C94109" w:rsidRDefault="00C94109" w:rsidP="0055170B">
      <w:pPr>
        <w:spacing w:line="360" w:lineRule="auto"/>
        <w:contextualSpacing/>
        <w:rPr>
          <w:b/>
          <w:bCs/>
        </w:rPr>
      </w:pPr>
    </w:p>
    <w:p w14:paraId="6A68108F" w14:textId="77777777" w:rsidR="00C94109" w:rsidRDefault="00C94109" w:rsidP="0055170B">
      <w:pPr>
        <w:spacing w:line="360" w:lineRule="auto"/>
        <w:contextualSpacing/>
        <w:rPr>
          <w:b/>
          <w:bCs/>
        </w:rPr>
      </w:pPr>
    </w:p>
    <w:p w14:paraId="5DC165A3" w14:textId="77777777" w:rsidR="00C94109" w:rsidRDefault="00C94109" w:rsidP="0055170B">
      <w:pPr>
        <w:spacing w:line="360" w:lineRule="auto"/>
        <w:contextualSpacing/>
        <w:rPr>
          <w:b/>
          <w:bCs/>
        </w:rPr>
      </w:pPr>
    </w:p>
    <w:p w14:paraId="436F9603" w14:textId="77777777" w:rsidR="00C94109" w:rsidRDefault="00C94109" w:rsidP="0055170B">
      <w:pPr>
        <w:spacing w:line="360" w:lineRule="auto"/>
        <w:contextualSpacing/>
        <w:rPr>
          <w:b/>
          <w:bCs/>
        </w:rPr>
      </w:pPr>
    </w:p>
    <w:p w14:paraId="51224B87" w14:textId="6FB389CC" w:rsidR="00696250" w:rsidRPr="009D7619" w:rsidRDefault="009C1F42" w:rsidP="0055170B">
      <w:pPr>
        <w:spacing w:line="360" w:lineRule="auto"/>
        <w:contextualSpacing/>
        <w:rPr>
          <w:b/>
          <w:bCs/>
        </w:rPr>
      </w:pPr>
      <w:r w:rsidRPr="009D7619">
        <w:rPr>
          <w:b/>
          <w:bCs/>
        </w:rPr>
        <w:lastRenderedPageBreak/>
        <w:t>TABLES</w:t>
      </w:r>
    </w:p>
    <w:p w14:paraId="1F4F6576" w14:textId="77777777" w:rsidR="00834430" w:rsidRDefault="00834430" w:rsidP="00834430">
      <w:pPr>
        <w:spacing w:line="360" w:lineRule="auto"/>
        <w:rPr>
          <w:b/>
          <w:bCs/>
        </w:rPr>
      </w:pPr>
    </w:p>
    <w:p w14:paraId="42E1CE5A" w14:textId="2CDC6D07" w:rsidR="00834430" w:rsidRDefault="00834430" w:rsidP="00834430">
      <w:pPr>
        <w:spacing w:line="360" w:lineRule="auto"/>
        <w:rPr>
          <w:b/>
          <w:bCs/>
        </w:rPr>
      </w:pPr>
      <w:r w:rsidRPr="00B128FC">
        <w:rPr>
          <w:b/>
          <w:bCs/>
        </w:rPr>
        <w:t>Table 1. Comparison of Author’s Identification of Annexations and Official Records in the 2000-2021 Boundary and Annexation Surveys (BAS)</w:t>
      </w:r>
    </w:p>
    <w:p w14:paraId="6BB62F14" w14:textId="77777777" w:rsidR="00834430" w:rsidRPr="00B128FC" w:rsidRDefault="00834430" w:rsidP="00834430">
      <w:pPr>
        <w:spacing w:line="360" w:lineRule="auto"/>
        <w:rPr>
          <w:b/>
          <w:bCs/>
        </w:rPr>
      </w:pPr>
    </w:p>
    <w:p w14:paraId="40C1222A" w14:textId="77777777" w:rsidR="00497BC5" w:rsidRDefault="00834430" w:rsidP="00834430">
      <w:pPr>
        <w:spacing w:line="360" w:lineRule="auto"/>
        <w:sectPr w:rsidR="00497BC5">
          <w:footerReference w:type="even" r:id="rId9"/>
          <w:footerReference w:type="default" r:id="rId10"/>
          <w:footnotePr>
            <w:numRestart w:val="eachSect"/>
          </w:footnotePr>
          <w:endnotePr>
            <w:numFmt w:val="decimal"/>
          </w:endnotePr>
          <w:pgSz w:w="12240" w:h="15840"/>
          <w:pgMar w:top="1440" w:right="1440" w:bottom="1440" w:left="1440" w:header="720" w:footer="720" w:gutter="0"/>
          <w:cols w:space="720"/>
          <w:docGrid w:linePitch="360"/>
        </w:sectPr>
      </w:pPr>
      <w:r w:rsidRPr="00B128FC">
        <w:rPr>
          <w:noProof/>
        </w:rPr>
        <w:drawing>
          <wp:inline distT="0" distB="0" distL="0" distR="0" wp14:anchorId="734FB9B8" wp14:editId="5494C92B">
            <wp:extent cx="434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870200"/>
                    </a:xfrm>
                    <a:prstGeom prst="rect">
                      <a:avLst/>
                    </a:prstGeom>
                  </pic:spPr>
                </pic:pic>
              </a:graphicData>
            </a:graphic>
          </wp:inline>
        </w:drawing>
      </w:r>
    </w:p>
    <w:p w14:paraId="095A67FF" w14:textId="77777777" w:rsidR="00497BC5" w:rsidRDefault="00497BC5" w:rsidP="00497BC5">
      <w:pPr>
        <w:spacing w:line="360" w:lineRule="auto"/>
        <w:rPr>
          <w:b/>
          <w:bCs/>
        </w:rPr>
      </w:pPr>
      <w:r w:rsidRPr="00382234">
        <w:rPr>
          <w:b/>
          <w:bCs/>
        </w:rPr>
        <w:lastRenderedPageBreak/>
        <w:t>Table 2. Descriptive Statistics for Analytical Sample</w:t>
      </w:r>
    </w:p>
    <w:p w14:paraId="6C546465" w14:textId="77777777" w:rsidR="00497BC5" w:rsidRDefault="00497BC5" w:rsidP="00497BC5">
      <w:pPr>
        <w:spacing w:line="360" w:lineRule="auto"/>
        <w:rPr>
          <w:b/>
          <w:bCs/>
        </w:rPr>
      </w:pPr>
    </w:p>
    <w:p w14:paraId="7C9C70D2" w14:textId="77777777" w:rsidR="00497BC5" w:rsidRDefault="00497BC5" w:rsidP="00497BC5">
      <w:pPr>
        <w:spacing w:line="360" w:lineRule="auto"/>
        <w:rPr>
          <w:i/>
          <w:iCs/>
        </w:rPr>
      </w:pPr>
      <w:r w:rsidRPr="00C61018">
        <w:rPr>
          <w:i/>
          <w:iCs/>
          <w:noProof/>
        </w:rPr>
        <w:drawing>
          <wp:inline distT="0" distB="0" distL="0" distR="0" wp14:anchorId="18A12B7E" wp14:editId="7A0E3658">
            <wp:extent cx="5943600" cy="574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1670"/>
                    </a:xfrm>
                    <a:prstGeom prst="rect">
                      <a:avLst/>
                    </a:prstGeom>
                  </pic:spPr>
                </pic:pic>
              </a:graphicData>
            </a:graphic>
          </wp:inline>
        </w:drawing>
      </w:r>
    </w:p>
    <w:p w14:paraId="5C75019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1BFE9F2F" w14:textId="46B1D8F7" w:rsidR="00497BC5" w:rsidRDefault="00497BC5" w:rsidP="00497BC5">
      <w:pPr>
        <w:spacing w:line="360" w:lineRule="auto"/>
        <w:rPr>
          <w:b/>
          <w:bCs/>
        </w:rPr>
      </w:pPr>
      <w:r w:rsidRPr="00CE2E88">
        <w:rPr>
          <w:b/>
          <w:bCs/>
        </w:rPr>
        <w:lastRenderedPageBreak/>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p>
    <w:p w14:paraId="2FDD56C5" w14:textId="77777777" w:rsidR="00937BC0" w:rsidRPr="00382234" w:rsidRDefault="00937BC0" w:rsidP="00497BC5">
      <w:pPr>
        <w:spacing w:line="360" w:lineRule="auto"/>
        <w:rPr>
          <w:b/>
          <w:bCs/>
        </w:rPr>
      </w:pPr>
    </w:p>
    <w:p w14:paraId="122D96D5" w14:textId="77777777" w:rsidR="00497BC5" w:rsidRDefault="00497BC5" w:rsidP="00497BC5">
      <w:pPr>
        <w:spacing w:line="360" w:lineRule="auto"/>
      </w:pPr>
      <w:r w:rsidRPr="00382234">
        <w:rPr>
          <w:noProof/>
        </w:rPr>
        <w:drawing>
          <wp:inline distT="0" distB="0" distL="0" distR="0" wp14:anchorId="7A002B2A" wp14:editId="7384D687">
            <wp:extent cx="5943600" cy="100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04570"/>
                    </a:xfrm>
                    <a:prstGeom prst="rect">
                      <a:avLst/>
                    </a:prstGeom>
                  </pic:spPr>
                </pic:pic>
              </a:graphicData>
            </a:graphic>
          </wp:inline>
        </w:drawing>
      </w:r>
    </w:p>
    <w:p w14:paraId="71E97E7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6B49FA32" w14:textId="3D429469" w:rsidR="00497BC5" w:rsidRDefault="00497BC5" w:rsidP="00497BC5">
      <w:pPr>
        <w:spacing w:line="360" w:lineRule="auto"/>
        <w:rPr>
          <w:b/>
          <w:color w:val="000000"/>
        </w:rPr>
      </w:pPr>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p>
    <w:p w14:paraId="3E446586" w14:textId="77777777" w:rsidR="00937BC0" w:rsidRDefault="00937BC0" w:rsidP="00497BC5">
      <w:pPr>
        <w:spacing w:line="360" w:lineRule="auto"/>
        <w:rPr>
          <w:b/>
          <w:color w:val="000000"/>
        </w:rPr>
      </w:pPr>
    </w:p>
    <w:p w14:paraId="0C4A0D02" w14:textId="2D62151A" w:rsidR="00EA43B5" w:rsidRDefault="00497BC5" w:rsidP="00497BC5">
      <w:pPr>
        <w:spacing w:line="360" w:lineRule="auto"/>
        <w:rPr>
          <w:i/>
          <w:iCs/>
        </w:rPr>
        <w:sectPr w:rsidR="00EA43B5">
          <w:footnotePr>
            <w:numRestart w:val="eachSect"/>
          </w:footnotePr>
          <w:endnotePr>
            <w:numFmt w:val="decimal"/>
          </w:endnotePr>
          <w:pgSz w:w="12240" w:h="15840"/>
          <w:pgMar w:top="1440" w:right="1440" w:bottom="1440" w:left="1440" w:header="720" w:footer="720" w:gutter="0"/>
          <w:cols w:space="720"/>
          <w:docGrid w:linePitch="360"/>
        </w:sectPr>
      </w:pPr>
      <w:r w:rsidRPr="002823E4">
        <w:rPr>
          <w:i/>
          <w:iCs/>
          <w:noProof/>
        </w:rPr>
        <w:drawing>
          <wp:inline distT="0" distB="0" distL="0" distR="0" wp14:anchorId="5E1BBE0B" wp14:editId="695686E2">
            <wp:extent cx="4565876" cy="47729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1563" cy="4778912"/>
                    </a:xfrm>
                    <a:prstGeom prst="rect">
                      <a:avLst/>
                    </a:prstGeom>
                  </pic:spPr>
                </pic:pic>
              </a:graphicData>
            </a:graphic>
          </wp:inline>
        </w:drawing>
      </w:r>
    </w:p>
    <w:p w14:paraId="3AA2983B" w14:textId="77777777" w:rsidR="00EA43B5" w:rsidRPr="00A85131" w:rsidRDefault="00EA43B5" w:rsidP="00EA43B5">
      <w:pPr>
        <w:spacing w:line="360" w:lineRule="auto"/>
        <w:rPr>
          <w:b/>
          <w:bCs/>
        </w:rPr>
      </w:pPr>
      <w:r w:rsidRPr="00A85131">
        <w:rPr>
          <w:b/>
          <w:bCs/>
        </w:rPr>
        <w:lastRenderedPageBreak/>
        <w:t xml:space="preserve">Table 5. Effect Sizes of Annexation by Section 5 Coverage and Period </w:t>
      </w:r>
    </w:p>
    <w:p w14:paraId="0AB6ED19" w14:textId="77777777" w:rsidR="00EA43B5" w:rsidRDefault="00EA43B5" w:rsidP="00EA43B5">
      <w:pPr>
        <w:spacing w:line="360" w:lineRule="auto"/>
        <w:rPr>
          <w:i/>
          <w:iCs/>
        </w:rPr>
      </w:pPr>
    </w:p>
    <w:p w14:paraId="6B498A5B" w14:textId="77777777" w:rsidR="00EA43B5" w:rsidRDefault="00EA43B5" w:rsidP="00EA43B5">
      <w:pPr>
        <w:spacing w:line="360" w:lineRule="auto"/>
        <w:rPr>
          <w:b/>
          <w:bCs/>
        </w:rPr>
        <w:sectPr w:rsidR="00EA43B5" w:rsidSect="00EA43B5">
          <w:footnotePr>
            <w:numRestart w:val="eachSect"/>
          </w:footnotePr>
          <w:endnotePr>
            <w:numFmt w:val="decimal"/>
          </w:endnotePr>
          <w:pgSz w:w="15840" w:h="12240" w:orient="landscape"/>
          <w:pgMar w:top="720" w:right="720" w:bottom="720" w:left="720" w:header="720" w:footer="720" w:gutter="0"/>
          <w:cols w:space="720"/>
          <w:docGrid w:linePitch="360"/>
        </w:sectPr>
      </w:pPr>
      <w:r w:rsidRPr="00A85131">
        <w:rPr>
          <w:noProof/>
        </w:rPr>
        <w:drawing>
          <wp:inline distT="0" distB="0" distL="0" distR="0" wp14:anchorId="2AEB7B43" wp14:editId="26E4744F">
            <wp:extent cx="7669184" cy="55003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72534" cy="5502794"/>
                    </a:xfrm>
                    <a:prstGeom prst="rect">
                      <a:avLst/>
                    </a:prstGeom>
                  </pic:spPr>
                </pic:pic>
              </a:graphicData>
            </a:graphic>
          </wp:inline>
        </w:drawing>
      </w:r>
    </w:p>
    <w:p w14:paraId="20C0991E" w14:textId="7B873127" w:rsidR="00EA43B5" w:rsidRDefault="00EA43B5" w:rsidP="00EA43B5">
      <w:pPr>
        <w:spacing w:line="360" w:lineRule="auto"/>
        <w:rPr>
          <w:b/>
          <w:bCs/>
        </w:rPr>
      </w:pPr>
      <w:r>
        <w:rPr>
          <w:b/>
          <w:bCs/>
        </w:rPr>
        <w:lastRenderedPageBreak/>
        <w:t xml:space="preserve">FIGURES </w:t>
      </w:r>
    </w:p>
    <w:p w14:paraId="0C75A4ED" w14:textId="77777777" w:rsidR="00937BC0" w:rsidRDefault="00937BC0" w:rsidP="00EA43B5">
      <w:pPr>
        <w:spacing w:line="360" w:lineRule="auto"/>
        <w:rPr>
          <w:b/>
          <w:bCs/>
        </w:rPr>
      </w:pPr>
    </w:p>
    <w:p w14:paraId="17BED098" w14:textId="51B4B1B7" w:rsidR="00EA43B5" w:rsidRDefault="00EA43B5" w:rsidP="00EA43B5">
      <w:pPr>
        <w:spacing w:line="360" w:lineRule="auto"/>
        <w:rPr>
          <w:b/>
          <w:bCs/>
        </w:rPr>
      </w:pPr>
      <w:r w:rsidRPr="00AB5D6D">
        <w:rPr>
          <w:b/>
          <w:bCs/>
        </w:rPr>
        <w:t>Figure 1. Annexations in the City of Atlanta, GA, between 2000-2020</w:t>
      </w:r>
    </w:p>
    <w:p w14:paraId="1C12AD19" w14:textId="77777777" w:rsidR="00937BC0" w:rsidRPr="00382234" w:rsidRDefault="00937BC0" w:rsidP="00EA43B5">
      <w:pPr>
        <w:spacing w:line="360" w:lineRule="auto"/>
        <w:rPr>
          <w:b/>
          <w:bCs/>
        </w:rPr>
      </w:pPr>
    </w:p>
    <w:p w14:paraId="7045D7CC" w14:textId="1584D19B" w:rsidR="00EA43B5" w:rsidRDefault="00EA43B5" w:rsidP="00EA43B5">
      <w:pPr>
        <w:spacing w:line="360" w:lineRule="auto"/>
      </w:pPr>
      <w:r>
        <w:rPr>
          <w:noProof/>
        </w:rPr>
        <w:drawing>
          <wp:inline distT="0" distB="0" distL="0" distR="0" wp14:anchorId="4FF18E06" wp14:editId="6744FF2A">
            <wp:extent cx="4836026" cy="36257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a:extLst>
                        <a:ext uri="{28A0092B-C50C-407E-A947-70E740481C1C}">
                          <a14:useLocalDpi xmlns:a14="http://schemas.microsoft.com/office/drawing/2010/main" val="0"/>
                        </a:ext>
                      </a:extLst>
                    </a:blip>
                    <a:srcRect l="3590" r="8205"/>
                    <a:stretch/>
                  </pic:blipFill>
                  <pic:spPr bwMode="auto">
                    <a:xfrm>
                      <a:off x="0" y="0"/>
                      <a:ext cx="4836026" cy="3625703"/>
                    </a:xfrm>
                    <a:prstGeom prst="rect">
                      <a:avLst/>
                    </a:prstGeom>
                    <a:ln>
                      <a:noFill/>
                    </a:ln>
                    <a:extLst>
                      <a:ext uri="{53640926-AAD7-44D8-BBD7-CCE9431645EC}">
                        <a14:shadowObscured xmlns:a14="http://schemas.microsoft.com/office/drawing/2010/main"/>
                      </a:ext>
                    </a:extLst>
                  </pic:spPr>
                </pic:pic>
              </a:graphicData>
            </a:graphic>
          </wp:inline>
        </w:drawing>
      </w:r>
    </w:p>
    <w:p w14:paraId="4274A96A" w14:textId="126C3BC5" w:rsidR="00EA43B5" w:rsidRDefault="00EA43B5" w:rsidP="00EA43B5">
      <w:pPr>
        <w:spacing w:line="360" w:lineRule="auto"/>
        <w:rPr>
          <w:b/>
          <w:bCs/>
        </w:rPr>
      </w:pPr>
      <w:r w:rsidRPr="005251B8">
        <w:rPr>
          <w:b/>
          <w:bCs/>
        </w:rPr>
        <w:t>Figure 2.</w:t>
      </w:r>
      <w:r>
        <w:t xml:space="preserve"> </w:t>
      </w:r>
      <w:r w:rsidRPr="00AB5D6D">
        <w:rPr>
          <w:b/>
          <w:bCs/>
        </w:rPr>
        <w:t xml:space="preserve">Annexations in the City of </w:t>
      </w:r>
      <w:r>
        <w:rPr>
          <w:b/>
          <w:bCs/>
        </w:rPr>
        <w:t>Jacksonville, Alabama</w:t>
      </w:r>
      <w:r w:rsidRPr="00AB5D6D">
        <w:rPr>
          <w:b/>
          <w:bCs/>
        </w:rPr>
        <w:t>, between 2000-2020</w:t>
      </w:r>
    </w:p>
    <w:p w14:paraId="5D3DAF75" w14:textId="77777777" w:rsidR="009332A0" w:rsidRDefault="009332A0" w:rsidP="00EA43B5">
      <w:pPr>
        <w:spacing w:line="360" w:lineRule="auto"/>
        <w:rPr>
          <w:b/>
          <w:bCs/>
        </w:rPr>
      </w:pPr>
    </w:p>
    <w:p w14:paraId="10942E8A" w14:textId="77777777" w:rsidR="00EA43B5" w:rsidRDefault="00EA43B5" w:rsidP="00EA43B5">
      <w:pPr>
        <w:spacing w:line="360" w:lineRule="auto"/>
        <w:rPr>
          <w:b/>
          <w:bCs/>
        </w:rPr>
      </w:pPr>
      <w:r>
        <w:rPr>
          <w:noProof/>
        </w:rPr>
        <w:drawing>
          <wp:inline distT="0" distB="0" distL="0" distR="0" wp14:anchorId="08C82FF0" wp14:editId="529B757A">
            <wp:extent cx="4805916" cy="35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7">
                      <a:extLst>
                        <a:ext uri="{28A0092B-C50C-407E-A947-70E740481C1C}">
                          <a14:useLocalDpi xmlns:a14="http://schemas.microsoft.com/office/drawing/2010/main" val="0"/>
                        </a:ext>
                      </a:extLst>
                    </a:blip>
                    <a:srcRect l="1559" r="7773"/>
                    <a:stretch/>
                  </pic:blipFill>
                  <pic:spPr bwMode="auto">
                    <a:xfrm>
                      <a:off x="0" y="0"/>
                      <a:ext cx="4856282" cy="3542137"/>
                    </a:xfrm>
                    <a:prstGeom prst="rect">
                      <a:avLst/>
                    </a:prstGeom>
                    <a:ln>
                      <a:noFill/>
                    </a:ln>
                    <a:extLst>
                      <a:ext uri="{53640926-AAD7-44D8-BBD7-CCE9431645EC}">
                        <a14:shadowObscured xmlns:a14="http://schemas.microsoft.com/office/drawing/2010/main"/>
                      </a:ext>
                    </a:extLst>
                  </pic:spPr>
                </pic:pic>
              </a:graphicData>
            </a:graphic>
          </wp:inline>
        </w:drawing>
      </w:r>
    </w:p>
    <w:p w14:paraId="1FCA0E3F" w14:textId="66D881BA" w:rsidR="00EA43B5" w:rsidRDefault="00EA43B5" w:rsidP="00EA43B5">
      <w:pPr>
        <w:spacing w:line="360" w:lineRule="auto"/>
        <w:rPr>
          <w:b/>
          <w:bCs/>
        </w:rPr>
      </w:pPr>
      <w:r w:rsidRPr="00B31C08">
        <w:rPr>
          <w:b/>
          <w:bCs/>
        </w:rPr>
        <w:lastRenderedPageBreak/>
        <w:t>Figure 3. (No) Annexations in the City of Waleska, Georgia, between 2000-2020</w:t>
      </w:r>
    </w:p>
    <w:p w14:paraId="1AF59F8E" w14:textId="77777777" w:rsidR="009332A0" w:rsidRPr="00B31C08" w:rsidRDefault="009332A0" w:rsidP="00EA43B5">
      <w:pPr>
        <w:spacing w:line="360" w:lineRule="auto"/>
        <w:rPr>
          <w:b/>
          <w:bCs/>
        </w:rPr>
      </w:pPr>
    </w:p>
    <w:p w14:paraId="63DFF362" w14:textId="77777777" w:rsidR="00EA43B5" w:rsidRDefault="00EA43B5" w:rsidP="00EA43B5">
      <w:pPr>
        <w:spacing w:line="360" w:lineRule="auto"/>
        <w:sectPr w:rsidR="00EA43B5" w:rsidSect="00EA43B5">
          <w:footnotePr>
            <w:numRestart w:val="eachSect"/>
          </w:footnotePr>
          <w:endnotePr>
            <w:numFmt w:val="decimal"/>
          </w:endnotePr>
          <w:pgSz w:w="12240" w:h="15840"/>
          <w:pgMar w:top="720" w:right="720" w:bottom="720" w:left="720" w:header="720" w:footer="720" w:gutter="0"/>
          <w:cols w:space="720"/>
          <w:docGrid w:linePitch="360"/>
        </w:sectPr>
      </w:pPr>
      <w:r>
        <w:rPr>
          <w:noProof/>
        </w:rPr>
        <w:drawing>
          <wp:inline distT="0" distB="0" distL="0" distR="0" wp14:anchorId="74A84EAC" wp14:editId="77DF0DF6">
            <wp:extent cx="6283960" cy="438917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p>
    <w:p w14:paraId="0264CC75" w14:textId="05E3673C" w:rsidR="00EA43B5" w:rsidRPr="00F319AB" w:rsidRDefault="00DA1BC7" w:rsidP="00EA43B5">
      <w:pPr>
        <w:contextualSpacing/>
        <w:rPr>
          <w:b/>
          <w:bCs/>
        </w:rPr>
      </w:pPr>
      <w:r>
        <w:rPr>
          <w:b/>
          <w:bCs/>
        </w:rPr>
        <w:lastRenderedPageBreak/>
        <w:t>REFERENCES</w:t>
      </w:r>
    </w:p>
    <w:p w14:paraId="5220793A" w14:textId="67C7E491" w:rsidR="00FF2ADA" w:rsidRPr="00FF2ADA" w:rsidRDefault="00FF2ADA" w:rsidP="00C34112">
      <w:pPr>
        <w:pStyle w:val="Bibliography"/>
        <w:rPr>
          <w:rFonts w:cs="Times New Roman"/>
        </w:rPr>
      </w:pPr>
      <w:r>
        <w:fldChar w:fldCharType="begin"/>
      </w:r>
      <w:r>
        <w:instrText xml:space="preserve"> ADDIN ZOTERO_BIBL {"uncited":[],"omitted":[],"custom":[]} CSL_BIBLIOGRAPHY </w:instrText>
      </w:r>
      <w:r>
        <w:fldChar w:fldCharType="separate"/>
      </w:r>
      <w:r w:rsidRPr="00FF2ADA">
        <w:rPr>
          <w:rFonts w:cs="Times New Roman"/>
        </w:rPr>
        <w:t>Abascal, Maria</w:t>
      </w:r>
      <w:r w:rsidR="009D7619">
        <w:rPr>
          <w:rFonts w:cs="Times New Roman"/>
        </w:rPr>
        <w:t xml:space="preserve"> (</w:t>
      </w:r>
      <w:r w:rsidRPr="00FF2ADA">
        <w:rPr>
          <w:rFonts w:cs="Times New Roman"/>
        </w:rPr>
        <w:t>2022</w:t>
      </w:r>
      <w:r w:rsidR="009D7619">
        <w:rPr>
          <w:rFonts w:cs="Times New Roman"/>
        </w:rPr>
        <w:t>).</w:t>
      </w:r>
      <w:r w:rsidRPr="00FF2ADA">
        <w:rPr>
          <w:rFonts w:cs="Times New Roman"/>
        </w:rPr>
        <w:t xml:space="preserve"> Latino Growth and Whites’ Anti-Black Resentment: The Role of Racial Threat and Conservatism. </w:t>
      </w:r>
      <w:r w:rsidRPr="00FF2ADA">
        <w:rPr>
          <w:rFonts w:cs="Times New Roman"/>
          <w:i/>
          <w:iCs/>
        </w:rPr>
        <w:t>Du Bois Review: Social Science Research on Race</w:t>
      </w:r>
      <w:r w:rsidRPr="00FF2ADA">
        <w:rPr>
          <w:rFonts w:cs="Times New Roman"/>
        </w:rPr>
        <w:t xml:space="preserve">, </w:t>
      </w:r>
      <w:r w:rsidR="009D7619">
        <w:rPr>
          <w:rFonts w:cs="Times New Roman"/>
        </w:rPr>
        <w:t xml:space="preserve">First View: </w:t>
      </w:r>
      <w:r w:rsidRPr="00FF2ADA">
        <w:rPr>
          <w:rFonts w:cs="Times New Roman"/>
        </w:rPr>
        <w:t>1–21</w:t>
      </w:r>
    </w:p>
    <w:p w14:paraId="42D787EE" w14:textId="0F407EBA" w:rsidR="00FF2ADA" w:rsidRPr="00FF2ADA" w:rsidRDefault="00FF2ADA" w:rsidP="00C34112">
      <w:pPr>
        <w:pStyle w:val="Bibliography"/>
        <w:rPr>
          <w:rFonts w:cs="Times New Roman"/>
        </w:rPr>
      </w:pPr>
      <w:r w:rsidRPr="00FF2ADA">
        <w:rPr>
          <w:rFonts w:cs="Times New Roman"/>
        </w:rPr>
        <w:t>Ai, Chunrong, and Edward C. Norton</w:t>
      </w:r>
      <w:r w:rsidR="009D7619">
        <w:rPr>
          <w:rFonts w:cs="Times New Roman"/>
        </w:rPr>
        <w:t xml:space="preserve"> (</w:t>
      </w:r>
      <w:r w:rsidRPr="00FF2ADA">
        <w:rPr>
          <w:rFonts w:cs="Times New Roman"/>
        </w:rPr>
        <w:t>2003</w:t>
      </w:r>
      <w:r w:rsidR="009D7619">
        <w:rPr>
          <w:rFonts w:cs="Times New Roman"/>
        </w:rPr>
        <w:t>)</w:t>
      </w:r>
      <w:r w:rsidRPr="00FF2ADA">
        <w:rPr>
          <w:rFonts w:cs="Times New Roman"/>
        </w:rPr>
        <w:t xml:space="preserve">. Interaction Terms in Logit and Probit Models. </w:t>
      </w:r>
      <w:r w:rsidRPr="00FF2ADA">
        <w:rPr>
          <w:rFonts w:cs="Times New Roman"/>
          <w:i/>
          <w:iCs/>
        </w:rPr>
        <w:t>Economics Letters</w:t>
      </w:r>
      <w:r w:rsidRPr="00FF2ADA">
        <w:rPr>
          <w:rFonts w:cs="Times New Roman"/>
        </w:rPr>
        <w:t xml:space="preserve"> 80 (1): 123–29.</w:t>
      </w:r>
    </w:p>
    <w:p w14:paraId="61867CF1" w14:textId="1797AD84" w:rsidR="00FF2ADA" w:rsidRPr="00FF2ADA" w:rsidRDefault="00FF2ADA" w:rsidP="00C34112">
      <w:pPr>
        <w:pStyle w:val="Bibliography"/>
        <w:rPr>
          <w:rFonts w:cs="Times New Roman"/>
        </w:rPr>
      </w:pPr>
      <w:r w:rsidRPr="00FF2ADA">
        <w:rPr>
          <w:rFonts w:cs="Times New Roman"/>
        </w:rPr>
        <w:t xml:space="preserve">Aiken, Charles S </w:t>
      </w:r>
      <w:r w:rsidR="009D7619">
        <w:rPr>
          <w:rFonts w:cs="Times New Roman"/>
        </w:rPr>
        <w:t>(</w:t>
      </w:r>
      <w:r w:rsidRPr="00FF2ADA">
        <w:rPr>
          <w:rFonts w:cs="Times New Roman"/>
        </w:rPr>
        <w:t>1987</w:t>
      </w:r>
      <w:r w:rsidR="009D7619">
        <w:rPr>
          <w:rFonts w:cs="Times New Roman"/>
        </w:rPr>
        <w:t>)</w:t>
      </w:r>
      <w:r w:rsidRPr="00FF2ADA">
        <w:rPr>
          <w:rFonts w:cs="Times New Roman"/>
        </w:rPr>
        <w:t xml:space="preserve">. Race as a Factor in Municipal Underbounding. </w:t>
      </w:r>
      <w:r w:rsidRPr="00FF2ADA">
        <w:rPr>
          <w:rFonts w:cs="Times New Roman"/>
          <w:i/>
          <w:iCs/>
        </w:rPr>
        <w:t>Annals of the Association of American Geographers</w:t>
      </w:r>
      <w:r w:rsidRPr="00FF2ADA">
        <w:rPr>
          <w:rFonts w:cs="Times New Roman"/>
        </w:rPr>
        <w:t xml:space="preserve"> 77 (4): 564–79. </w:t>
      </w:r>
    </w:p>
    <w:p w14:paraId="7F740E53" w14:textId="5C8D8B1A" w:rsidR="00FF2ADA" w:rsidRPr="00FF2ADA" w:rsidRDefault="00FF2ADA" w:rsidP="00C34112">
      <w:pPr>
        <w:pStyle w:val="Bibliography"/>
        <w:rPr>
          <w:rFonts w:cs="Times New Roman"/>
        </w:rPr>
      </w:pPr>
      <w:r w:rsidRPr="00FF2ADA">
        <w:rPr>
          <w:rFonts w:cs="Times New Roman"/>
        </w:rPr>
        <w:t>Allison, Paul D., Richard Williams, and Enrique Moral-Benito</w:t>
      </w:r>
      <w:r w:rsidR="009D7619">
        <w:rPr>
          <w:rFonts w:cs="Times New Roman"/>
        </w:rPr>
        <w:t xml:space="preserve"> (</w:t>
      </w:r>
      <w:r w:rsidRPr="00FF2ADA">
        <w:rPr>
          <w:rFonts w:cs="Times New Roman"/>
        </w:rPr>
        <w:t>2017</w:t>
      </w:r>
      <w:r w:rsidR="009D7619">
        <w:rPr>
          <w:rFonts w:cs="Times New Roman"/>
        </w:rPr>
        <w:t>)</w:t>
      </w:r>
      <w:r w:rsidRPr="00FF2ADA">
        <w:rPr>
          <w:rFonts w:cs="Times New Roman"/>
        </w:rPr>
        <w:t xml:space="preserve">. Maximum Likelihood for Cross-Lagged Panel Models with Fixed Effects. </w:t>
      </w:r>
      <w:r w:rsidRPr="00FF2ADA">
        <w:rPr>
          <w:rFonts w:cs="Times New Roman"/>
          <w:i/>
          <w:iCs/>
        </w:rPr>
        <w:t>Socius</w:t>
      </w:r>
      <w:r w:rsidRPr="00FF2ADA">
        <w:rPr>
          <w:rFonts w:cs="Times New Roman"/>
        </w:rPr>
        <w:t xml:space="preserve"> 3:</w:t>
      </w:r>
      <w:r w:rsidR="009D7619">
        <w:rPr>
          <w:rFonts w:cs="Times New Roman"/>
        </w:rPr>
        <w:t xml:space="preserve"> 1-17.</w:t>
      </w:r>
      <w:r w:rsidRPr="00FF2ADA">
        <w:rPr>
          <w:rFonts w:cs="Times New Roman"/>
        </w:rPr>
        <w:t xml:space="preserve"> </w:t>
      </w:r>
    </w:p>
    <w:p w14:paraId="2256921F" w14:textId="47D9E4EF" w:rsidR="00FF2ADA" w:rsidRPr="00FF2ADA" w:rsidRDefault="00FF2ADA" w:rsidP="00C34112">
      <w:pPr>
        <w:pStyle w:val="Bibliography"/>
        <w:rPr>
          <w:rFonts w:cs="Times New Roman"/>
        </w:rPr>
      </w:pPr>
      <w:r w:rsidRPr="00FF2ADA">
        <w:rPr>
          <w:rFonts w:cs="Times New Roman"/>
        </w:rPr>
        <w:t>Anderson, Michelle W</w:t>
      </w:r>
      <w:r w:rsidR="00E23F47">
        <w:rPr>
          <w:rFonts w:cs="Times New Roman"/>
        </w:rPr>
        <w:t xml:space="preserve"> (</w:t>
      </w:r>
      <w:r w:rsidRPr="00FF2ADA">
        <w:rPr>
          <w:rFonts w:cs="Times New Roman"/>
        </w:rPr>
        <w:t>2008</w:t>
      </w:r>
      <w:r w:rsidR="00E23F47">
        <w:rPr>
          <w:rFonts w:cs="Times New Roman"/>
        </w:rPr>
        <w:t>)</w:t>
      </w:r>
      <w:r w:rsidRPr="00FF2ADA">
        <w:rPr>
          <w:rFonts w:cs="Times New Roman"/>
        </w:rPr>
        <w:t xml:space="preserve">. Cities Inside Out: Race, Poverty, and Exclusion at the Urban Fringe. </w:t>
      </w:r>
      <w:r w:rsidRPr="00FF2ADA">
        <w:rPr>
          <w:rFonts w:cs="Times New Roman"/>
          <w:i/>
          <w:iCs/>
        </w:rPr>
        <w:t>UCLA Law Review</w:t>
      </w:r>
      <w:r w:rsidRPr="00FF2ADA">
        <w:rPr>
          <w:rFonts w:cs="Times New Roman"/>
        </w:rPr>
        <w:t xml:space="preserve"> 55: 1095–1160.</w:t>
      </w:r>
    </w:p>
    <w:p w14:paraId="6E306E6C" w14:textId="62757896" w:rsidR="00FF2ADA" w:rsidRPr="00FF2ADA" w:rsidRDefault="00E23F47" w:rsidP="00C34112">
      <w:pPr>
        <w:pStyle w:val="Bibliography"/>
        <w:rPr>
          <w:rFonts w:cs="Times New Roman"/>
        </w:rPr>
      </w:pPr>
      <w:r>
        <w:rPr>
          <w:rFonts w:cs="Times New Roman"/>
        </w:rPr>
        <w:t>Anderson, Michelle W</w:t>
      </w:r>
      <w:r w:rsidR="00FF2ADA" w:rsidRPr="00FF2ADA">
        <w:rPr>
          <w:rFonts w:cs="Times New Roman"/>
        </w:rPr>
        <w:t xml:space="preserve"> </w:t>
      </w:r>
      <w:r>
        <w:rPr>
          <w:rFonts w:cs="Times New Roman"/>
        </w:rPr>
        <w:t>(</w:t>
      </w:r>
      <w:r w:rsidR="00FF2ADA" w:rsidRPr="00FF2ADA">
        <w:rPr>
          <w:rFonts w:cs="Times New Roman"/>
        </w:rPr>
        <w:t>2010</w:t>
      </w:r>
      <w:r>
        <w:rPr>
          <w:rFonts w:cs="Times New Roman"/>
        </w:rPr>
        <w:t>)</w:t>
      </w:r>
      <w:r w:rsidR="00FF2ADA" w:rsidRPr="00FF2ADA">
        <w:rPr>
          <w:rFonts w:cs="Times New Roman"/>
        </w:rPr>
        <w:t xml:space="preserve">. Mapped Out of Local Democracy. </w:t>
      </w:r>
      <w:r w:rsidR="00FF2ADA" w:rsidRPr="00FF2ADA">
        <w:rPr>
          <w:rFonts w:cs="Times New Roman"/>
          <w:i/>
          <w:iCs/>
        </w:rPr>
        <w:t>Stanford Law Review</w:t>
      </w:r>
      <w:r w:rsidR="00FF2ADA" w:rsidRPr="00FF2ADA">
        <w:rPr>
          <w:rFonts w:cs="Times New Roman"/>
        </w:rPr>
        <w:t xml:space="preserve"> 62(4): 931–1004.</w:t>
      </w:r>
    </w:p>
    <w:p w14:paraId="53092A28" w14:textId="0A40D395" w:rsidR="00FF2ADA" w:rsidRPr="00FF2ADA" w:rsidRDefault="00FF2ADA" w:rsidP="00C34112">
      <w:pPr>
        <w:pStyle w:val="Bibliography"/>
        <w:rPr>
          <w:rFonts w:cs="Times New Roman"/>
        </w:rPr>
      </w:pPr>
      <w:r w:rsidRPr="00FF2ADA">
        <w:rPr>
          <w:rFonts w:cs="Times New Roman"/>
        </w:rPr>
        <w:t>Aneja, Abhay P., and Carlos F. Avenancio-León</w:t>
      </w:r>
      <w:r w:rsidR="00E23F47">
        <w:rPr>
          <w:rFonts w:cs="Times New Roman"/>
        </w:rPr>
        <w:t xml:space="preserve"> (</w:t>
      </w:r>
      <w:r w:rsidRPr="00FF2ADA">
        <w:rPr>
          <w:rFonts w:cs="Times New Roman"/>
        </w:rPr>
        <w:t>2019</w:t>
      </w:r>
      <w:r w:rsidR="00E23F47">
        <w:rPr>
          <w:rFonts w:cs="Times New Roman"/>
        </w:rPr>
        <w:t>)</w:t>
      </w:r>
      <w:r w:rsidRPr="00FF2ADA">
        <w:rPr>
          <w:rFonts w:cs="Times New Roman"/>
        </w:rPr>
        <w:t xml:space="preserve">. Disenfranchisement and Economic Inequality: Downstream Effects of </w:t>
      </w:r>
      <w:r w:rsidR="00EA0AA4">
        <w:rPr>
          <w:rFonts w:cs="Times New Roman"/>
        </w:rPr>
        <w:t>Shelby County</w:t>
      </w:r>
      <w:r w:rsidRPr="00FF2ADA">
        <w:rPr>
          <w:rFonts w:cs="Times New Roman"/>
        </w:rPr>
        <w:t xml:space="preserve"> v. Holder. </w:t>
      </w:r>
      <w:r w:rsidRPr="00FF2ADA">
        <w:rPr>
          <w:rFonts w:cs="Times New Roman"/>
          <w:i/>
          <w:iCs/>
        </w:rPr>
        <w:t>AEA Papers and Proceedings</w:t>
      </w:r>
      <w:r w:rsidRPr="00FF2ADA">
        <w:rPr>
          <w:rFonts w:cs="Times New Roman"/>
        </w:rPr>
        <w:t xml:space="preserve"> 109: 161–65. </w:t>
      </w:r>
    </w:p>
    <w:p w14:paraId="21A3235D" w14:textId="618901D5" w:rsidR="00FF2ADA" w:rsidRPr="00FF2ADA" w:rsidRDefault="00FF2ADA" w:rsidP="00C34112">
      <w:pPr>
        <w:pStyle w:val="Bibliography"/>
        <w:rPr>
          <w:rFonts w:cs="Times New Roman"/>
        </w:rPr>
      </w:pPr>
      <w:r w:rsidRPr="00FF2ADA">
        <w:rPr>
          <w:rFonts w:cs="Times New Roman"/>
        </w:rPr>
        <w:t xml:space="preserve">Angrist, Joshua David, and Jörn-Steffen Pischke </w:t>
      </w:r>
      <w:r w:rsidR="00E23F47">
        <w:rPr>
          <w:rFonts w:cs="Times New Roman"/>
        </w:rPr>
        <w:t>(</w:t>
      </w:r>
      <w:r w:rsidRPr="00FF2ADA">
        <w:rPr>
          <w:rFonts w:cs="Times New Roman"/>
        </w:rPr>
        <w:t>2009</w:t>
      </w:r>
      <w:r w:rsidR="00E23F47">
        <w:rPr>
          <w:rFonts w:cs="Times New Roman"/>
        </w:rPr>
        <w:t>)</w:t>
      </w:r>
      <w:r w:rsidRPr="00FF2ADA">
        <w:rPr>
          <w:rFonts w:cs="Times New Roman"/>
        </w:rPr>
        <w:t xml:space="preserve">. </w:t>
      </w:r>
      <w:r w:rsidRPr="00FF2ADA">
        <w:rPr>
          <w:rFonts w:cs="Times New Roman"/>
          <w:i/>
          <w:iCs/>
        </w:rPr>
        <w:t>Mostly Harmless Econometrics: An Empiricist’s Companion</w:t>
      </w:r>
      <w:r w:rsidRPr="00FF2ADA">
        <w:rPr>
          <w:rFonts w:cs="Times New Roman"/>
        </w:rPr>
        <w:t>. Princeton, NJ: Princeton University Press.</w:t>
      </w:r>
    </w:p>
    <w:p w14:paraId="0A9070AB" w14:textId="69BCC0D2" w:rsidR="00FF2ADA" w:rsidRPr="00FF2ADA" w:rsidRDefault="00FF2ADA" w:rsidP="00C34112">
      <w:pPr>
        <w:pStyle w:val="Bibliography"/>
        <w:rPr>
          <w:rFonts w:cs="Times New Roman"/>
        </w:rPr>
      </w:pPr>
      <w:r w:rsidRPr="00FF2ADA">
        <w:rPr>
          <w:rFonts w:cs="Times New Roman"/>
        </w:rPr>
        <w:t>Athey, Susan, and Guido W. Imbens</w:t>
      </w:r>
      <w:r w:rsidR="00E23F47">
        <w:rPr>
          <w:rFonts w:cs="Times New Roman"/>
        </w:rPr>
        <w:t xml:space="preserve"> (</w:t>
      </w:r>
      <w:r w:rsidRPr="00FF2ADA">
        <w:rPr>
          <w:rFonts w:cs="Times New Roman"/>
        </w:rPr>
        <w:t>2006</w:t>
      </w:r>
      <w:r w:rsidR="00E23F47">
        <w:rPr>
          <w:rFonts w:cs="Times New Roman"/>
        </w:rPr>
        <w:t>)</w:t>
      </w:r>
      <w:r w:rsidRPr="00FF2ADA">
        <w:rPr>
          <w:rFonts w:cs="Times New Roman"/>
        </w:rPr>
        <w:t xml:space="preserve">. Identification and Inference in Nonlinear Difference-in-Differences Models. </w:t>
      </w:r>
      <w:r w:rsidRPr="00FF2ADA">
        <w:rPr>
          <w:rFonts w:cs="Times New Roman"/>
          <w:i/>
          <w:iCs/>
        </w:rPr>
        <w:t>Econometrica</w:t>
      </w:r>
      <w:r w:rsidRPr="00FF2ADA">
        <w:rPr>
          <w:rFonts w:cs="Times New Roman"/>
        </w:rPr>
        <w:t xml:space="preserve"> 74(2): 431–97. </w:t>
      </w:r>
    </w:p>
    <w:p w14:paraId="623F0757" w14:textId="28A08BA9" w:rsidR="00FF2ADA" w:rsidRPr="00FF2ADA" w:rsidRDefault="00FF2ADA" w:rsidP="00C34112">
      <w:pPr>
        <w:pStyle w:val="Bibliography"/>
        <w:rPr>
          <w:rFonts w:cs="Times New Roman"/>
        </w:rPr>
      </w:pPr>
      <w:r w:rsidRPr="00FF2ADA">
        <w:rPr>
          <w:rFonts w:cs="Times New Roman"/>
        </w:rPr>
        <w:t>Baumle, Amanda K, Mark Fossett, and Warren Waren</w:t>
      </w:r>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Strategic Annexation Under the Voting Rights Act: Racial Dimensions of Annexation Practices. </w:t>
      </w:r>
      <w:r w:rsidRPr="00FF2ADA">
        <w:rPr>
          <w:rFonts w:cs="Times New Roman"/>
          <w:i/>
          <w:iCs/>
        </w:rPr>
        <w:t>Harvard Blackletter Law Journal</w:t>
      </w:r>
      <w:r w:rsidRPr="00FF2ADA">
        <w:rPr>
          <w:rFonts w:cs="Times New Roman"/>
        </w:rPr>
        <w:t xml:space="preserve"> 24: 81–115.</w:t>
      </w:r>
    </w:p>
    <w:p w14:paraId="27098FCA" w14:textId="2D2F387D" w:rsidR="00FF2ADA" w:rsidRPr="00FF2ADA" w:rsidRDefault="00FF2ADA" w:rsidP="00C34112">
      <w:pPr>
        <w:pStyle w:val="Bibliography"/>
        <w:rPr>
          <w:rFonts w:cs="Times New Roman"/>
        </w:rPr>
      </w:pPr>
      <w:r w:rsidRPr="00FF2ADA">
        <w:rPr>
          <w:rFonts w:cs="Times New Roman"/>
        </w:rPr>
        <w:t>Beck, Brenden</w:t>
      </w:r>
      <w:r w:rsidR="00314D85">
        <w:rPr>
          <w:rFonts w:cs="Times New Roman"/>
        </w:rPr>
        <w:t xml:space="preserve"> (</w:t>
      </w:r>
      <w:r w:rsidRPr="00FF2ADA">
        <w:rPr>
          <w:rFonts w:cs="Times New Roman"/>
        </w:rPr>
        <w:t>2019</w:t>
      </w:r>
      <w:r w:rsidR="00314D85">
        <w:rPr>
          <w:rFonts w:cs="Times New Roman"/>
        </w:rPr>
        <w:t>)</w:t>
      </w:r>
      <w:r w:rsidRPr="00FF2ADA">
        <w:rPr>
          <w:rFonts w:cs="Times New Roman"/>
        </w:rPr>
        <w:t xml:space="preserve">. Broken Windows in the Cul-de-Sac? Race/Ethnicity and Quality-of-Life Policing in the Changing Suburbs. </w:t>
      </w:r>
      <w:r w:rsidRPr="00FF2ADA">
        <w:rPr>
          <w:rFonts w:cs="Times New Roman"/>
          <w:i/>
          <w:iCs/>
        </w:rPr>
        <w:t>Crime &amp; Delinquency</w:t>
      </w:r>
      <w:r w:rsidRPr="00FF2ADA">
        <w:rPr>
          <w:rFonts w:cs="Times New Roman"/>
        </w:rPr>
        <w:t xml:space="preserve"> 65(2): 270–92. </w:t>
      </w:r>
    </w:p>
    <w:p w14:paraId="34DE0389" w14:textId="265639FC" w:rsidR="00FF2ADA" w:rsidRPr="00FF2ADA" w:rsidRDefault="00314D85" w:rsidP="00C34112">
      <w:pPr>
        <w:pStyle w:val="Bibliography"/>
        <w:rPr>
          <w:rFonts w:cs="Times New Roman"/>
        </w:rPr>
      </w:pPr>
      <w:r>
        <w:rPr>
          <w:rFonts w:cs="Times New Roman"/>
        </w:rPr>
        <w:t>Beck, Brenden</w:t>
      </w:r>
      <w:r w:rsidR="00FF2ADA" w:rsidRPr="00FF2ADA">
        <w:rPr>
          <w:rFonts w:cs="Times New Roman"/>
        </w:rPr>
        <w:t xml:space="preserve">. n.d. Police Killings and Municipal Reliance on Fine-and-Fee Revenue. </w:t>
      </w:r>
      <w:r w:rsidR="00FF2ADA" w:rsidRPr="00FF2ADA">
        <w:rPr>
          <w:rFonts w:cs="Times New Roman"/>
          <w:i/>
          <w:iCs/>
        </w:rPr>
        <w:t>Russell Sage Journal</w:t>
      </w:r>
      <w:r w:rsidR="00FF2ADA" w:rsidRPr="00FF2ADA">
        <w:rPr>
          <w:rFonts w:cs="Times New Roman"/>
        </w:rPr>
        <w:t>, (forthcoming).</w:t>
      </w:r>
    </w:p>
    <w:p w14:paraId="443A7FBA" w14:textId="1B187D6A" w:rsidR="00FF2ADA" w:rsidRPr="00FF2ADA" w:rsidRDefault="00FF2ADA" w:rsidP="00C34112">
      <w:pPr>
        <w:pStyle w:val="Bibliography"/>
        <w:rPr>
          <w:rFonts w:cs="Times New Roman"/>
        </w:rPr>
      </w:pPr>
      <w:r w:rsidRPr="00FF2ADA">
        <w:rPr>
          <w:rFonts w:cs="Times New Roman"/>
        </w:rPr>
        <w:t>Berri, Brett W</w:t>
      </w:r>
      <w:r w:rsidR="00314D85">
        <w:rPr>
          <w:rFonts w:cs="Times New Roman"/>
        </w:rPr>
        <w:t xml:space="preserve"> (</w:t>
      </w:r>
      <w:r w:rsidRPr="00FF2ADA">
        <w:rPr>
          <w:rFonts w:cs="Times New Roman"/>
        </w:rPr>
        <w:t>1989</w:t>
      </w:r>
      <w:r w:rsidR="00314D85">
        <w:rPr>
          <w:rFonts w:cs="Times New Roman"/>
        </w:rPr>
        <w:t>)</w:t>
      </w:r>
      <w:r w:rsidRPr="00FF2ADA">
        <w:rPr>
          <w:rFonts w:cs="Times New Roman"/>
        </w:rPr>
        <w:t xml:space="preserve">. Annexation and Municipal Voting Rights. </w:t>
      </w:r>
      <w:r w:rsidRPr="00FF2ADA">
        <w:rPr>
          <w:rFonts w:cs="Times New Roman"/>
          <w:i/>
          <w:iCs/>
        </w:rPr>
        <w:t>Washington University Journal of Urban and Contemporary Law</w:t>
      </w:r>
      <w:r w:rsidRPr="00FF2ADA">
        <w:rPr>
          <w:rFonts w:cs="Times New Roman"/>
        </w:rPr>
        <w:t xml:space="preserve"> 35(1): 237–48.</w:t>
      </w:r>
    </w:p>
    <w:p w14:paraId="1342DE10" w14:textId="4A1E3104" w:rsidR="00FF2ADA" w:rsidRPr="00FF2ADA" w:rsidRDefault="00FF2ADA" w:rsidP="00C34112">
      <w:pPr>
        <w:pStyle w:val="Bibliography"/>
        <w:rPr>
          <w:rFonts w:cs="Times New Roman"/>
        </w:rPr>
      </w:pPr>
      <w:r w:rsidRPr="00FF2ADA">
        <w:rPr>
          <w:rFonts w:cs="Times New Roman"/>
        </w:rPr>
        <w:t>Bischoff, Kendra</w:t>
      </w:r>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School District Fragmentation and Racial Residential Segregation: How Do Boundaries Matter? </w:t>
      </w:r>
      <w:r w:rsidRPr="00FF2ADA">
        <w:rPr>
          <w:rFonts w:cs="Times New Roman"/>
          <w:i/>
          <w:iCs/>
        </w:rPr>
        <w:t>Urban Affairs Review</w:t>
      </w:r>
      <w:r w:rsidRPr="00FF2ADA">
        <w:rPr>
          <w:rFonts w:cs="Times New Roman"/>
        </w:rPr>
        <w:t xml:space="preserve"> 44(2): 182–217. </w:t>
      </w:r>
    </w:p>
    <w:p w14:paraId="074DB6FA" w14:textId="6A8A8A5B" w:rsidR="00FF2ADA" w:rsidRPr="00FF2ADA" w:rsidRDefault="00FF2ADA" w:rsidP="00C34112">
      <w:pPr>
        <w:pStyle w:val="Bibliography"/>
        <w:rPr>
          <w:rFonts w:cs="Times New Roman"/>
        </w:rPr>
      </w:pPr>
      <w:r w:rsidRPr="00FF2ADA">
        <w:rPr>
          <w:rFonts w:cs="Times New Roman"/>
        </w:rPr>
        <w:t>Blumer, Herbert</w:t>
      </w:r>
      <w:r w:rsidR="00314D85">
        <w:rPr>
          <w:rFonts w:cs="Times New Roman"/>
        </w:rPr>
        <w:t xml:space="preserve"> (</w:t>
      </w:r>
      <w:r w:rsidRPr="00FF2ADA">
        <w:rPr>
          <w:rFonts w:cs="Times New Roman"/>
        </w:rPr>
        <w:t>1958</w:t>
      </w:r>
      <w:r w:rsidR="00314D85">
        <w:rPr>
          <w:rFonts w:cs="Times New Roman"/>
        </w:rPr>
        <w:t>)</w:t>
      </w:r>
      <w:r w:rsidRPr="00FF2ADA">
        <w:rPr>
          <w:rFonts w:cs="Times New Roman"/>
        </w:rPr>
        <w:t xml:space="preserve">. Race Prejudice as a Sense of Group Position. </w:t>
      </w:r>
      <w:r w:rsidRPr="00FF2ADA">
        <w:rPr>
          <w:rFonts w:cs="Times New Roman"/>
          <w:i/>
          <w:iCs/>
        </w:rPr>
        <w:t>The Pacific Sociological Review</w:t>
      </w:r>
      <w:r w:rsidRPr="00FF2ADA">
        <w:rPr>
          <w:rFonts w:cs="Times New Roman"/>
        </w:rPr>
        <w:t xml:space="preserve"> 1(1): 3–7. </w:t>
      </w:r>
    </w:p>
    <w:p w14:paraId="4B7139E9" w14:textId="19774017" w:rsidR="00FF2ADA" w:rsidRPr="00FF2ADA" w:rsidRDefault="00FF2ADA" w:rsidP="00C34112">
      <w:pPr>
        <w:pStyle w:val="Bibliography"/>
        <w:rPr>
          <w:rFonts w:cs="Times New Roman"/>
        </w:rPr>
      </w:pPr>
      <w:r w:rsidRPr="00FF2ADA">
        <w:rPr>
          <w:rFonts w:cs="Times New Roman"/>
        </w:rPr>
        <w:t>Bobo, Lawrence, and Vincent L. Hutchings</w:t>
      </w:r>
      <w:r w:rsidR="00314D85">
        <w:rPr>
          <w:rFonts w:cs="Times New Roman"/>
        </w:rPr>
        <w:t xml:space="preserve"> (</w:t>
      </w:r>
      <w:r w:rsidRPr="00FF2ADA">
        <w:rPr>
          <w:rFonts w:cs="Times New Roman"/>
        </w:rPr>
        <w:t>1996</w:t>
      </w:r>
      <w:r w:rsidR="00314D85">
        <w:rPr>
          <w:rFonts w:cs="Times New Roman"/>
        </w:rPr>
        <w:t>)</w:t>
      </w:r>
      <w:r w:rsidRPr="00FF2ADA">
        <w:rPr>
          <w:rFonts w:cs="Times New Roman"/>
        </w:rPr>
        <w:t xml:space="preserve">. Perceptions of Racial Group Competition: Extending Blumer’s Theory of Group Position to a Multiracial Social Context. </w:t>
      </w:r>
      <w:r w:rsidRPr="00FF2ADA">
        <w:rPr>
          <w:rFonts w:cs="Times New Roman"/>
          <w:i/>
          <w:iCs/>
        </w:rPr>
        <w:t>American Sociological Review</w:t>
      </w:r>
      <w:r w:rsidRPr="00FF2ADA">
        <w:rPr>
          <w:rFonts w:cs="Times New Roman"/>
        </w:rPr>
        <w:t xml:space="preserve"> 61(6): 951–72. </w:t>
      </w:r>
    </w:p>
    <w:p w14:paraId="51C7761C" w14:textId="0EF04C0E" w:rsidR="00FF2ADA" w:rsidRPr="00FF2ADA" w:rsidRDefault="00FF2ADA" w:rsidP="00C34112">
      <w:pPr>
        <w:pStyle w:val="Bibliography"/>
        <w:rPr>
          <w:rFonts w:cs="Times New Roman"/>
        </w:rPr>
      </w:pPr>
      <w:r w:rsidRPr="00FF2ADA">
        <w:rPr>
          <w:rFonts w:cs="Times New Roman"/>
        </w:rPr>
        <w:t>Caetano, Carolina, Brantly Callaway, Stroud Payne, and Hugo Sant’Anna Rodrigues</w:t>
      </w:r>
      <w:r w:rsidR="00314D85">
        <w:rPr>
          <w:rFonts w:cs="Times New Roman"/>
        </w:rPr>
        <w:t xml:space="preserve"> (</w:t>
      </w:r>
      <w:r w:rsidRPr="00FF2ADA">
        <w:rPr>
          <w:rFonts w:cs="Times New Roman"/>
        </w:rPr>
        <w:t>2022</w:t>
      </w:r>
      <w:r w:rsidR="00314D85">
        <w:rPr>
          <w:rFonts w:cs="Times New Roman"/>
        </w:rPr>
        <w:t>)</w:t>
      </w:r>
      <w:r w:rsidRPr="00FF2ADA">
        <w:rPr>
          <w:rFonts w:cs="Times New Roman"/>
        </w:rPr>
        <w:t xml:space="preserve">. Difference in Differences with Time-Varying Covariates. </w:t>
      </w:r>
      <w:r w:rsidRPr="00FF2ADA">
        <w:rPr>
          <w:rFonts w:cs="Times New Roman"/>
          <w:i/>
          <w:iCs/>
        </w:rPr>
        <w:t>ArXiv</w:t>
      </w:r>
      <w:r w:rsidR="00314D85">
        <w:rPr>
          <w:rFonts w:cs="Times New Roman"/>
        </w:rPr>
        <w:t xml:space="preserve">, </w:t>
      </w:r>
      <w:r w:rsidRPr="00FF2ADA">
        <w:rPr>
          <w:rFonts w:cs="Times New Roman"/>
        </w:rPr>
        <w:t>https://doi.org/10.48550/arXiv.2202.02903.</w:t>
      </w:r>
    </w:p>
    <w:p w14:paraId="6C0B0189" w14:textId="4078FDC3" w:rsidR="00FF2ADA" w:rsidRPr="00FF2ADA" w:rsidRDefault="00FF2ADA" w:rsidP="00C34112">
      <w:pPr>
        <w:pStyle w:val="Bibliography"/>
        <w:rPr>
          <w:rFonts w:cs="Times New Roman"/>
        </w:rPr>
      </w:pPr>
      <w:r w:rsidRPr="00FF2ADA">
        <w:rPr>
          <w:rFonts w:cs="Times New Roman"/>
        </w:rPr>
        <w:t>Cain, Bruce E., and Emily R. Zhang</w:t>
      </w:r>
      <w:r w:rsidR="00314D85">
        <w:rPr>
          <w:rFonts w:cs="Times New Roman"/>
        </w:rPr>
        <w:t xml:space="preserve"> (</w:t>
      </w:r>
      <w:r w:rsidRPr="00FF2ADA">
        <w:rPr>
          <w:rFonts w:cs="Times New Roman"/>
        </w:rPr>
        <w:t>2016</w:t>
      </w:r>
      <w:r w:rsidR="00314D85">
        <w:rPr>
          <w:rFonts w:cs="Times New Roman"/>
        </w:rPr>
        <w:t>)</w:t>
      </w:r>
      <w:r w:rsidRPr="00FF2ADA">
        <w:rPr>
          <w:rFonts w:cs="Times New Roman"/>
        </w:rPr>
        <w:t xml:space="preserve">. Blurred Lines: Conjoined Polarization and Voting Rights. </w:t>
      </w:r>
      <w:r w:rsidRPr="00FF2ADA">
        <w:rPr>
          <w:rFonts w:cs="Times New Roman"/>
          <w:i/>
          <w:iCs/>
        </w:rPr>
        <w:t>Ohio State Law Journal</w:t>
      </w:r>
      <w:r w:rsidRPr="00FF2ADA">
        <w:rPr>
          <w:rFonts w:cs="Times New Roman"/>
        </w:rPr>
        <w:t xml:space="preserve"> 77(4): 867–904.</w:t>
      </w:r>
    </w:p>
    <w:p w14:paraId="7D46DE26" w14:textId="29EEA70F" w:rsidR="00FF2ADA" w:rsidRPr="00FF2ADA" w:rsidRDefault="00FF2ADA" w:rsidP="00C34112">
      <w:pPr>
        <w:pStyle w:val="Bibliography"/>
        <w:rPr>
          <w:rFonts w:cs="Times New Roman"/>
        </w:rPr>
      </w:pPr>
      <w:r w:rsidRPr="00FF2ADA">
        <w:rPr>
          <w:rFonts w:cs="Times New Roman"/>
        </w:rPr>
        <w:t>Carmichael, Jason T., and Stephanie L. Kent</w:t>
      </w:r>
      <w:r w:rsidR="00314D85">
        <w:rPr>
          <w:rFonts w:cs="Times New Roman"/>
        </w:rPr>
        <w:t xml:space="preserve"> (</w:t>
      </w:r>
      <w:r w:rsidRPr="00FF2ADA">
        <w:rPr>
          <w:rFonts w:cs="Times New Roman"/>
        </w:rPr>
        <w:t>2014</w:t>
      </w:r>
      <w:r w:rsidR="00314D85">
        <w:rPr>
          <w:rFonts w:cs="Times New Roman"/>
        </w:rPr>
        <w:t>)</w:t>
      </w:r>
      <w:r w:rsidRPr="00FF2ADA">
        <w:rPr>
          <w:rFonts w:cs="Times New Roman"/>
        </w:rPr>
        <w:t xml:space="preserve">. The Persistent Significance of Racial and Economic Inequality on the Size of Municipal Police Forces in the United States, 1980–2010. </w:t>
      </w:r>
      <w:r w:rsidRPr="00FF2ADA">
        <w:rPr>
          <w:rFonts w:cs="Times New Roman"/>
          <w:i/>
          <w:iCs/>
        </w:rPr>
        <w:t>Social Problems</w:t>
      </w:r>
      <w:r w:rsidRPr="00FF2ADA">
        <w:rPr>
          <w:rFonts w:cs="Times New Roman"/>
        </w:rPr>
        <w:t xml:space="preserve"> 61(2): 259–82. </w:t>
      </w:r>
    </w:p>
    <w:p w14:paraId="22C561E6" w14:textId="6AAFECC7" w:rsidR="00FF2ADA" w:rsidRPr="00FF2ADA" w:rsidRDefault="00FF2ADA" w:rsidP="00C34112">
      <w:pPr>
        <w:pStyle w:val="Bibliography"/>
        <w:rPr>
          <w:rFonts w:cs="Times New Roman"/>
        </w:rPr>
      </w:pPr>
      <w:r w:rsidRPr="00FF2ADA">
        <w:rPr>
          <w:rFonts w:cs="Times New Roman"/>
        </w:rPr>
        <w:lastRenderedPageBreak/>
        <w:t xml:space="preserve">Collins, Charles R., Forrest Stuart, and Patrick Janulis. 2021. Policing Gentrification or Policing Displacement? Testing the Relationship between Order Maintenance Policing and Neighbourhood Change in Los Angeles. </w:t>
      </w:r>
      <w:r w:rsidRPr="00FF2ADA">
        <w:rPr>
          <w:rFonts w:cs="Times New Roman"/>
          <w:i/>
          <w:iCs/>
        </w:rPr>
        <w:t>Urban Studies</w:t>
      </w:r>
      <w:r w:rsidR="00314D85">
        <w:rPr>
          <w:rFonts w:cs="Times New Roman"/>
        </w:rPr>
        <w:t xml:space="preserve"> 59(2): 414-433.</w:t>
      </w:r>
    </w:p>
    <w:p w14:paraId="09498568" w14:textId="51D58C5D" w:rsidR="00FF2ADA" w:rsidRPr="00FF2ADA" w:rsidRDefault="00FF2ADA" w:rsidP="00C34112">
      <w:pPr>
        <w:pStyle w:val="Bibliography"/>
        <w:rPr>
          <w:rFonts w:cs="Times New Roman"/>
        </w:rPr>
      </w:pPr>
      <w:r w:rsidRPr="00FF2ADA">
        <w:rPr>
          <w:rFonts w:cs="Times New Roman"/>
        </w:rPr>
        <w:t xml:space="preserve">Cooperstock, Alexandra </w:t>
      </w:r>
      <w:r w:rsidR="00E73B76">
        <w:rPr>
          <w:rFonts w:cs="Times New Roman"/>
        </w:rPr>
        <w:t>(</w:t>
      </w:r>
      <w:r w:rsidRPr="00FF2ADA">
        <w:rPr>
          <w:rFonts w:cs="Times New Roman"/>
        </w:rPr>
        <w:t>2022</w:t>
      </w:r>
      <w:r w:rsidR="00E73B76">
        <w:rPr>
          <w:rFonts w:cs="Times New Roman"/>
        </w:rPr>
        <w:t>)</w:t>
      </w:r>
      <w:r w:rsidRPr="00FF2ADA">
        <w:rPr>
          <w:rFonts w:cs="Times New Roman"/>
        </w:rPr>
        <w:t xml:space="preserve">. The Demographics of School District Secession. </w:t>
      </w:r>
      <w:r w:rsidRPr="00FF2ADA">
        <w:rPr>
          <w:rFonts w:cs="Times New Roman"/>
          <w:i/>
          <w:iCs/>
        </w:rPr>
        <w:t>Social Forces</w:t>
      </w:r>
      <w:r w:rsidRPr="00FF2ADA">
        <w:rPr>
          <w:rFonts w:cs="Times New Roman"/>
        </w:rPr>
        <w:t>, July, soac069. https://doi.org/10.1093/sf/soac069.</w:t>
      </w:r>
    </w:p>
    <w:p w14:paraId="648F99E1" w14:textId="1EB6EEE6" w:rsidR="00FF2ADA" w:rsidRPr="00FF2ADA" w:rsidRDefault="00FF2ADA" w:rsidP="00C34112">
      <w:pPr>
        <w:pStyle w:val="Bibliography"/>
        <w:rPr>
          <w:rFonts w:cs="Times New Roman"/>
        </w:rPr>
      </w:pPr>
      <w:r w:rsidRPr="00FF2ADA">
        <w:rPr>
          <w:rFonts w:cs="Times New Roman"/>
        </w:rPr>
        <w:t>Cox, Adam, and Ryan Goodman</w:t>
      </w:r>
      <w:r w:rsidR="00E73B76">
        <w:rPr>
          <w:rFonts w:cs="Times New Roman"/>
        </w:rPr>
        <w:t xml:space="preserve"> (</w:t>
      </w:r>
      <w:r w:rsidRPr="00FF2ADA">
        <w:rPr>
          <w:rFonts w:cs="Times New Roman"/>
        </w:rPr>
        <w:t>2018</w:t>
      </w:r>
      <w:r w:rsidR="00E73B76">
        <w:rPr>
          <w:rFonts w:cs="Times New Roman"/>
        </w:rPr>
        <w:t>)</w:t>
      </w:r>
      <w:r w:rsidRPr="00FF2ADA">
        <w:rPr>
          <w:rFonts w:cs="Times New Roman"/>
        </w:rPr>
        <w:t xml:space="preserve">. Detention of Migrant Families as ‘Deterrence’: Ethical Flaws and Empirical Doubts. </w:t>
      </w:r>
      <w:r w:rsidRPr="00E73B76">
        <w:rPr>
          <w:rFonts w:cs="Times New Roman"/>
          <w:i/>
          <w:iCs/>
        </w:rPr>
        <w:t>Just Security</w:t>
      </w:r>
      <w:r w:rsidRPr="00FF2ADA">
        <w:rPr>
          <w:rFonts w:cs="Times New Roman"/>
        </w:rPr>
        <w:t xml:space="preserve">. June 22. </w:t>
      </w:r>
      <w:r w:rsidR="00E73B76">
        <w:rPr>
          <w:rFonts w:cs="Times New Roman"/>
        </w:rPr>
        <w:t>&lt;</w:t>
      </w:r>
      <w:r w:rsidRPr="00FF2ADA">
        <w:rPr>
          <w:rFonts w:cs="Times New Roman"/>
        </w:rPr>
        <w:t>https://www.justsecurity.org/58354/detention-migrant-families-deterrence-ethical-flaws-empirical-doubts/</w:t>
      </w:r>
      <w:r w:rsidR="00E73B76">
        <w:rPr>
          <w:rFonts w:cs="Times New Roman"/>
        </w:rPr>
        <w:t xml:space="preserve">&gt; (accessed July 20, 2022). </w:t>
      </w:r>
    </w:p>
    <w:p w14:paraId="740F484B" w14:textId="19330B56" w:rsidR="00FF2ADA" w:rsidRPr="00FF2ADA" w:rsidRDefault="00FF2ADA" w:rsidP="00C34112">
      <w:pPr>
        <w:pStyle w:val="Bibliography"/>
        <w:rPr>
          <w:rFonts w:cs="Times New Roman"/>
        </w:rPr>
      </w:pPr>
      <w:r w:rsidRPr="00FF2ADA">
        <w:rPr>
          <w:rFonts w:cs="Times New Roman"/>
        </w:rPr>
        <w:t>Douds, Kiara Wyndham</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Diversity Contract: Constructing Racial Harmony in a Diverse American Suburb. </w:t>
      </w:r>
      <w:r w:rsidRPr="00FF2ADA">
        <w:rPr>
          <w:rFonts w:cs="Times New Roman"/>
          <w:i/>
          <w:iCs/>
        </w:rPr>
        <w:t>American Journal of Sociology</w:t>
      </w:r>
      <w:r w:rsidRPr="00FF2ADA">
        <w:rPr>
          <w:rFonts w:cs="Times New Roman"/>
        </w:rPr>
        <w:t xml:space="preserve"> 126(6): 1347–88. </w:t>
      </w:r>
    </w:p>
    <w:p w14:paraId="0955533F" w14:textId="255C84EE" w:rsidR="00FF2ADA" w:rsidRPr="00FF2ADA" w:rsidRDefault="00FF2ADA" w:rsidP="00C34112">
      <w:pPr>
        <w:pStyle w:val="Bibliography"/>
        <w:rPr>
          <w:rFonts w:cs="Times New Roman"/>
        </w:rPr>
      </w:pPr>
      <w:r w:rsidRPr="00FF2ADA">
        <w:rPr>
          <w:rFonts w:cs="Times New Roman"/>
        </w:rPr>
        <w:t>Durst, Noah J</w:t>
      </w:r>
      <w:r w:rsidR="00087A49">
        <w:rPr>
          <w:rFonts w:cs="Times New Roman"/>
        </w:rPr>
        <w:t xml:space="preserve"> (</w:t>
      </w:r>
      <w:r w:rsidRPr="00FF2ADA">
        <w:rPr>
          <w:rFonts w:cs="Times New Roman"/>
        </w:rPr>
        <w:t>2014</w:t>
      </w:r>
      <w:r w:rsidR="00087A49">
        <w:rPr>
          <w:rFonts w:cs="Times New Roman"/>
        </w:rPr>
        <w:t>)</w:t>
      </w:r>
      <w:r w:rsidRPr="00FF2ADA">
        <w:rPr>
          <w:rFonts w:cs="Times New Roman"/>
        </w:rPr>
        <w:t xml:space="preserve">. Municipal Annexation and the Selective Underbounding of Colonias in Texas’ Lower Rio Grande Valley. </w:t>
      </w:r>
      <w:r w:rsidRPr="00FF2ADA">
        <w:rPr>
          <w:rFonts w:cs="Times New Roman"/>
          <w:i/>
          <w:iCs/>
        </w:rPr>
        <w:t>Environment and Planning A: Economy and Space</w:t>
      </w:r>
      <w:r w:rsidRPr="00FF2ADA">
        <w:rPr>
          <w:rFonts w:cs="Times New Roman"/>
        </w:rPr>
        <w:t xml:space="preserve"> 46(7): 1699–1715.</w:t>
      </w:r>
    </w:p>
    <w:p w14:paraId="29673DE1" w14:textId="153DC790" w:rsidR="00FF2ADA" w:rsidRPr="00FF2ADA" w:rsidRDefault="00087A49" w:rsidP="00C34112">
      <w:pPr>
        <w:pStyle w:val="Bibliography"/>
        <w:rPr>
          <w:rFonts w:cs="Times New Roman"/>
        </w:rPr>
      </w:pPr>
      <w:r>
        <w:rPr>
          <w:rFonts w:cs="Times New Roman"/>
        </w:rPr>
        <w:t>Durst, Noah J</w:t>
      </w:r>
      <w:r w:rsidR="00FF2ADA" w:rsidRPr="00FF2ADA">
        <w:rPr>
          <w:rFonts w:cs="Times New Roman"/>
        </w:rPr>
        <w:t xml:space="preserve"> </w:t>
      </w:r>
      <w:r>
        <w:rPr>
          <w:rFonts w:cs="Times New Roman"/>
        </w:rPr>
        <w:t>(</w:t>
      </w:r>
      <w:r w:rsidR="00FF2ADA" w:rsidRPr="00FF2ADA">
        <w:rPr>
          <w:rFonts w:cs="Times New Roman"/>
        </w:rPr>
        <w:t>2018</w:t>
      </w:r>
      <w:r>
        <w:rPr>
          <w:rFonts w:cs="Times New Roman"/>
        </w:rPr>
        <w:t>)</w:t>
      </w:r>
      <w:r w:rsidR="00FF2ADA" w:rsidRPr="00FF2ADA">
        <w:rPr>
          <w:rFonts w:cs="Times New Roman"/>
        </w:rPr>
        <w:t xml:space="preserve">. Racial Gerrymandering of Municipal Borders: Direct Democracy, Participatory Democracy, and Voting Rights in the United States. </w:t>
      </w:r>
      <w:r w:rsidR="00FF2ADA" w:rsidRPr="00FF2ADA">
        <w:rPr>
          <w:rFonts w:cs="Times New Roman"/>
          <w:i/>
          <w:iCs/>
        </w:rPr>
        <w:t>Annals of the American Association of Geographers</w:t>
      </w:r>
      <w:r w:rsidR="00FF2ADA" w:rsidRPr="00FF2ADA">
        <w:rPr>
          <w:rFonts w:cs="Times New Roman"/>
        </w:rPr>
        <w:t xml:space="preserve"> 108(4): 938–54. </w:t>
      </w:r>
    </w:p>
    <w:p w14:paraId="78BD97BC" w14:textId="67D39BB0" w:rsidR="00FF2ADA" w:rsidRPr="00FF2ADA" w:rsidRDefault="00087A49" w:rsidP="00C34112">
      <w:pPr>
        <w:pStyle w:val="Bibliography"/>
        <w:rPr>
          <w:rFonts w:cs="Times New Roman"/>
        </w:rPr>
      </w:pPr>
      <w:r>
        <w:rPr>
          <w:rFonts w:cs="Times New Roman"/>
        </w:rPr>
        <w:t>Durst, Noah J</w:t>
      </w:r>
      <w:r w:rsidRPr="00FF2ADA">
        <w:rPr>
          <w:rFonts w:cs="Times New Roman"/>
        </w:rPr>
        <w:t xml:space="preserve"> </w:t>
      </w:r>
      <w:r>
        <w:rPr>
          <w:rFonts w:cs="Times New Roman"/>
        </w:rPr>
        <w:t>(</w:t>
      </w:r>
      <w:r w:rsidR="00FF2ADA" w:rsidRPr="00FF2ADA">
        <w:rPr>
          <w:rFonts w:cs="Times New Roman"/>
        </w:rPr>
        <w:t>2019</w:t>
      </w:r>
      <w:r>
        <w:rPr>
          <w:rFonts w:cs="Times New Roman"/>
        </w:rPr>
        <w:t>)</w:t>
      </w:r>
      <w:r w:rsidR="00FF2ADA" w:rsidRPr="00FF2ADA">
        <w:rPr>
          <w:rFonts w:cs="Times New Roman"/>
        </w:rPr>
        <w:t xml:space="preserve">. Race and Municipal Annexation After the Voting Rights Act. </w:t>
      </w:r>
      <w:r w:rsidR="00FF2ADA" w:rsidRPr="00FF2ADA">
        <w:rPr>
          <w:rFonts w:cs="Times New Roman"/>
          <w:i/>
          <w:iCs/>
        </w:rPr>
        <w:t>Journal of the American Planning Association</w:t>
      </w:r>
      <w:r w:rsidR="00FF2ADA" w:rsidRPr="00FF2ADA">
        <w:rPr>
          <w:rFonts w:cs="Times New Roman"/>
        </w:rPr>
        <w:t xml:space="preserve"> 85(1): 49–59. </w:t>
      </w:r>
    </w:p>
    <w:p w14:paraId="1C72ED94" w14:textId="5215DE26" w:rsidR="00FF2ADA" w:rsidRPr="00FF2ADA" w:rsidRDefault="00FF2ADA" w:rsidP="00C34112">
      <w:pPr>
        <w:pStyle w:val="Bibliography"/>
        <w:rPr>
          <w:rFonts w:cs="Times New Roman"/>
        </w:rPr>
      </w:pPr>
      <w:r w:rsidRPr="00FF2ADA">
        <w:rPr>
          <w:rFonts w:cs="Times New Roman"/>
        </w:rPr>
        <w:t>Durst, Noah J., Meng Cai, Jada Tillison-Love, Huiqing Huang, and Wisdom Henry</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Gerrymandering of Cities and the Politics of Racial Exclusion: Evidence from a Spatial Typology of Municipal Boundary Changes. </w:t>
      </w:r>
      <w:r w:rsidRPr="00FF2ADA">
        <w:rPr>
          <w:rFonts w:cs="Times New Roman"/>
          <w:i/>
          <w:iCs/>
        </w:rPr>
        <w:t>Journal of Urban Affairs</w:t>
      </w:r>
      <w:r w:rsidRPr="00FF2ADA">
        <w:rPr>
          <w:rFonts w:cs="Times New Roman"/>
        </w:rPr>
        <w:t xml:space="preserve"> 1–22. </w:t>
      </w:r>
    </w:p>
    <w:p w14:paraId="0010F7FF" w14:textId="7BBA3601" w:rsidR="00FF2ADA" w:rsidRPr="00FF2ADA" w:rsidRDefault="00FF2ADA" w:rsidP="00C34112">
      <w:pPr>
        <w:pStyle w:val="Bibliography"/>
        <w:rPr>
          <w:rFonts w:cs="Times New Roman"/>
        </w:rPr>
      </w:pPr>
      <w:r w:rsidRPr="00FF2ADA">
        <w:rPr>
          <w:rFonts w:cs="Times New Roman"/>
        </w:rPr>
        <w:t>Edwards, Mary M</w:t>
      </w:r>
      <w:r w:rsidR="00087A49">
        <w:rPr>
          <w:rFonts w:cs="Times New Roman"/>
        </w:rPr>
        <w:t xml:space="preserve"> (</w:t>
      </w:r>
      <w:r w:rsidRPr="00FF2ADA">
        <w:rPr>
          <w:rFonts w:cs="Times New Roman"/>
        </w:rPr>
        <w:t>2008</w:t>
      </w:r>
      <w:r w:rsidR="00087A49">
        <w:rPr>
          <w:rFonts w:cs="Times New Roman"/>
        </w:rPr>
        <w:t>)</w:t>
      </w:r>
      <w:r w:rsidRPr="00FF2ADA">
        <w:rPr>
          <w:rFonts w:cs="Times New Roman"/>
        </w:rPr>
        <w:t xml:space="preserve">. Understanding the Complexities of Annexation. </w:t>
      </w:r>
      <w:r w:rsidRPr="00FF2ADA">
        <w:rPr>
          <w:rFonts w:cs="Times New Roman"/>
          <w:i/>
          <w:iCs/>
        </w:rPr>
        <w:t>Journal of Planning Literature</w:t>
      </w:r>
      <w:r w:rsidRPr="00FF2ADA">
        <w:rPr>
          <w:rFonts w:cs="Times New Roman"/>
        </w:rPr>
        <w:t xml:space="preserve"> 23(2): 119–35. </w:t>
      </w:r>
    </w:p>
    <w:p w14:paraId="2606B214" w14:textId="0571CBE0" w:rsidR="00FF2ADA" w:rsidRPr="00FF2ADA" w:rsidRDefault="00FF2ADA" w:rsidP="00C34112">
      <w:pPr>
        <w:pStyle w:val="Bibliography"/>
        <w:rPr>
          <w:rFonts w:cs="Times New Roman"/>
        </w:rPr>
      </w:pPr>
      <w:r w:rsidRPr="00FF2ADA">
        <w:rPr>
          <w:rFonts w:cs="Times New Roman"/>
        </w:rPr>
        <w:t>Faber, Jacob W</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We Built This: Consequences of New Deal Era Intervention in America’s Racial Geography. </w:t>
      </w:r>
      <w:r w:rsidRPr="00FF2ADA">
        <w:rPr>
          <w:rFonts w:cs="Times New Roman"/>
          <w:i/>
          <w:iCs/>
        </w:rPr>
        <w:t>American Sociological Review</w:t>
      </w:r>
      <w:r w:rsidRPr="00FF2ADA">
        <w:rPr>
          <w:rFonts w:cs="Times New Roman"/>
        </w:rPr>
        <w:t xml:space="preserve"> 85(5): 739–75. </w:t>
      </w:r>
    </w:p>
    <w:p w14:paraId="69EA64D5" w14:textId="654AFB9B" w:rsidR="00FF2ADA" w:rsidRPr="00FF2ADA" w:rsidRDefault="00FF2ADA" w:rsidP="00C34112">
      <w:pPr>
        <w:pStyle w:val="Bibliography"/>
        <w:rPr>
          <w:rFonts w:cs="Times New Roman"/>
        </w:rPr>
      </w:pPr>
      <w:r w:rsidRPr="00FF2ADA">
        <w:rPr>
          <w:rFonts w:cs="Times New Roman"/>
        </w:rPr>
        <w:t>Feder, Catalina, and Michael G. Miller</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Voter Purges After </w:t>
      </w:r>
      <w:r w:rsidR="00EA0AA4">
        <w:rPr>
          <w:rFonts w:cs="Times New Roman"/>
        </w:rPr>
        <w:t>Shelby County</w:t>
      </w:r>
      <w:r w:rsidRPr="00FF2ADA">
        <w:rPr>
          <w:rFonts w:cs="Times New Roman"/>
        </w:rPr>
        <w:t xml:space="preserve">: Part of Special Symposium on Election Sciences. </w:t>
      </w:r>
      <w:r w:rsidRPr="00FF2ADA">
        <w:rPr>
          <w:rFonts w:cs="Times New Roman"/>
          <w:i/>
          <w:iCs/>
        </w:rPr>
        <w:t>American Politics Research</w:t>
      </w:r>
      <w:r w:rsidRPr="00FF2ADA">
        <w:rPr>
          <w:rFonts w:cs="Times New Roman"/>
        </w:rPr>
        <w:t xml:space="preserve"> 48(6): 687–92. </w:t>
      </w:r>
    </w:p>
    <w:p w14:paraId="602B365D" w14:textId="68744452" w:rsidR="00FF2ADA" w:rsidRPr="00FF2ADA" w:rsidRDefault="00FF2ADA" w:rsidP="00C34112">
      <w:pPr>
        <w:pStyle w:val="Bibliography"/>
        <w:rPr>
          <w:rFonts w:cs="Times New Roman"/>
        </w:rPr>
      </w:pPr>
      <w:r w:rsidRPr="00FF2ADA">
        <w:rPr>
          <w:rFonts w:cs="Times New Roman"/>
        </w:rPr>
        <w:t xml:space="preserve">Fox, Cybelle, and Thomas A. Guglielmo </w:t>
      </w:r>
      <w:r w:rsidR="00087A49">
        <w:rPr>
          <w:rFonts w:cs="Times New Roman"/>
        </w:rPr>
        <w:t>(</w:t>
      </w:r>
      <w:r w:rsidRPr="00FF2ADA">
        <w:rPr>
          <w:rFonts w:cs="Times New Roman"/>
        </w:rPr>
        <w:t>2012</w:t>
      </w:r>
      <w:r w:rsidR="00087A49">
        <w:rPr>
          <w:rFonts w:cs="Times New Roman"/>
        </w:rPr>
        <w:t>)</w:t>
      </w:r>
      <w:r w:rsidRPr="00FF2ADA">
        <w:rPr>
          <w:rFonts w:cs="Times New Roman"/>
        </w:rPr>
        <w:t xml:space="preserve">. Defining America’s Racial Boundaries: Blacks, Mexicans, and European Immigrants, 1890–1945. </w:t>
      </w:r>
      <w:r w:rsidRPr="00FF2ADA">
        <w:rPr>
          <w:rFonts w:cs="Times New Roman"/>
          <w:i/>
          <w:iCs/>
        </w:rPr>
        <w:t>American Journal of Sociology</w:t>
      </w:r>
      <w:r w:rsidRPr="00FF2ADA">
        <w:rPr>
          <w:rFonts w:cs="Times New Roman"/>
        </w:rPr>
        <w:t xml:space="preserve"> 118(2): 327–79. </w:t>
      </w:r>
    </w:p>
    <w:p w14:paraId="74D178B4" w14:textId="527AEAD0" w:rsidR="00FF2ADA" w:rsidRDefault="00FF2ADA" w:rsidP="00C34112">
      <w:pPr>
        <w:pStyle w:val="Bibliography"/>
        <w:rPr>
          <w:rFonts w:cs="Times New Roman"/>
        </w:rPr>
      </w:pPr>
      <w:r w:rsidRPr="00FF2ADA">
        <w:rPr>
          <w:rFonts w:cs="Times New Roman"/>
        </w:rPr>
        <w:t>Gelman, Andrew, and Jennifer Hill</w:t>
      </w:r>
      <w:r w:rsidR="00087A49">
        <w:rPr>
          <w:rFonts w:cs="Times New Roman"/>
        </w:rPr>
        <w:t xml:space="preserve"> (</w:t>
      </w:r>
      <w:r w:rsidRPr="00FF2ADA">
        <w:rPr>
          <w:rFonts w:cs="Times New Roman"/>
        </w:rPr>
        <w:t>2007</w:t>
      </w:r>
      <w:r w:rsidR="00087A49">
        <w:rPr>
          <w:rFonts w:cs="Times New Roman"/>
        </w:rPr>
        <w:t>)</w:t>
      </w:r>
      <w:r w:rsidRPr="00FF2ADA">
        <w:rPr>
          <w:rFonts w:cs="Times New Roman"/>
        </w:rPr>
        <w:t xml:space="preserve">. </w:t>
      </w:r>
      <w:r w:rsidRPr="00FF2ADA">
        <w:rPr>
          <w:rFonts w:cs="Times New Roman"/>
          <w:i/>
          <w:iCs/>
        </w:rPr>
        <w:t>Data Analysis Using Regression and Multilevel/Hierarchical Models</w:t>
      </w:r>
      <w:r w:rsidRPr="00FF2ADA">
        <w:rPr>
          <w:rFonts w:cs="Times New Roman"/>
        </w:rPr>
        <w:t>. Analytical Methods for Social Research. Cambridge, MA: Cambridge University Press.</w:t>
      </w:r>
    </w:p>
    <w:p w14:paraId="508F2167" w14:textId="5E8DA1E3" w:rsidR="00D2598A" w:rsidRPr="00D2598A" w:rsidRDefault="00D2598A" w:rsidP="00985C89">
      <w:pPr>
        <w:ind w:left="720" w:hanging="720"/>
      </w:pPr>
      <w:r>
        <w:t>Gomillion</w:t>
      </w:r>
      <w:r w:rsidR="00354927">
        <w:t xml:space="preserve"> v. Lightfoot (1960).</w:t>
      </w:r>
      <w:r>
        <w:t xml:space="preserve"> </w:t>
      </w:r>
      <w:r w:rsidR="00354927">
        <w:t>&lt;</w:t>
      </w:r>
      <w:r w:rsidRPr="00D2598A">
        <w:t>https://www.oyez.org/cases/1960/32</w:t>
      </w:r>
      <w:r w:rsidR="00354927">
        <w:t>&gt; (accessed January 3, 2023).</w:t>
      </w:r>
    </w:p>
    <w:p w14:paraId="23109950" w14:textId="4DC62636" w:rsidR="00FF2ADA" w:rsidRPr="00FF2ADA" w:rsidRDefault="00FF2ADA" w:rsidP="00C34112">
      <w:pPr>
        <w:pStyle w:val="Bibliography"/>
        <w:rPr>
          <w:rFonts w:cs="Times New Roman"/>
        </w:rPr>
      </w:pPr>
      <w:r w:rsidRPr="00FF2ADA">
        <w:rPr>
          <w:rFonts w:cs="Times New Roman"/>
        </w:rPr>
        <w:t>Hall, Matthew</w:t>
      </w:r>
      <w:r w:rsidR="00087A49">
        <w:rPr>
          <w:rFonts w:cs="Times New Roman"/>
        </w:rPr>
        <w:t xml:space="preserve"> (</w:t>
      </w:r>
      <w:r w:rsidRPr="00FF2ADA">
        <w:rPr>
          <w:rFonts w:cs="Times New Roman"/>
        </w:rPr>
        <w:t>2013</w:t>
      </w:r>
      <w:r w:rsidR="00087A49">
        <w:rPr>
          <w:rFonts w:cs="Times New Roman"/>
        </w:rPr>
        <w:t>)</w:t>
      </w:r>
      <w:r w:rsidRPr="00FF2ADA">
        <w:rPr>
          <w:rFonts w:cs="Times New Roman"/>
        </w:rPr>
        <w:t xml:space="preserve">. Residential Integration on the New Frontier: Immigrant Segregation in Established and New Destinations. </w:t>
      </w:r>
      <w:r w:rsidRPr="00FF2ADA">
        <w:rPr>
          <w:rFonts w:cs="Times New Roman"/>
          <w:i/>
          <w:iCs/>
        </w:rPr>
        <w:t>Demography</w:t>
      </w:r>
      <w:r w:rsidRPr="00FF2ADA">
        <w:rPr>
          <w:rFonts w:cs="Times New Roman"/>
        </w:rPr>
        <w:t xml:space="preserve"> 50(5): 1873–96. </w:t>
      </w:r>
    </w:p>
    <w:p w14:paraId="4ED658B8" w14:textId="7692DB5A" w:rsidR="00FF2ADA" w:rsidRPr="00FF2ADA" w:rsidRDefault="00FF2ADA" w:rsidP="00C34112">
      <w:pPr>
        <w:pStyle w:val="Bibliography"/>
        <w:rPr>
          <w:rFonts w:cs="Times New Roman"/>
        </w:rPr>
      </w:pPr>
      <w:r w:rsidRPr="00FF2ADA">
        <w:rPr>
          <w:rFonts w:cs="Times New Roman"/>
        </w:rPr>
        <w:t>Hall, Matthew, and Barrett Lee</w:t>
      </w:r>
      <w:r w:rsidR="00087A49">
        <w:rPr>
          <w:rFonts w:cs="Times New Roman"/>
        </w:rPr>
        <w:t xml:space="preserve"> (</w:t>
      </w:r>
      <w:r w:rsidRPr="00FF2ADA">
        <w:rPr>
          <w:rFonts w:cs="Times New Roman"/>
        </w:rPr>
        <w:t>2010</w:t>
      </w:r>
      <w:r w:rsidR="00087A49">
        <w:rPr>
          <w:rFonts w:cs="Times New Roman"/>
        </w:rPr>
        <w:t>)</w:t>
      </w:r>
      <w:r w:rsidRPr="00FF2ADA">
        <w:rPr>
          <w:rFonts w:cs="Times New Roman"/>
        </w:rPr>
        <w:t xml:space="preserve">. How Diverse Are US Suburbs? </w:t>
      </w:r>
      <w:r w:rsidRPr="00FF2ADA">
        <w:rPr>
          <w:rFonts w:cs="Times New Roman"/>
          <w:i/>
          <w:iCs/>
        </w:rPr>
        <w:t>Urban Studies</w:t>
      </w:r>
      <w:r w:rsidRPr="00FF2ADA">
        <w:rPr>
          <w:rFonts w:cs="Times New Roman"/>
        </w:rPr>
        <w:t xml:space="preserve"> 47(1): 3–28. </w:t>
      </w:r>
    </w:p>
    <w:p w14:paraId="10166FB3" w14:textId="7F8F5E35" w:rsidR="00FF2ADA" w:rsidRPr="00FF2ADA" w:rsidRDefault="00FF2ADA" w:rsidP="00C34112">
      <w:pPr>
        <w:pStyle w:val="Bibliography"/>
        <w:rPr>
          <w:rFonts w:cs="Times New Roman"/>
        </w:rPr>
      </w:pPr>
      <w:r w:rsidRPr="00FF2ADA">
        <w:rPr>
          <w:rFonts w:cs="Times New Roman"/>
        </w:rPr>
        <w:t>Hardy, Lydia</w:t>
      </w:r>
      <w:r w:rsidR="00087A49">
        <w:rPr>
          <w:rFonts w:cs="Times New Roman"/>
        </w:rPr>
        <w:t xml:space="preserve"> (</w:t>
      </w:r>
      <w:r w:rsidRPr="00FF2ADA">
        <w:rPr>
          <w:rFonts w:cs="Times New Roman"/>
        </w:rPr>
        <w:t>2020</w:t>
      </w:r>
      <w:r w:rsidR="00087A49">
        <w:rPr>
          <w:rFonts w:cs="Times New Roman"/>
        </w:rPr>
        <w:t>)</w:t>
      </w:r>
      <w:r w:rsidRPr="00FF2ADA">
        <w:rPr>
          <w:rFonts w:cs="Times New Roman"/>
        </w:rPr>
        <w:t>. Voter Suppression Post-</w:t>
      </w:r>
      <w:r w:rsidR="00EA0AA4">
        <w:rPr>
          <w:rFonts w:cs="Times New Roman"/>
        </w:rPr>
        <w:t>Shelby County</w:t>
      </w:r>
      <w:r w:rsidRPr="00FF2ADA">
        <w:rPr>
          <w:rFonts w:cs="Times New Roman"/>
        </w:rPr>
        <w:t xml:space="preserve">: Impacts and Issues of Voter Purge and Voter ID Laws. </w:t>
      </w:r>
      <w:r w:rsidRPr="00FF2ADA">
        <w:rPr>
          <w:rFonts w:cs="Times New Roman"/>
          <w:i/>
          <w:iCs/>
        </w:rPr>
        <w:t>Mercer Law Review</w:t>
      </w:r>
      <w:r w:rsidRPr="00FF2ADA">
        <w:rPr>
          <w:rFonts w:cs="Times New Roman"/>
        </w:rPr>
        <w:t xml:space="preserve"> 71(3): 857–78.</w:t>
      </w:r>
    </w:p>
    <w:p w14:paraId="47C7EC3C" w14:textId="55FA0E9C" w:rsidR="00FF2ADA" w:rsidRPr="00FF2ADA" w:rsidRDefault="00FF2ADA" w:rsidP="00C34112">
      <w:pPr>
        <w:pStyle w:val="Bibliography"/>
        <w:rPr>
          <w:rFonts w:cs="Times New Roman"/>
        </w:rPr>
      </w:pPr>
      <w:r w:rsidRPr="00FF2ADA">
        <w:rPr>
          <w:rFonts w:cs="Times New Roman"/>
        </w:rPr>
        <w:t>Harris, Alexes</w:t>
      </w:r>
      <w:r w:rsidR="00087A49">
        <w:rPr>
          <w:rFonts w:cs="Times New Roman"/>
        </w:rPr>
        <w:t xml:space="preserve"> (</w:t>
      </w:r>
      <w:r w:rsidRPr="00FF2ADA">
        <w:rPr>
          <w:rFonts w:cs="Times New Roman"/>
        </w:rPr>
        <w:t>2016</w:t>
      </w:r>
      <w:r w:rsidR="00087A49">
        <w:rPr>
          <w:rFonts w:cs="Times New Roman"/>
        </w:rPr>
        <w:t>)</w:t>
      </w:r>
      <w:r w:rsidRPr="00FF2ADA">
        <w:rPr>
          <w:rFonts w:cs="Times New Roman"/>
        </w:rPr>
        <w:t xml:space="preserve">. </w:t>
      </w:r>
      <w:r w:rsidRPr="00FF2ADA">
        <w:rPr>
          <w:rFonts w:cs="Times New Roman"/>
          <w:i/>
          <w:iCs/>
        </w:rPr>
        <w:t>A Pound of Flesh: Monetary Sanctions as Punishment for the Poor</w:t>
      </w:r>
      <w:r w:rsidRPr="00FF2ADA">
        <w:rPr>
          <w:rFonts w:cs="Times New Roman"/>
        </w:rPr>
        <w:t>. American Sociological Association’s Rose Series in Sociology. New York, NY: Russell Sage Foundation.</w:t>
      </w:r>
    </w:p>
    <w:p w14:paraId="5BBE9B34" w14:textId="7F4C6536" w:rsidR="00FF2ADA" w:rsidRPr="00FF2ADA" w:rsidRDefault="00FF2ADA" w:rsidP="00C34112">
      <w:pPr>
        <w:pStyle w:val="Bibliography"/>
        <w:rPr>
          <w:rFonts w:cs="Times New Roman"/>
        </w:rPr>
      </w:pPr>
      <w:r w:rsidRPr="00FF2ADA">
        <w:rPr>
          <w:rFonts w:cs="Times New Roman"/>
        </w:rPr>
        <w:lastRenderedPageBreak/>
        <w:t xml:space="preserve">Herron, Michael C., and Daniel A. Smith </w:t>
      </w:r>
      <w:r w:rsidR="00087A49">
        <w:rPr>
          <w:rFonts w:cs="Times New Roman"/>
        </w:rPr>
        <w:t>(</w:t>
      </w:r>
      <w:r w:rsidRPr="00FF2ADA">
        <w:rPr>
          <w:rFonts w:cs="Times New Roman"/>
        </w:rPr>
        <w:t>2015</w:t>
      </w:r>
      <w:r w:rsidR="00087A49">
        <w:rPr>
          <w:rFonts w:cs="Times New Roman"/>
        </w:rPr>
        <w:t>)</w:t>
      </w:r>
      <w:r w:rsidRPr="00FF2ADA">
        <w:rPr>
          <w:rFonts w:cs="Times New Roman"/>
        </w:rPr>
        <w:t xml:space="preserve">. Race, </w:t>
      </w:r>
      <w:r w:rsidR="00EA0AA4">
        <w:rPr>
          <w:rFonts w:cs="Times New Roman"/>
        </w:rPr>
        <w:t>Shelby County</w:t>
      </w:r>
      <w:r w:rsidRPr="00FF2ADA">
        <w:rPr>
          <w:rFonts w:cs="Times New Roman"/>
        </w:rPr>
        <w:t xml:space="preserve">, and the Voter Information Verification Act in North Carolina. </w:t>
      </w:r>
      <w:r w:rsidRPr="00FF2ADA">
        <w:rPr>
          <w:rFonts w:cs="Times New Roman"/>
          <w:i/>
          <w:iCs/>
        </w:rPr>
        <w:t>Florida State University Law Review</w:t>
      </w:r>
      <w:r w:rsidRPr="00FF2ADA">
        <w:rPr>
          <w:rFonts w:cs="Times New Roman"/>
        </w:rPr>
        <w:t xml:space="preserve"> 43(2): 465–506.</w:t>
      </w:r>
    </w:p>
    <w:p w14:paraId="3A54F8D3" w14:textId="48C4FF91" w:rsidR="00FF2ADA" w:rsidRPr="00FF2ADA" w:rsidRDefault="00FF2ADA" w:rsidP="00C34112">
      <w:pPr>
        <w:pStyle w:val="Bibliography"/>
        <w:rPr>
          <w:rFonts w:cs="Times New Roman"/>
        </w:rPr>
      </w:pPr>
      <w:r w:rsidRPr="00FF2ADA">
        <w:rPr>
          <w:rFonts w:cs="Times New Roman"/>
        </w:rPr>
        <w:t>Hirsh, C. Elizabeth</w:t>
      </w:r>
      <w:r w:rsidR="001C79EC">
        <w:rPr>
          <w:rFonts w:cs="Times New Roman"/>
        </w:rPr>
        <w:t xml:space="preserve"> (</w:t>
      </w:r>
      <w:r w:rsidRPr="00FF2ADA">
        <w:rPr>
          <w:rFonts w:cs="Times New Roman"/>
        </w:rPr>
        <w:t>2009</w:t>
      </w:r>
      <w:r w:rsidR="001C79EC">
        <w:rPr>
          <w:rFonts w:cs="Times New Roman"/>
        </w:rPr>
        <w:t>)</w:t>
      </w:r>
      <w:r w:rsidRPr="00FF2ADA">
        <w:rPr>
          <w:rFonts w:cs="Times New Roman"/>
        </w:rPr>
        <w:t xml:space="preserve">. The Strength of Weak Enforcement: The Impact of Discrimination Charges, Legal Environments, and Organizational Conditions on Workplace Segregation. </w:t>
      </w:r>
      <w:r w:rsidRPr="00FF2ADA">
        <w:rPr>
          <w:rFonts w:cs="Times New Roman"/>
          <w:i/>
          <w:iCs/>
        </w:rPr>
        <w:t>American Sociological Review</w:t>
      </w:r>
      <w:r w:rsidRPr="00FF2ADA">
        <w:rPr>
          <w:rFonts w:cs="Times New Roman"/>
        </w:rPr>
        <w:t xml:space="preserve"> 74(2): 245–71. </w:t>
      </w:r>
    </w:p>
    <w:p w14:paraId="68DA95CF" w14:textId="0A22986C" w:rsidR="00FF2ADA" w:rsidRPr="00FF2ADA" w:rsidRDefault="00FF2ADA" w:rsidP="00C34112">
      <w:pPr>
        <w:pStyle w:val="Bibliography"/>
        <w:rPr>
          <w:rFonts w:cs="Times New Roman"/>
        </w:rPr>
      </w:pPr>
      <w:r w:rsidRPr="00FF2ADA">
        <w:rPr>
          <w:rFonts w:cs="Times New Roman"/>
        </w:rPr>
        <w:t>Hwang, Jackelyn, and Tyler W. McDaniel</w:t>
      </w:r>
      <w:r w:rsidR="001C79EC">
        <w:rPr>
          <w:rFonts w:cs="Times New Roman"/>
        </w:rPr>
        <w:t xml:space="preserve"> (</w:t>
      </w:r>
      <w:r w:rsidRPr="00FF2ADA">
        <w:rPr>
          <w:rFonts w:cs="Times New Roman"/>
        </w:rPr>
        <w:t>2022</w:t>
      </w:r>
      <w:r w:rsidR="001C79EC">
        <w:rPr>
          <w:rFonts w:cs="Times New Roman"/>
        </w:rPr>
        <w:t>)</w:t>
      </w:r>
      <w:r w:rsidRPr="00FF2ADA">
        <w:rPr>
          <w:rFonts w:cs="Times New Roman"/>
        </w:rPr>
        <w:t xml:space="preserve">. Racialized Reshuffling: Urban Change and the Persistence of Segregation in the Twenty-First Century. </w:t>
      </w:r>
      <w:r w:rsidRPr="00FF2ADA">
        <w:rPr>
          <w:rFonts w:cs="Times New Roman"/>
          <w:i/>
          <w:iCs/>
        </w:rPr>
        <w:t>Annual Review of Sociology</w:t>
      </w:r>
      <w:r w:rsidRPr="00FF2ADA">
        <w:rPr>
          <w:rFonts w:cs="Times New Roman"/>
        </w:rPr>
        <w:t xml:space="preserve"> 48(1): 8.1-8.23. </w:t>
      </w:r>
    </w:p>
    <w:p w14:paraId="24B21A44" w14:textId="478A8F0A" w:rsidR="00FF2ADA" w:rsidRPr="00FF2ADA" w:rsidRDefault="00FF2ADA" w:rsidP="00C34112">
      <w:pPr>
        <w:pStyle w:val="Bibliography"/>
        <w:rPr>
          <w:rFonts w:cs="Times New Roman"/>
        </w:rPr>
      </w:pPr>
      <w:r w:rsidRPr="00FF2ADA">
        <w:rPr>
          <w:rFonts w:cs="Times New Roman"/>
        </w:rPr>
        <w:t>Issacharoff, Samuel</w:t>
      </w:r>
      <w:r w:rsidR="001C79EC">
        <w:rPr>
          <w:rFonts w:cs="Times New Roman"/>
        </w:rPr>
        <w:t xml:space="preserve"> (</w:t>
      </w:r>
      <w:r w:rsidRPr="00FF2ADA">
        <w:rPr>
          <w:rFonts w:cs="Times New Roman"/>
        </w:rPr>
        <w:t>2013</w:t>
      </w:r>
      <w:r w:rsidR="001C79EC">
        <w:rPr>
          <w:rFonts w:cs="Times New Roman"/>
        </w:rPr>
        <w:t>)</w:t>
      </w:r>
      <w:r w:rsidRPr="00FF2ADA">
        <w:rPr>
          <w:rFonts w:cs="Times New Roman"/>
        </w:rPr>
        <w:t xml:space="preserve">. Beyond the Discrimination Model on Voting. </w:t>
      </w:r>
      <w:r w:rsidRPr="00FF2ADA">
        <w:rPr>
          <w:rFonts w:cs="Times New Roman"/>
          <w:i/>
          <w:iCs/>
        </w:rPr>
        <w:t>Harvard Law Review</w:t>
      </w:r>
      <w:r w:rsidRPr="00FF2ADA">
        <w:rPr>
          <w:rFonts w:cs="Times New Roman"/>
        </w:rPr>
        <w:t xml:space="preserve"> 127(1): 95–126.</w:t>
      </w:r>
    </w:p>
    <w:p w14:paraId="5FA6640A" w14:textId="5772EC7D" w:rsidR="00FF2ADA" w:rsidRPr="00FF2ADA" w:rsidRDefault="00FF2ADA" w:rsidP="00C34112">
      <w:pPr>
        <w:pStyle w:val="Bibliography"/>
        <w:rPr>
          <w:rFonts w:cs="Times New Roman"/>
        </w:rPr>
      </w:pPr>
      <w:r w:rsidRPr="00FF2ADA">
        <w:rPr>
          <w:rFonts w:cs="Times New Roman"/>
        </w:rPr>
        <w:t>Jensen, Eric, Nicolas Jones, Megan Rabe, Beverly Pratt, Laura Medina, Kimberly Orozco, and Lindsay Spell</w:t>
      </w:r>
      <w:r w:rsidR="001C79EC">
        <w:rPr>
          <w:rFonts w:cs="Times New Roman"/>
        </w:rPr>
        <w:t xml:space="preserve"> (</w:t>
      </w:r>
      <w:r w:rsidRPr="00FF2ADA">
        <w:rPr>
          <w:rFonts w:cs="Times New Roman"/>
        </w:rPr>
        <w:t>2021</w:t>
      </w:r>
      <w:r w:rsidR="001C79EC">
        <w:rPr>
          <w:rFonts w:cs="Times New Roman"/>
        </w:rPr>
        <w:t>)</w:t>
      </w:r>
      <w:r w:rsidRPr="00FF2ADA">
        <w:rPr>
          <w:rFonts w:cs="Times New Roman"/>
        </w:rPr>
        <w:t xml:space="preserve">. The Chance That Two People Chosen at Random Are of Different Race or Ethnicity Groups Has Increased Since 2010. U.S. Census Bureau. August 12. </w:t>
      </w:r>
      <w:r w:rsidR="001C79EC">
        <w:rPr>
          <w:rFonts w:cs="Times New Roman"/>
        </w:rPr>
        <w:t>&lt;</w:t>
      </w:r>
      <w:r w:rsidRPr="00FF2ADA">
        <w:rPr>
          <w:rFonts w:cs="Times New Roman"/>
        </w:rPr>
        <w:t>https://www.census.gov/library/stories/2021/08/2020-united-states-population-more-racially-ethnically-diverse-than-2010.html</w:t>
      </w:r>
      <w:r w:rsidR="001C79EC">
        <w:rPr>
          <w:rFonts w:cs="Times New Roman"/>
        </w:rPr>
        <w:t>&gt; (accessed August 25, 2022)</w:t>
      </w:r>
      <w:r w:rsidRPr="00FF2ADA">
        <w:rPr>
          <w:rFonts w:cs="Times New Roman"/>
        </w:rPr>
        <w:t>.</w:t>
      </w:r>
    </w:p>
    <w:p w14:paraId="0D58BC76" w14:textId="57705C68" w:rsidR="00FF2ADA" w:rsidRPr="00FF2ADA" w:rsidRDefault="00FF2ADA" w:rsidP="00C34112">
      <w:pPr>
        <w:pStyle w:val="Bibliography"/>
        <w:rPr>
          <w:rFonts w:cs="Times New Roman"/>
        </w:rPr>
      </w:pPr>
      <w:r w:rsidRPr="00FF2ADA">
        <w:rPr>
          <w:rFonts w:cs="Times New Roman"/>
        </w:rPr>
        <w:t>Johnson, James H., Allan Parnell, Ann Moss Joyner, Carolyn J. Christman, and Ben Marsh</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Racial Apartheid in a Small North Carolina Town. </w:t>
      </w:r>
      <w:r w:rsidRPr="00FF2ADA">
        <w:rPr>
          <w:rFonts w:cs="Times New Roman"/>
          <w:i/>
          <w:iCs/>
        </w:rPr>
        <w:t>The Review of Black Political Economy</w:t>
      </w:r>
      <w:r w:rsidRPr="00FF2ADA">
        <w:rPr>
          <w:rFonts w:cs="Times New Roman"/>
        </w:rPr>
        <w:t xml:space="preserve"> 31(4): 89–107. </w:t>
      </w:r>
    </w:p>
    <w:p w14:paraId="2042B2C4" w14:textId="16638998" w:rsidR="00FF2ADA" w:rsidRPr="00FF2ADA" w:rsidRDefault="00FF2ADA" w:rsidP="00C34112">
      <w:pPr>
        <w:pStyle w:val="Bibliography"/>
        <w:rPr>
          <w:rFonts w:cs="Times New Roman"/>
        </w:rPr>
      </w:pPr>
      <w:r w:rsidRPr="00FF2ADA">
        <w:rPr>
          <w:rFonts w:cs="Times New Roman"/>
        </w:rPr>
        <w:t>Karaca-Mandic, Pinar, Edward C. Norton, and Bryan Dowd</w:t>
      </w:r>
      <w:r w:rsidR="009250BF">
        <w:rPr>
          <w:rFonts w:cs="Times New Roman"/>
        </w:rPr>
        <w:t xml:space="preserve"> (</w:t>
      </w:r>
      <w:r w:rsidRPr="00FF2ADA">
        <w:rPr>
          <w:rFonts w:cs="Times New Roman"/>
        </w:rPr>
        <w:t>2012</w:t>
      </w:r>
      <w:r w:rsidR="009250BF">
        <w:rPr>
          <w:rFonts w:cs="Times New Roman"/>
        </w:rPr>
        <w:t>)</w:t>
      </w:r>
      <w:r w:rsidRPr="00FF2ADA">
        <w:rPr>
          <w:rFonts w:cs="Times New Roman"/>
        </w:rPr>
        <w:t xml:space="preserve">. Interaction Terms in Nonlinear Models. </w:t>
      </w:r>
      <w:r w:rsidRPr="00FF2ADA">
        <w:rPr>
          <w:rFonts w:cs="Times New Roman"/>
          <w:i/>
          <w:iCs/>
        </w:rPr>
        <w:t>Health Services Research</w:t>
      </w:r>
      <w:r w:rsidRPr="00FF2ADA">
        <w:rPr>
          <w:rFonts w:cs="Times New Roman"/>
        </w:rPr>
        <w:t xml:space="preserve"> 47 (1pt1): 255–74. </w:t>
      </w:r>
    </w:p>
    <w:p w14:paraId="39D0D003" w14:textId="45EEC781" w:rsidR="00FF2ADA" w:rsidRPr="00FF2ADA" w:rsidRDefault="00FF2ADA" w:rsidP="00C34112">
      <w:pPr>
        <w:pStyle w:val="Bibliography"/>
        <w:rPr>
          <w:rFonts w:cs="Times New Roman"/>
        </w:rPr>
      </w:pPr>
      <w:r w:rsidRPr="00FF2ADA">
        <w:rPr>
          <w:rFonts w:cs="Times New Roman"/>
        </w:rPr>
        <w:t>King, Desmond S., and Rogers M. Smith</w:t>
      </w:r>
      <w:r w:rsidR="009250BF">
        <w:rPr>
          <w:rFonts w:cs="Times New Roman"/>
        </w:rPr>
        <w:t xml:space="preserve"> (</w:t>
      </w:r>
      <w:r w:rsidRPr="00FF2ADA">
        <w:rPr>
          <w:rFonts w:cs="Times New Roman"/>
        </w:rPr>
        <w:t>2016</w:t>
      </w:r>
      <w:r w:rsidR="009250BF">
        <w:rPr>
          <w:rFonts w:cs="Times New Roman"/>
        </w:rPr>
        <w:t>)</w:t>
      </w:r>
      <w:r w:rsidRPr="00FF2ADA">
        <w:rPr>
          <w:rFonts w:cs="Times New Roman"/>
        </w:rPr>
        <w:t xml:space="preserve">. THE LAST STAND?: </w:t>
      </w:r>
      <w:r w:rsidR="00EA0AA4">
        <w:rPr>
          <w:rFonts w:cs="Times New Roman"/>
        </w:rPr>
        <w:t>Shelby County</w:t>
      </w:r>
      <w:r w:rsidRPr="00FF2ADA">
        <w:rPr>
          <w:rFonts w:cs="Times New Roman"/>
        </w:rPr>
        <w:t xml:space="preserve"> v. Holder, White Political Power, and America’s Racial Policy Alliances. </w:t>
      </w:r>
      <w:r w:rsidRPr="00FF2ADA">
        <w:rPr>
          <w:rFonts w:cs="Times New Roman"/>
          <w:i/>
          <w:iCs/>
        </w:rPr>
        <w:t>Du Bois Review: Social Science Research on Race</w:t>
      </w:r>
      <w:r w:rsidRPr="00FF2ADA">
        <w:rPr>
          <w:rFonts w:cs="Times New Roman"/>
        </w:rPr>
        <w:t xml:space="preserve"> 13(1): 25–44. </w:t>
      </w:r>
    </w:p>
    <w:p w14:paraId="1AC8CF85" w14:textId="2A3EDAE8" w:rsidR="00FF2ADA" w:rsidRPr="00FF2ADA" w:rsidRDefault="00FF2ADA" w:rsidP="00C34112">
      <w:pPr>
        <w:pStyle w:val="Bibliography"/>
        <w:rPr>
          <w:rFonts w:cs="Times New Roman"/>
        </w:rPr>
      </w:pPr>
      <w:r w:rsidRPr="00FF2ADA">
        <w:rPr>
          <w:rFonts w:cs="Times New Roman"/>
        </w:rPr>
        <w:t>King, Ryan D, and Darren Wheelock</w:t>
      </w:r>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Group Threat and Social Control: Race, Perceptions of Minorities and the Desire to Punish. </w:t>
      </w:r>
      <w:r w:rsidRPr="00FF2ADA">
        <w:rPr>
          <w:rFonts w:cs="Times New Roman"/>
          <w:i/>
          <w:iCs/>
        </w:rPr>
        <w:t>Social Forces</w:t>
      </w:r>
      <w:r w:rsidRPr="00FF2ADA">
        <w:rPr>
          <w:rFonts w:cs="Times New Roman"/>
        </w:rPr>
        <w:t xml:space="preserve"> 85(3): 1255–80. </w:t>
      </w:r>
    </w:p>
    <w:p w14:paraId="24CDDF49" w14:textId="6647DBDC" w:rsidR="00FF2ADA" w:rsidRPr="00FF2ADA" w:rsidRDefault="00FF2ADA" w:rsidP="00C34112">
      <w:pPr>
        <w:pStyle w:val="Bibliography"/>
        <w:rPr>
          <w:rFonts w:cs="Times New Roman"/>
        </w:rPr>
      </w:pPr>
      <w:r w:rsidRPr="00FF2ADA">
        <w:rPr>
          <w:rFonts w:cs="Times New Roman"/>
        </w:rPr>
        <w:t>LaBriola, Joe</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The Race to Exclude: Residential Growth Controls in California Cities, 1970-1992. </w:t>
      </w:r>
      <w:r w:rsidRPr="00FF2ADA">
        <w:rPr>
          <w:rFonts w:cs="Times New Roman"/>
          <w:i/>
          <w:iCs/>
        </w:rPr>
        <w:t>ArXiv</w:t>
      </w:r>
      <w:r w:rsidRPr="00FF2ADA">
        <w:rPr>
          <w:rFonts w:cs="Times New Roman"/>
        </w:rPr>
        <w:t>, https://doi.org/10.31235/osf.io/nqvfa.</w:t>
      </w:r>
    </w:p>
    <w:p w14:paraId="08FBAF51" w14:textId="0F97539C" w:rsidR="00FF2ADA" w:rsidRPr="00FF2ADA" w:rsidRDefault="00FF2ADA" w:rsidP="00C34112">
      <w:pPr>
        <w:pStyle w:val="Bibliography"/>
        <w:rPr>
          <w:rFonts w:cs="Times New Roman"/>
        </w:rPr>
      </w:pPr>
      <w:r w:rsidRPr="00FF2ADA">
        <w:rPr>
          <w:rFonts w:cs="Times New Roman"/>
        </w:rPr>
        <w:t>Lee, Jennifer, and Frank D. Bean</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America’s Changing Color Lines: Immigration, Race/Ethnicity, and Multiracial Identification. </w:t>
      </w:r>
      <w:r w:rsidRPr="00FF2ADA">
        <w:rPr>
          <w:rFonts w:cs="Times New Roman"/>
          <w:i/>
          <w:iCs/>
        </w:rPr>
        <w:t>Annual Review of Sociology</w:t>
      </w:r>
      <w:r w:rsidRPr="00FF2ADA">
        <w:rPr>
          <w:rFonts w:cs="Times New Roman"/>
        </w:rPr>
        <w:t xml:space="preserve"> 30: 221–42.</w:t>
      </w:r>
    </w:p>
    <w:p w14:paraId="3A8167F4" w14:textId="098EF753" w:rsidR="00FF2ADA" w:rsidRPr="00FF2ADA" w:rsidRDefault="00FF2ADA" w:rsidP="00C34112">
      <w:pPr>
        <w:pStyle w:val="Bibliography"/>
        <w:rPr>
          <w:rFonts w:cs="Times New Roman"/>
        </w:rPr>
      </w:pPr>
      <w:r w:rsidRPr="00FF2ADA">
        <w:rPr>
          <w:rFonts w:cs="Times New Roman"/>
        </w:rPr>
        <w:t>Lens, Michael C</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Zoning, Land Use, and the Reproduction of Urban Inequality. </w:t>
      </w:r>
      <w:r w:rsidRPr="00FF2ADA">
        <w:rPr>
          <w:rFonts w:cs="Times New Roman"/>
          <w:i/>
          <w:iCs/>
        </w:rPr>
        <w:t>Annual Review of Sociology</w:t>
      </w:r>
      <w:r w:rsidRPr="00FF2ADA">
        <w:rPr>
          <w:rFonts w:cs="Times New Roman"/>
        </w:rPr>
        <w:t xml:space="preserve"> 48(1): 421–39. </w:t>
      </w:r>
    </w:p>
    <w:p w14:paraId="117DD7F5" w14:textId="4AB7B892" w:rsidR="00FF2ADA" w:rsidRPr="00FF2ADA" w:rsidRDefault="00FF2ADA" w:rsidP="00C34112">
      <w:pPr>
        <w:pStyle w:val="Bibliography"/>
        <w:rPr>
          <w:rFonts w:cs="Times New Roman"/>
        </w:rPr>
      </w:pPr>
      <w:r w:rsidRPr="00FF2ADA">
        <w:rPr>
          <w:rFonts w:cs="Times New Roman"/>
        </w:rPr>
        <w:t>Lichter, Daniel T., Domenico Parisi, Steven Michael Grice, and Michael Taquino</w:t>
      </w:r>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Municipal Underbounding: Annexation and Racial Exclusion in Small Southern Towns. </w:t>
      </w:r>
      <w:r w:rsidRPr="00FF2ADA">
        <w:rPr>
          <w:rFonts w:cs="Times New Roman"/>
          <w:i/>
          <w:iCs/>
        </w:rPr>
        <w:t>Rural Sociology</w:t>
      </w:r>
      <w:r w:rsidRPr="00FF2ADA">
        <w:rPr>
          <w:rFonts w:cs="Times New Roman"/>
        </w:rPr>
        <w:t xml:space="preserve"> 72(1): 47–68. </w:t>
      </w:r>
    </w:p>
    <w:p w14:paraId="23D27D17" w14:textId="00D29660" w:rsidR="00FF2ADA" w:rsidRPr="00FF2ADA" w:rsidRDefault="00FF2ADA" w:rsidP="00C34112">
      <w:pPr>
        <w:pStyle w:val="Bibliography"/>
        <w:rPr>
          <w:rFonts w:cs="Times New Roman"/>
        </w:rPr>
      </w:pPr>
      <w:r w:rsidRPr="00FF2ADA">
        <w:rPr>
          <w:rFonts w:cs="Times New Roman"/>
        </w:rPr>
        <w:t>Lichter, Daniel T., Domenico Parisi, and Michael C. Taquino</w:t>
      </w:r>
      <w:r w:rsidR="002D460F">
        <w:rPr>
          <w:rFonts w:cs="Times New Roman"/>
        </w:rPr>
        <w:t xml:space="preserve"> (</w:t>
      </w:r>
      <w:r w:rsidRPr="00FF2ADA">
        <w:rPr>
          <w:rFonts w:cs="Times New Roman"/>
        </w:rPr>
        <w:t>2012</w:t>
      </w:r>
      <w:r w:rsidR="002D460F">
        <w:rPr>
          <w:rFonts w:cs="Times New Roman"/>
        </w:rPr>
        <w:t>)</w:t>
      </w:r>
      <w:r w:rsidRPr="00FF2ADA">
        <w:rPr>
          <w:rFonts w:cs="Times New Roman"/>
        </w:rPr>
        <w:t xml:space="preserve">. The Geography of Exclusion: Race, Segregation, and Concentrated Poverty. </w:t>
      </w:r>
      <w:r w:rsidRPr="00FF2ADA">
        <w:rPr>
          <w:rFonts w:cs="Times New Roman"/>
          <w:i/>
          <w:iCs/>
        </w:rPr>
        <w:t>Social Problems</w:t>
      </w:r>
      <w:r w:rsidRPr="00FF2ADA">
        <w:rPr>
          <w:rFonts w:cs="Times New Roman"/>
        </w:rPr>
        <w:t xml:space="preserve"> 59(3): 364–88. </w:t>
      </w:r>
    </w:p>
    <w:p w14:paraId="5D159FD7" w14:textId="5D4E39BC" w:rsidR="00FF2ADA" w:rsidRPr="00FF2ADA" w:rsidRDefault="002D460F" w:rsidP="00C34112">
      <w:pPr>
        <w:pStyle w:val="Bibliography"/>
        <w:rPr>
          <w:rFonts w:cs="Times New Roman"/>
        </w:rPr>
      </w:pPr>
      <w:r w:rsidRPr="00FF2ADA">
        <w:rPr>
          <w:rFonts w:cs="Times New Roman"/>
        </w:rPr>
        <w:t>Lichter, Daniel T., Domenico Parisi, and Michael C. Taquino</w:t>
      </w:r>
      <w:r w:rsidR="00FF2ADA" w:rsidRPr="00FF2ADA">
        <w:rPr>
          <w:rFonts w:cs="Times New Roman"/>
        </w:rPr>
        <w:t xml:space="preserve"> </w:t>
      </w:r>
      <w:r>
        <w:rPr>
          <w:rFonts w:cs="Times New Roman"/>
        </w:rPr>
        <w:t>(</w:t>
      </w:r>
      <w:r w:rsidR="00FF2ADA" w:rsidRPr="00FF2ADA">
        <w:rPr>
          <w:rFonts w:cs="Times New Roman"/>
        </w:rPr>
        <w:t>2015</w:t>
      </w:r>
      <w:r>
        <w:rPr>
          <w:rFonts w:cs="Times New Roman"/>
        </w:rPr>
        <w:t>)</w:t>
      </w:r>
      <w:r w:rsidR="00FF2ADA" w:rsidRPr="00FF2ADA">
        <w:rPr>
          <w:rFonts w:cs="Times New Roman"/>
        </w:rPr>
        <w:t xml:space="preserve">. Toward a New Macro-Segregation? Decomposing Segregation within and between Metropolitan Cities and Suburbs. </w:t>
      </w:r>
      <w:r w:rsidR="00FF2ADA" w:rsidRPr="00FF2ADA">
        <w:rPr>
          <w:rFonts w:cs="Times New Roman"/>
          <w:i/>
          <w:iCs/>
        </w:rPr>
        <w:t>American Sociological Review</w:t>
      </w:r>
      <w:r w:rsidR="00FF2ADA" w:rsidRPr="00FF2ADA">
        <w:rPr>
          <w:rFonts w:cs="Times New Roman"/>
        </w:rPr>
        <w:t xml:space="preserve"> 80(4): 843–73. </w:t>
      </w:r>
    </w:p>
    <w:p w14:paraId="21A1D5B2" w14:textId="1F7E79E1" w:rsidR="00FF2ADA" w:rsidRPr="00FF2ADA" w:rsidRDefault="00FF2ADA" w:rsidP="00C34112">
      <w:pPr>
        <w:pStyle w:val="Bibliography"/>
        <w:rPr>
          <w:rFonts w:cs="Times New Roman"/>
        </w:rPr>
      </w:pPr>
      <w:r w:rsidRPr="00FF2ADA">
        <w:rPr>
          <w:rFonts w:cs="Times New Roman"/>
        </w:rPr>
        <w:t>Lichter, Daniel T., Domenico Parisi, Michael C. Taquino, and Steven Michael Grice</w:t>
      </w:r>
      <w:r w:rsidR="002D460F">
        <w:rPr>
          <w:rFonts w:cs="Times New Roman"/>
        </w:rPr>
        <w:t xml:space="preserve"> (</w:t>
      </w:r>
      <w:r w:rsidRPr="00FF2ADA">
        <w:rPr>
          <w:rFonts w:cs="Times New Roman"/>
        </w:rPr>
        <w:t>2010</w:t>
      </w:r>
      <w:r w:rsidR="002D460F">
        <w:rPr>
          <w:rFonts w:cs="Times New Roman"/>
        </w:rPr>
        <w:t>)</w:t>
      </w:r>
      <w:r w:rsidRPr="00FF2ADA">
        <w:rPr>
          <w:rFonts w:cs="Times New Roman"/>
        </w:rPr>
        <w:t xml:space="preserve">. Residential Segregation in New Hispanic Destinations: Cities, Suburbs, and Rural Communities Compared. </w:t>
      </w:r>
      <w:r w:rsidRPr="00FF2ADA">
        <w:rPr>
          <w:rFonts w:cs="Times New Roman"/>
          <w:i/>
          <w:iCs/>
        </w:rPr>
        <w:t>Social Science Research</w:t>
      </w:r>
      <w:r w:rsidRPr="00FF2ADA">
        <w:rPr>
          <w:rFonts w:cs="Times New Roman"/>
        </w:rPr>
        <w:t xml:space="preserve"> 39(2): 215–30. </w:t>
      </w:r>
    </w:p>
    <w:p w14:paraId="588FD84B" w14:textId="557F091D" w:rsidR="00FF2ADA" w:rsidRPr="00FF2ADA" w:rsidRDefault="00FF2ADA" w:rsidP="00C34112">
      <w:pPr>
        <w:pStyle w:val="Bibliography"/>
        <w:rPr>
          <w:rFonts w:cs="Times New Roman"/>
        </w:rPr>
      </w:pPr>
      <w:r w:rsidRPr="00FF2ADA">
        <w:rPr>
          <w:rFonts w:cs="Times New Roman"/>
        </w:rPr>
        <w:t>Manson, Steven, Jonathan Schroeder, David Van Riper, Tracy Kugler, and Ruggles</w:t>
      </w:r>
      <w:r w:rsidR="00614A94">
        <w:rPr>
          <w:rFonts w:cs="Times New Roman"/>
        </w:rPr>
        <w:t xml:space="preserve"> (</w:t>
      </w:r>
      <w:r w:rsidRPr="00FF2ADA">
        <w:rPr>
          <w:rFonts w:cs="Times New Roman"/>
        </w:rPr>
        <w:t>2021</w:t>
      </w:r>
      <w:r w:rsidR="00614A94">
        <w:rPr>
          <w:rFonts w:cs="Times New Roman"/>
        </w:rPr>
        <w:t>)</w:t>
      </w:r>
      <w:r w:rsidRPr="00FF2ADA">
        <w:rPr>
          <w:rFonts w:cs="Times New Roman"/>
        </w:rPr>
        <w:t xml:space="preserve">. National Historical Geographic Information System: Version 16.0. Minneapolis, MN: IPUMS. </w:t>
      </w:r>
    </w:p>
    <w:p w14:paraId="21698BCA" w14:textId="063ADA05" w:rsidR="00FF2ADA" w:rsidRPr="00FF2ADA" w:rsidRDefault="00FF2ADA" w:rsidP="00C34112">
      <w:pPr>
        <w:pStyle w:val="Bibliography"/>
        <w:rPr>
          <w:rFonts w:cs="Times New Roman"/>
        </w:rPr>
      </w:pPr>
      <w:r w:rsidRPr="00FF2ADA">
        <w:rPr>
          <w:rFonts w:cs="Times New Roman"/>
        </w:rPr>
        <w:lastRenderedPageBreak/>
        <w:t>Marsh, Ben, Allan M. Parnell, and Ann Moss Joyner</w:t>
      </w:r>
      <w:r w:rsidR="00CD0960">
        <w:rPr>
          <w:rFonts w:cs="Times New Roman"/>
        </w:rPr>
        <w:t xml:space="preserve"> (</w:t>
      </w:r>
      <w:r w:rsidRPr="00FF2ADA">
        <w:rPr>
          <w:rFonts w:cs="Times New Roman"/>
        </w:rPr>
        <w:t>2010</w:t>
      </w:r>
      <w:r w:rsidR="00CD0960">
        <w:rPr>
          <w:rFonts w:cs="Times New Roman"/>
        </w:rPr>
        <w:t>)</w:t>
      </w:r>
      <w:r w:rsidRPr="00FF2ADA">
        <w:rPr>
          <w:rFonts w:cs="Times New Roman"/>
        </w:rPr>
        <w:t xml:space="preserve">. Institutionalization of Racial Inequality in Local Political Geographies. </w:t>
      </w:r>
      <w:r w:rsidRPr="00FF2ADA">
        <w:rPr>
          <w:rFonts w:cs="Times New Roman"/>
          <w:i/>
          <w:iCs/>
        </w:rPr>
        <w:t>Urban Geography</w:t>
      </w:r>
      <w:r w:rsidRPr="00FF2ADA">
        <w:rPr>
          <w:rFonts w:cs="Times New Roman"/>
        </w:rPr>
        <w:t xml:space="preserve"> 31(5): 691–709. </w:t>
      </w:r>
    </w:p>
    <w:p w14:paraId="6924965A" w14:textId="7A1C86B1" w:rsidR="00FF2ADA" w:rsidRPr="00FF2ADA" w:rsidRDefault="00FF2ADA" w:rsidP="00C34112">
      <w:pPr>
        <w:pStyle w:val="Bibliography"/>
        <w:rPr>
          <w:rFonts w:cs="Times New Roman"/>
        </w:rPr>
      </w:pPr>
      <w:r w:rsidRPr="00FF2ADA">
        <w:rPr>
          <w:rFonts w:cs="Times New Roman"/>
        </w:rPr>
        <w:t>Massey, Douglas S., Jonathan Rothwell, and Thurston Domina</w:t>
      </w:r>
      <w:r w:rsidR="00186D5F">
        <w:rPr>
          <w:rFonts w:cs="Times New Roman"/>
        </w:rPr>
        <w:t xml:space="preserve"> (</w:t>
      </w:r>
      <w:r w:rsidRPr="00FF2ADA">
        <w:rPr>
          <w:rFonts w:cs="Times New Roman"/>
        </w:rPr>
        <w:t>2009</w:t>
      </w:r>
      <w:r w:rsidR="00186D5F">
        <w:rPr>
          <w:rFonts w:cs="Times New Roman"/>
        </w:rPr>
        <w:t>)</w:t>
      </w:r>
      <w:r w:rsidRPr="00FF2ADA">
        <w:rPr>
          <w:rFonts w:cs="Times New Roman"/>
        </w:rPr>
        <w:t xml:space="preserve">. The Changing Bases of Segregation in the United States. </w:t>
      </w:r>
      <w:r w:rsidRPr="00FF2ADA">
        <w:rPr>
          <w:rFonts w:cs="Times New Roman"/>
          <w:i/>
          <w:iCs/>
        </w:rPr>
        <w:t>The ANNALS of the American Academy of Political and Social Science</w:t>
      </w:r>
      <w:r w:rsidRPr="00FF2ADA">
        <w:rPr>
          <w:rFonts w:cs="Times New Roman"/>
        </w:rPr>
        <w:t xml:space="preserve"> 626(1): 74–90.</w:t>
      </w:r>
    </w:p>
    <w:p w14:paraId="3BA8EFF5" w14:textId="3BFBDCDD" w:rsidR="00FF2ADA" w:rsidRPr="00FF2ADA" w:rsidRDefault="00FF2ADA" w:rsidP="00C34112">
      <w:pPr>
        <w:pStyle w:val="Bibliography"/>
        <w:rPr>
          <w:rFonts w:cs="Times New Roman"/>
        </w:rPr>
      </w:pPr>
      <w:r w:rsidRPr="00FF2ADA">
        <w:rPr>
          <w:rFonts w:cs="Times New Roman"/>
        </w:rPr>
        <w:t>Miller, Gary J</w:t>
      </w:r>
      <w:r w:rsidR="00186D5F">
        <w:rPr>
          <w:rFonts w:cs="Times New Roman"/>
        </w:rPr>
        <w:t xml:space="preserve"> (</w:t>
      </w:r>
      <w:r w:rsidRPr="00FF2ADA">
        <w:rPr>
          <w:rFonts w:cs="Times New Roman"/>
        </w:rPr>
        <w:t>1981</w:t>
      </w:r>
      <w:r w:rsidR="00186D5F">
        <w:rPr>
          <w:rFonts w:cs="Times New Roman"/>
        </w:rPr>
        <w:t>)</w:t>
      </w:r>
      <w:r w:rsidRPr="00FF2ADA">
        <w:rPr>
          <w:rFonts w:cs="Times New Roman"/>
        </w:rPr>
        <w:t xml:space="preserve">. </w:t>
      </w:r>
      <w:r w:rsidRPr="00FF2ADA">
        <w:rPr>
          <w:rFonts w:cs="Times New Roman"/>
          <w:i/>
          <w:iCs/>
        </w:rPr>
        <w:t>Cities by Contract: The Politics of Municipal Incorporation</w:t>
      </w:r>
      <w:r w:rsidRPr="00FF2ADA">
        <w:rPr>
          <w:rFonts w:cs="Times New Roman"/>
        </w:rPr>
        <w:t>. Cambridge, MA: MIT Press.</w:t>
      </w:r>
    </w:p>
    <w:p w14:paraId="5B0A6E1B" w14:textId="36B48AB5" w:rsidR="00FF2ADA" w:rsidRPr="00FF2ADA" w:rsidRDefault="00FF2ADA" w:rsidP="00C34112">
      <w:pPr>
        <w:pStyle w:val="Bibliography"/>
        <w:rPr>
          <w:rFonts w:cs="Times New Roman"/>
        </w:rPr>
      </w:pPr>
      <w:r w:rsidRPr="00FF2ADA">
        <w:rPr>
          <w:rFonts w:cs="Times New Roman"/>
        </w:rPr>
        <w:t>Moeser, John, and Rutledge Dennis</w:t>
      </w:r>
      <w:r w:rsidR="00186D5F">
        <w:rPr>
          <w:rFonts w:cs="Times New Roman"/>
        </w:rPr>
        <w:t xml:space="preserve"> (</w:t>
      </w:r>
      <w:r w:rsidRPr="00FF2ADA">
        <w:rPr>
          <w:rFonts w:cs="Times New Roman"/>
        </w:rPr>
        <w:t>2020</w:t>
      </w:r>
      <w:r w:rsidR="00186D5F">
        <w:rPr>
          <w:rFonts w:cs="Times New Roman"/>
        </w:rPr>
        <w:t>)</w:t>
      </w:r>
      <w:r w:rsidRPr="00FF2ADA">
        <w:rPr>
          <w:rFonts w:cs="Times New Roman"/>
        </w:rPr>
        <w:t xml:space="preserve">. </w:t>
      </w:r>
      <w:r w:rsidRPr="00FF2ADA">
        <w:rPr>
          <w:rFonts w:cs="Times New Roman"/>
          <w:i/>
          <w:iCs/>
        </w:rPr>
        <w:t>The Politics of Annexation: Oligarchic Power in a Southern City</w:t>
      </w:r>
      <w:r w:rsidRPr="00FF2ADA">
        <w:rPr>
          <w:rFonts w:cs="Times New Roman"/>
        </w:rPr>
        <w:t xml:space="preserve">. Cambridge, MA: Schenkman Publishing Company. </w:t>
      </w:r>
    </w:p>
    <w:p w14:paraId="3A2EF56C" w14:textId="5BDC01BB" w:rsidR="00FF2ADA" w:rsidRPr="00FF2ADA" w:rsidRDefault="00FF2ADA" w:rsidP="00C34112">
      <w:pPr>
        <w:pStyle w:val="Bibliography"/>
        <w:rPr>
          <w:rFonts w:cs="Times New Roman"/>
        </w:rPr>
      </w:pPr>
      <w:r w:rsidRPr="00FF2ADA">
        <w:rPr>
          <w:rFonts w:cs="Times New Roman"/>
        </w:rPr>
        <w:t>Motomura, Hiroshi</w:t>
      </w:r>
      <w:r w:rsidR="00186D5F">
        <w:rPr>
          <w:rFonts w:cs="Times New Roman"/>
        </w:rPr>
        <w:t xml:space="preserve"> (</w:t>
      </w:r>
      <w:r w:rsidRPr="00FF2ADA">
        <w:rPr>
          <w:rFonts w:cs="Times New Roman"/>
        </w:rPr>
        <w:t>1982</w:t>
      </w:r>
      <w:r w:rsidR="00186D5F">
        <w:rPr>
          <w:rFonts w:cs="Times New Roman"/>
        </w:rPr>
        <w:t>)</w:t>
      </w:r>
      <w:r w:rsidRPr="00FF2ADA">
        <w:rPr>
          <w:rFonts w:cs="Times New Roman"/>
        </w:rPr>
        <w:t xml:space="preserve"> Preclearance under Section Five of the Voting Rights Act. </w:t>
      </w:r>
      <w:r w:rsidRPr="00FF2ADA">
        <w:rPr>
          <w:rFonts w:cs="Times New Roman"/>
          <w:i/>
          <w:iCs/>
        </w:rPr>
        <w:t>North Carolina Law Review</w:t>
      </w:r>
      <w:r w:rsidRPr="00FF2ADA">
        <w:rPr>
          <w:rFonts w:cs="Times New Roman"/>
        </w:rPr>
        <w:t xml:space="preserve"> 61(2): 189–246.</w:t>
      </w:r>
    </w:p>
    <w:p w14:paraId="368A147D" w14:textId="47B2ABC6" w:rsidR="00FF2ADA" w:rsidRPr="00FF2ADA" w:rsidRDefault="00FF2ADA" w:rsidP="00C34112">
      <w:pPr>
        <w:pStyle w:val="Bibliography"/>
        <w:rPr>
          <w:rFonts w:cs="Times New Roman"/>
        </w:rPr>
      </w:pPr>
      <w:r w:rsidRPr="00FF2ADA">
        <w:rPr>
          <w:rFonts w:cs="Times New Roman"/>
        </w:rPr>
        <w:t>Muhammad, Khalil Gibran</w:t>
      </w:r>
      <w:r w:rsidR="00186D5F">
        <w:rPr>
          <w:rFonts w:cs="Times New Roman"/>
        </w:rPr>
        <w:t xml:space="preserve"> (</w:t>
      </w:r>
      <w:r w:rsidRPr="00FF2ADA">
        <w:rPr>
          <w:rFonts w:cs="Times New Roman"/>
        </w:rPr>
        <w:t>2011</w:t>
      </w:r>
      <w:r w:rsidR="00186D5F">
        <w:rPr>
          <w:rFonts w:cs="Times New Roman"/>
        </w:rPr>
        <w:t>)</w:t>
      </w:r>
      <w:r w:rsidRPr="00FF2ADA">
        <w:rPr>
          <w:rFonts w:cs="Times New Roman"/>
        </w:rPr>
        <w:t xml:space="preserve">. </w:t>
      </w:r>
      <w:r w:rsidRPr="00FF2ADA">
        <w:rPr>
          <w:rFonts w:cs="Times New Roman"/>
          <w:i/>
          <w:iCs/>
        </w:rPr>
        <w:t>The Condemnation of Blackness: Race, Crime, and the Making of Modern Urban America</w:t>
      </w:r>
      <w:r w:rsidRPr="00FF2ADA">
        <w:rPr>
          <w:rFonts w:cs="Times New Roman"/>
        </w:rPr>
        <w:t>. Cambridge, MA: Harvard University Press.</w:t>
      </w:r>
    </w:p>
    <w:p w14:paraId="6A40DA98" w14:textId="725F72B3" w:rsidR="00FF2ADA" w:rsidRPr="00FF2ADA" w:rsidRDefault="00FF2ADA" w:rsidP="00C34112">
      <w:pPr>
        <w:pStyle w:val="Bibliography"/>
        <w:rPr>
          <w:rFonts w:cs="Times New Roman"/>
        </w:rPr>
      </w:pPr>
      <w:r w:rsidRPr="00FF2ADA">
        <w:rPr>
          <w:rFonts w:cs="Times New Roman"/>
        </w:rPr>
        <w:t>Mukhija, Vinit, and David R. Mason</w:t>
      </w:r>
      <w:r w:rsidR="00186D5F">
        <w:rPr>
          <w:rFonts w:cs="Times New Roman"/>
        </w:rPr>
        <w:t xml:space="preserve"> (</w:t>
      </w:r>
      <w:r w:rsidRPr="00FF2ADA">
        <w:rPr>
          <w:rFonts w:cs="Times New Roman"/>
        </w:rPr>
        <w:t>2013</w:t>
      </w:r>
      <w:r w:rsidR="00186D5F">
        <w:rPr>
          <w:rFonts w:cs="Times New Roman"/>
        </w:rPr>
        <w:t>)</w:t>
      </w:r>
      <w:r w:rsidRPr="00FF2ADA">
        <w:rPr>
          <w:rFonts w:cs="Times New Roman"/>
        </w:rPr>
        <w:t xml:space="preserve">. Reluctant Cities, Colonias and Municipal Underbounding in the US: Can Cities Be Convinced to Annex Poor Enclaves? </w:t>
      </w:r>
      <w:r w:rsidRPr="00FF2ADA">
        <w:rPr>
          <w:rFonts w:cs="Times New Roman"/>
          <w:i/>
          <w:iCs/>
        </w:rPr>
        <w:t>Urban Studies</w:t>
      </w:r>
      <w:r w:rsidRPr="00FF2ADA">
        <w:rPr>
          <w:rFonts w:cs="Times New Roman"/>
        </w:rPr>
        <w:t xml:space="preserve"> 50(14): 2959–75. </w:t>
      </w:r>
    </w:p>
    <w:p w14:paraId="550EFB98" w14:textId="599730D7" w:rsidR="00FF2ADA" w:rsidRPr="00FF2ADA" w:rsidRDefault="00FF2ADA" w:rsidP="00C34112">
      <w:pPr>
        <w:pStyle w:val="Bibliography"/>
        <w:rPr>
          <w:rFonts w:cs="Times New Roman"/>
        </w:rPr>
      </w:pPr>
      <w:r w:rsidRPr="00FF2ADA">
        <w:rPr>
          <w:rFonts w:cs="Times New Roman"/>
        </w:rPr>
        <w:t>Murphy, Thomas P</w:t>
      </w:r>
      <w:r w:rsidR="00186D5F">
        <w:rPr>
          <w:rFonts w:cs="Times New Roman"/>
        </w:rPr>
        <w:t xml:space="preserve"> (</w:t>
      </w:r>
      <w:r w:rsidRPr="00FF2ADA">
        <w:rPr>
          <w:rFonts w:cs="Times New Roman"/>
        </w:rPr>
        <w:t>1978</w:t>
      </w:r>
      <w:r w:rsidR="00186D5F">
        <w:rPr>
          <w:rFonts w:cs="Times New Roman"/>
        </w:rPr>
        <w:t>)</w:t>
      </w:r>
      <w:r w:rsidRPr="00FF2ADA">
        <w:rPr>
          <w:rFonts w:cs="Times New Roman"/>
        </w:rPr>
        <w:t xml:space="preserve">. Race-Base Accounting: Assigning the Costs and Benefits of a Racially Motivated Annexation. </w:t>
      </w:r>
      <w:r w:rsidRPr="00FF2ADA">
        <w:rPr>
          <w:rFonts w:cs="Times New Roman"/>
          <w:i/>
          <w:iCs/>
        </w:rPr>
        <w:t>Urban Affairs Quarterly</w:t>
      </w:r>
      <w:r w:rsidRPr="00FF2ADA">
        <w:rPr>
          <w:rFonts w:cs="Times New Roman"/>
        </w:rPr>
        <w:t xml:space="preserve"> 14(2): 169–94.</w:t>
      </w:r>
    </w:p>
    <w:p w14:paraId="3AD6D228" w14:textId="18818D10" w:rsidR="00FF2ADA" w:rsidRPr="00FF2ADA" w:rsidRDefault="00FF2ADA" w:rsidP="00C34112">
      <w:pPr>
        <w:pStyle w:val="Bibliography"/>
        <w:rPr>
          <w:rFonts w:cs="Times New Roman"/>
        </w:rPr>
      </w:pPr>
      <w:r w:rsidRPr="00FF2ADA">
        <w:rPr>
          <w:rFonts w:cs="Times New Roman"/>
        </w:rPr>
        <w:t>Owens, Ann</w:t>
      </w:r>
      <w:r w:rsidR="00186D5F">
        <w:rPr>
          <w:rFonts w:cs="Times New Roman"/>
        </w:rPr>
        <w:t xml:space="preserve"> (</w:t>
      </w:r>
      <w:r w:rsidRPr="00FF2ADA">
        <w:rPr>
          <w:rFonts w:cs="Times New Roman"/>
        </w:rPr>
        <w:t>2019</w:t>
      </w:r>
      <w:r w:rsidR="00186D5F">
        <w:rPr>
          <w:rFonts w:cs="Times New Roman"/>
        </w:rPr>
        <w:t>)</w:t>
      </w:r>
      <w:r w:rsidRPr="00FF2ADA">
        <w:rPr>
          <w:rFonts w:cs="Times New Roman"/>
        </w:rPr>
        <w:t xml:space="preserve">. Building Inequality: Housing Segregation and Income Segregation. </w:t>
      </w:r>
      <w:r w:rsidRPr="00FF2ADA">
        <w:rPr>
          <w:rFonts w:cs="Times New Roman"/>
          <w:i/>
          <w:iCs/>
        </w:rPr>
        <w:t>Sociological Science</w:t>
      </w:r>
      <w:r w:rsidRPr="00FF2ADA">
        <w:rPr>
          <w:rFonts w:cs="Times New Roman"/>
        </w:rPr>
        <w:t xml:space="preserve"> 6: 497–525. </w:t>
      </w:r>
    </w:p>
    <w:p w14:paraId="5E491D80" w14:textId="361FF8EB" w:rsidR="00FF2ADA" w:rsidRPr="00FF2ADA" w:rsidRDefault="00FF2ADA" w:rsidP="00C34112">
      <w:pPr>
        <w:pStyle w:val="Bibliography"/>
        <w:rPr>
          <w:rFonts w:cs="Times New Roman"/>
        </w:rPr>
      </w:pPr>
      <w:r w:rsidRPr="00FF2ADA">
        <w:rPr>
          <w:rFonts w:cs="Times New Roman"/>
        </w:rPr>
        <w:t>Owens, Michael Leo, and Andra N. Gillespie</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Cityhood by ‘Deannexation’: Race and the Referendum on Eagles Landing. </w:t>
      </w:r>
      <w:r w:rsidRPr="00FF2ADA">
        <w:rPr>
          <w:rFonts w:cs="Times New Roman"/>
          <w:i/>
          <w:iCs/>
        </w:rPr>
        <w:t>SSRN</w:t>
      </w:r>
      <w:r w:rsidRPr="00FF2ADA">
        <w:rPr>
          <w:rFonts w:cs="Times New Roman"/>
        </w:rPr>
        <w:t>, November. https://papers.ssrn.com/abstract=3290787.</w:t>
      </w:r>
    </w:p>
    <w:p w14:paraId="35FD9097" w14:textId="3B372199" w:rsidR="00FF2ADA" w:rsidRPr="00FF2ADA" w:rsidRDefault="00FF2ADA" w:rsidP="00C34112">
      <w:pPr>
        <w:pStyle w:val="Bibliography"/>
        <w:rPr>
          <w:rFonts w:cs="Times New Roman"/>
        </w:rPr>
      </w:pPr>
      <w:r w:rsidRPr="00FF2ADA">
        <w:rPr>
          <w:rFonts w:cs="Times New Roman"/>
        </w:rPr>
        <w:t>Pacewicz, Josh, and John N Robinson III</w:t>
      </w:r>
      <w:r w:rsidR="00122CC9">
        <w:rPr>
          <w:rFonts w:cs="Times New Roman"/>
        </w:rPr>
        <w:t xml:space="preserve"> (</w:t>
      </w:r>
      <w:r w:rsidRPr="00FF2ADA">
        <w:rPr>
          <w:rFonts w:cs="Times New Roman"/>
        </w:rPr>
        <w:t>2021</w:t>
      </w:r>
      <w:r w:rsidR="00122CC9">
        <w:rPr>
          <w:rFonts w:cs="Times New Roman"/>
        </w:rPr>
        <w:t>)</w:t>
      </w:r>
      <w:r w:rsidRPr="00FF2ADA">
        <w:rPr>
          <w:rFonts w:cs="Times New Roman"/>
        </w:rPr>
        <w:t xml:space="preserve">. Pocketbook Policing: How Race Shapes Municipal Reliance on Punitive Fines and Fees in the Chicago Suburbs. </w:t>
      </w:r>
      <w:r w:rsidRPr="00FF2ADA">
        <w:rPr>
          <w:rFonts w:cs="Times New Roman"/>
          <w:i/>
          <w:iCs/>
        </w:rPr>
        <w:t>Socio-Economic Review</w:t>
      </w:r>
      <w:r w:rsidRPr="00FF2ADA">
        <w:rPr>
          <w:rFonts w:cs="Times New Roman"/>
        </w:rPr>
        <w:t xml:space="preserve"> 19(3): 975–1003. </w:t>
      </w:r>
    </w:p>
    <w:p w14:paraId="5BA0C992" w14:textId="790B9998" w:rsidR="00FF2ADA" w:rsidRPr="00FF2ADA" w:rsidRDefault="00FF2ADA" w:rsidP="00C34112">
      <w:pPr>
        <w:pStyle w:val="Bibliography"/>
        <w:rPr>
          <w:rFonts w:cs="Times New Roman"/>
        </w:rPr>
      </w:pPr>
      <w:r w:rsidRPr="00FF2ADA">
        <w:rPr>
          <w:rFonts w:cs="Times New Roman"/>
        </w:rPr>
        <w:t>Palandrani, Joseph, and Danika Watson</w:t>
      </w:r>
      <w:r w:rsidR="00122CC9">
        <w:rPr>
          <w:rFonts w:cs="Times New Roman"/>
        </w:rPr>
        <w:t xml:space="preserve"> (</w:t>
      </w:r>
      <w:r w:rsidRPr="00FF2ADA">
        <w:rPr>
          <w:rFonts w:cs="Times New Roman"/>
        </w:rPr>
        <w:t>2020</w:t>
      </w:r>
      <w:r w:rsidR="00122CC9">
        <w:rPr>
          <w:rFonts w:cs="Times New Roman"/>
        </w:rPr>
        <w:t>)</w:t>
      </w:r>
      <w:r w:rsidRPr="00FF2ADA">
        <w:rPr>
          <w:rFonts w:cs="Times New Roman"/>
        </w:rPr>
        <w:t xml:space="preserve">. Systemic Inequality | Racial Gerrymandering, The For the People Act, and Brnovich: Systemic Racism and Voting Rights in 2021. </w:t>
      </w:r>
      <w:r w:rsidRPr="00FF2ADA">
        <w:rPr>
          <w:rFonts w:cs="Times New Roman"/>
          <w:i/>
          <w:iCs/>
        </w:rPr>
        <w:t>Fordham Law Review Online</w:t>
      </w:r>
      <w:r w:rsidRPr="00FF2ADA">
        <w:rPr>
          <w:rFonts w:cs="Times New Roman"/>
        </w:rPr>
        <w:t xml:space="preserve"> 89: 124–39.</w:t>
      </w:r>
    </w:p>
    <w:p w14:paraId="4261C247" w14:textId="58DE9575" w:rsidR="00FF2ADA" w:rsidRPr="00FF2ADA" w:rsidRDefault="00FF2ADA" w:rsidP="00C34112">
      <w:pPr>
        <w:pStyle w:val="Bibliography"/>
        <w:rPr>
          <w:rFonts w:cs="Times New Roman"/>
        </w:rPr>
      </w:pPr>
      <w:r w:rsidRPr="00FF2ADA">
        <w:rPr>
          <w:rFonts w:cs="Times New Roman"/>
        </w:rPr>
        <w:t>Parisi, Domenico, Daniel T. Lichter, and Michael C. Taquino</w:t>
      </w:r>
      <w:r w:rsidR="00122CC9">
        <w:rPr>
          <w:rFonts w:cs="Times New Roman"/>
        </w:rPr>
        <w:t xml:space="preserve"> (</w:t>
      </w:r>
      <w:r w:rsidRPr="00FF2ADA">
        <w:rPr>
          <w:rFonts w:cs="Times New Roman"/>
        </w:rPr>
        <w:t>2011</w:t>
      </w:r>
      <w:r w:rsidR="00122CC9">
        <w:rPr>
          <w:rFonts w:cs="Times New Roman"/>
        </w:rPr>
        <w:t>)</w:t>
      </w:r>
      <w:r w:rsidRPr="00FF2ADA">
        <w:rPr>
          <w:rFonts w:cs="Times New Roman"/>
        </w:rPr>
        <w:t xml:space="preserve">. Multi-Scale Residential Segregation: Black Exceptionalism and America’s Changing Color Line. </w:t>
      </w:r>
      <w:r w:rsidRPr="00FF2ADA">
        <w:rPr>
          <w:rFonts w:cs="Times New Roman"/>
          <w:i/>
          <w:iCs/>
        </w:rPr>
        <w:t>Social Forces</w:t>
      </w:r>
      <w:r w:rsidRPr="00FF2ADA">
        <w:rPr>
          <w:rFonts w:cs="Times New Roman"/>
        </w:rPr>
        <w:t xml:space="preserve"> 89(3): 829–52.</w:t>
      </w:r>
    </w:p>
    <w:p w14:paraId="3B66E846" w14:textId="534E8280" w:rsidR="00FF2ADA" w:rsidRPr="00FF2ADA" w:rsidRDefault="00FF2ADA" w:rsidP="00C34112">
      <w:pPr>
        <w:pStyle w:val="Bibliography"/>
        <w:rPr>
          <w:rFonts w:cs="Times New Roman"/>
        </w:rPr>
      </w:pPr>
      <w:r w:rsidRPr="00FF2ADA">
        <w:rPr>
          <w:rFonts w:cs="Times New Roman"/>
        </w:rPr>
        <w:t>Pebesma, Edzer</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Simple Features for R: Standardized Support for Spatial Vector Data. </w:t>
      </w:r>
      <w:r w:rsidRPr="00FF2ADA">
        <w:rPr>
          <w:rFonts w:cs="Times New Roman"/>
          <w:i/>
          <w:iCs/>
        </w:rPr>
        <w:t>The R Journal</w:t>
      </w:r>
      <w:r w:rsidRPr="00FF2ADA">
        <w:rPr>
          <w:rFonts w:cs="Times New Roman"/>
        </w:rPr>
        <w:t xml:space="preserve"> 10(1): 439. </w:t>
      </w:r>
    </w:p>
    <w:p w14:paraId="75E98E08" w14:textId="6A8042AD" w:rsidR="00FF2ADA" w:rsidRPr="00FF2ADA" w:rsidRDefault="00FF2ADA" w:rsidP="00C34112">
      <w:pPr>
        <w:pStyle w:val="Bibliography"/>
        <w:rPr>
          <w:rFonts w:cs="Times New Roman"/>
        </w:rPr>
      </w:pPr>
      <w:r w:rsidRPr="00FF2ADA">
        <w:rPr>
          <w:rFonts w:cs="Times New Roman"/>
        </w:rPr>
        <w:t>Reardon, Sean F., Elena Tej Grewal, Demetra Kalogrides, and Erica Greenberg</w:t>
      </w:r>
      <w:r w:rsidR="00122CC9">
        <w:rPr>
          <w:rFonts w:cs="Times New Roman"/>
        </w:rPr>
        <w:t xml:space="preserve"> (</w:t>
      </w:r>
      <w:r w:rsidRPr="00FF2ADA">
        <w:rPr>
          <w:rFonts w:cs="Times New Roman"/>
        </w:rPr>
        <w:t>2012</w:t>
      </w:r>
      <w:r w:rsidR="00122CC9">
        <w:rPr>
          <w:rFonts w:cs="Times New Roman"/>
        </w:rPr>
        <w:t>)</w:t>
      </w:r>
      <w:r w:rsidRPr="00FF2ADA">
        <w:rPr>
          <w:rFonts w:cs="Times New Roman"/>
        </w:rPr>
        <w:t xml:space="preserve">. Brown Fades: The End of Court-Ordered School Desegregation and the Resegregation of American Public Schools. </w:t>
      </w:r>
      <w:r w:rsidRPr="00FF2ADA">
        <w:rPr>
          <w:rFonts w:cs="Times New Roman"/>
          <w:i/>
          <w:iCs/>
        </w:rPr>
        <w:t>Journal of Policy Analysis and Management</w:t>
      </w:r>
      <w:r w:rsidRPr="00FF2ADA">
        <w:rPr>
          <w:rFonts w:cs="Times New Roman"/>
        </w:rPr>
        <w:t xml:space="preserve"> 31(4): 876–904. </w:t>
      </w:r>
    </w:p>
    <w:p w14:paraId="1BFAC97C" w14:textId="7EF6ABF1" w:rsidR="00FF2ADA" w:rsidRPr="00FF2ADA" w:rsidRDefault="00FF2ADA" w:rsidP="00C34112">
      <w:pPr>
        <w:pStyle w:val="Bibliography"/>
        <w:rPr>
          <w:rFonts w:cs="Times New Roman"/>
        </w:rPr>
      </w:pPr>
      <w:r w:rsidRPr="00FF2ADA">
        <w:rPr>
          <w:rFonts w:cs="Times New Roman"/>
        </w:rPr>
        <w:t>Reardon, Sean F., John T. Yun, and Tamela M. Eitle</w:t>
      </w:r>
      <w:r w:rsidR="00122CC9">
        <w:rPr>
          <w:rFonts w:cs="Times New Roman"/>
        </w:rPr>
        <w:t xml:space="preserve"> (</w:t>
      </w:r>
      <w:r w:rsidRPr="00FF2ADA">
        <w:rPr>
          <w:rFonts w:cs="Times New Roman"/>
        </w:rPr>
        <w:t>2000</w:t>
      </w:r>
      <w:r w:rsidR="00122CC9">
        <w:rPr>
          <w:rFonts w:cs="Times New Roman"/>
        </w:rPr>
        <w:t>)</w:t>
      </w:r>
      <w:r w:rsidRPr="00FF2ADA">
        <w:rPr>
          <w:rFonts w:cs="Times New Roman"/>
        </w:rPr>
        <w:t xml:space="preserve">. The Changing Structure of School Segregation: Measurement and Evidence of Multiracial Metropolitan-Area School Segregation, 1989-1995. </w:t>
      </w:r>
      <w:r w:rsidRPr="00FF2ADA">
        <w:rPr>
          <w:rFonts w:cs="Times New Roman"/>
          <w:i/>
          <w:iCs/>
        </w:rPr>
        <w:t>Demography</w:t>
      </w:r>
      <w:r w:rsidRPr="00FF2ADA">
        <w:rPr>
          <w:rFonts w:cs="Times New Roman"/>
        </w:rPr>
        <w:t xml:space="preserve"> 37(3): 351–64. </w:t>
      </w:r>
    </w:p>
    <w:p w14:paraId="7F106832" w14:textId="5E53495F" w:rsidR="00FF2ADA" w:rsidRDefault="00FF2ADA" w:rsidP="00C34112">
      <w:pPr>
        <w:pStyle w:val="Bibliography"/>
        <w:rPr>
          <w:rFonts w:cs="Times New Roman"/>
        </w:rPr>
      </w:pPr>
      <w:r w:rsidRPr="00FF2ADA">
        <w:rPr>
          <w:rFonts w:cs="Times New Roman"/>
        </w:rPr>
        <w:t>Remster, Brianna, and Rory Kramer</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SHIFTING POWER: The Impact of Incarceration on Political Representation. </w:t>
      </w:r>
      <w:r w:rsidRPr="00FF2ADA">
        <w:rPr>
          <w:rFonts w:cs="Times New Roman"/>
          <w:i/>
          <w:iCs/>
        </w:rPr>
        <w:t>Du Bois Review: Social Science Research on Race</w:t>
      </w:r>
      <w:r w:rsidRPr="00FF2ADA">
        <w:rPr>
          <w:rFonts w:cs="Times New Roman"/>
        </w:rPr>
        <w:t xml:space="preserve"> 15(2): 417–39. </w:t>
      </w:r>
    </w:p>
    <w:p w14:paraId="3C32B9D6" w14:textId="6D7CA963" w:rsidR="00985C89" w:rsidRPr="00985C89" w:rsidRDefault="00985C89" w:rsidP="00C1166C">
      <w:pPr>
        <w:ind w:left="720" w:hanging="720"/>
      </w:pPr>
      <w:r>
        <w:t>Richmond</w:t>
      </w:r>
      <w:r w:rsidR="005E17AC">
        <w:t>, Virginia</w:t>
      </w:r>
      <w:r>
        <w:t xml:space="preserve"> v. </w:t>
      </w:r>
      <w:r w:rsidR="0045247B">
        <w:t>U.S.</w:t>
      </w:r>
      <w:r>
        <w:t xml:space="preserve"> (1975).</w:t>
      </w:r>
      <w:r w:rsidR="0045247B">
        <w:t xml:space="preserve"> &lt;</w:t>
      </w:r>
      <w:r w:rsidR="0045247B" w:rsidRPr="0045247B">
        <w:t>https://www.oyez.org/cases/1974/74-201</w:t>
      </w:r>
      <w:r w:rsidR="0045247B">
        <w:t>&gt;</w:t>
      </w:r>
      <w:r>
        <w:t xml:space="preserve"> (accessed January 3, 2023). </w:t>
      </w:r>
    </w:p>
    <w:p w14:paraId="337A3150" w14:textId="3364F60C" w:rsidR="00FF2ADA" w:rsidRPr="00FF2ADA" w:rsidRDefault="00FF2ADA" w:rsidP="00C34112">
      <w:pPr>
        <w:pStyle w:val="Bibliography"/>
        <w:rPr>
          <w:rFonts w:cs="Times New Roman"/>
        </w:rPr>
      </w:pPr>
      <w:r w:rsidRPr="00FF2ADA">
        <w:rPr>
          <w:rFonts w:cs="Times New Roman"/>
        </w:rPr>
        <w:lastRenderedPageBreak/>
        <w:t>Roberto, Elizabeth</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The Spatial Proximity and Connectivity Method for Measuring and Analyzing Residential Segregation. </w:t>
      </w:r>
      <w:r w:rsidRPr="00FF2ADA">
        <w:rPr>
          <w:rFonts w:cs="Times New Roman"/>
          <w:i/>
          <w:iCs/>
        </w:rPr>
        <w:t>Sociological Methodology</w:t>
      </w:r>
      <w:r w:rsidRPr="00FF2ADA">
        <w:rPr>
          <w:rFonts w:cs="Times New Roman"/>
        </w:rPr>
        <w:t xml:space="preserve"> 48(1): 182–224. </w:t>
      </w:r>
    </w:p>
    <w:p w14:paraId="71C29A4F" w14:textId="3749225B" w:rsidR="00FF2ADA" w:rsidRPr="00FF2ADA" w:rsidRDefault="00FF2ADA" w:rsidP="00C34112">
      <w:pPr>
        <w:pStyle w:val="Bibliography"/>
        <w:rPr>
          <w:rFonts w:cs="Times New Roman"/>
        </w:rPr>
      </w:pPr>
      <w:r w:rsidRPr="00FF2ADA">
        <w:rPr>
          <w:rFonts w:cs="Times New Roman"/>
        </w:rPr>
        <w:t>Rothwell, Jonathan, and Douglas S. Massey</w:t>
      </w:r>
      <w:r w:rsidR="00122CC9">
        <w:rPr>
          <w:rFonts w:cs="Times New Roman"/>
        </w:rPr>
        <w:t xml:space="preserve"> (</w:t>
      </w:r>
      <w:r w:rsidRPr="00FF2ADA">
        <w:rPr>
          <w:rFonts w:cs="Times New Roman"/>
        </w:rPr>
        <w:t>2009</w:t>
      </w:r>
      <w:r w:rsidR="00122CC9">
        <w:rPr>
          <w:rFonts w:cs="Times New Roman"/>
        </w:rPr>
        <w:t>)</w:t>
      </w:r>
      <w:r w:rsidRPr="00FF2ADA">
        <w:rPr>
          <w:rFonts w:cs="Times New Roman"/>
        </w:rPr>
        <w:t xml:space="preserve">. The Effect of Density Zoning on Racial Segregation in U.S. Urban Areas. </w:t>
      </w:r>
      <w:r w:rsidRPr="00FF2ADA">
        <w:rPr>
          <w:rFonts w:cs="Times New Roman"/>
          <w:i/>
          <w:iCs/>
        </w:rPr>
        <w:t>Urban Affairs Review</w:t>
      </w:r>
      <w:r w:rsidRPr="00FF2ADA">
        <w:rPr>
          <w:rFonts w:cs="Times New Roman"/>
        </w:rPr>
        <w:t xml:space="preserve"> 44(6): 779–806.</w:t>
      </w:r>
    </w:p>
    <w:p w14:paraId="51A6B725" w14:textId="430B30D6" w:rsidR="00FF2ADA" w:rsidRPr="00FF2ADA" w:rsidRDefault="00FF2ADA" w:rsidP="00C34112">
      <w:pPr>
        <w:pStyle w:val="Bibliography"/>
        <w:rPr>
          <w:rFonts w:cs="Times New Roman"/>
        </w:rPr>
      </w:pPr>
      <w:r w:rsidRPr="00FF2ADA">
        <w:rPr>
          <w:rFonts w:cs="Times New Roman"/>
        </w:rPr>
        <w:t>Rugh, Jacob S., and Douglas S. Massey</w:t>
      </w:r>
      <w:r w:rsidR="00D31CEA">
        <w:rPr>
          <w:rFonts w:cs="Times New Roman"/>
        </w:rPr>
        <w:t xml:space="preserve"> (</w:t>
      </w:r>
      <w:r w:rsidRPr="00FF2ADA">
        <w:rPr>
          <w:rFonts w:cs="Times New Roman"/>
        </w:rPr>
        <w:t>2014</w:t>
      </w:r>
      <w:r w:rsidR="00D31CEA">
        <w:rPr>
          <w:rFonts w:cs="Times New Roman"/>
        </w:rPr>
        <w:t>)</w:t>
      </w:r>
      <w:r w:rsidRPr="00FF2ADA">
        <w:rPr>
          <w:rFonts w:cs="Times New Roman"/>
        </w:rPr>
        <w:t xml:space="preserve">. Segregation in Post-Civil Rights America: Stalled Integration or End of the Segregated Century? </w:t>
      </w:r>
      <w:r w:rsidRPr="00FF2ADA">
        <w:rPr>
          <w:rFonts w:cs="Times New Roman"/>
          <w:i/>
          <w:iCs/>
        </w:rPr>
        <w:t>Du Bois Review: Social Science Research on Race</w:t>
      </w:r>
      <w:r w:rsidRPr="00FF2ADA">
        <w:rPr>
          <w:rFonts w:cs="Times New Roman"/>
        </w:rPr>
        <w:t xml:space="preserve"> 11(2): 205–32. </w:t>
      </w:r>
    </w:p>
    <w:p w14:paraId="03CCD665" w14:textId="749B3C1E" w:rsidR="00FF2ADA" w:rsidRPr="00FF2ADA" w:rsidRDefault="00FF2ADA" w:rsidP="00C34112">
      <w:pPr>
        <w:pStyle w:val="Bibliography"/>
        <w:rPr>
          <w:rFonts w:cs="Times New Roman"/>
        </w:rPr>
      </w:pPr>
      <w:r w:rsidRPr="00FF2ADA">
        <w:rPr>
          <w:rFonts w:cs="Times New Roman"/>
        </w:rPr>
        <w:t>Ryo, Emily</w:t>
      </w:r>
      <w:r w:rsidR="005D6C81">
        <w:rPr>
          <w:rFonts w:cs="Times New Roman"/>
        </w:rPr>
        <w:t xml:space="preserve"> (</w:t>
      </w:r>
      <w:r w:rsidRPr="00FF2ADA">
        <w:rPr>
          <w:rFonts w:cs="Times New Roman"/>
        </w:rPr>
        <w:t>2019</w:t>
      </w:r>
      <w:r w:rsidR="005D6C81">
        <w:rPr>
          <w:rFonts w:cs="Times New Roman"/>
        </w:rPr>
        <w:t>)</w:t>
      </w:r>
      <w:r w:rsidRPr="00FF2ADA">
        <w:rPr>
          <w:rFonts w:cs="Times New Roman"/>
        </w:rPr>
        <w:t xml:space="preserve">. Detention as Deterrence. </w:t>
      </w:r>
      <w:r w:rsidRPr="00FF2ADA">
        <w:rPr>
          <w:rFonts w:cs="Times New Roman"/>
          <w:i/>
          <w:iCs/>
        </w:rPr>
        <w:t>Stanford Law Review</w:t>
      </w:r>
      <w:r w:rsidRPr="00FF2ADA">
        <w:rPr>
          <w:rFonts w:cs="Times New Roman"/>
        </w:rPr>
        <w:t xml:space="preserve"> 71: 237–50.</w:t>
      </w:r>
    </w:p>
    <w:p w14:paraId="64498CE6" w14:textId="3BCD3D4A" w:rsidR="00FF2ADA" w:rsidRPr="00FF2ADA" w:rsidRDefault="00FF2ADA" w:rsidP="00C34112">
      <w:pPr>
        <w:pStyle w:val="Bibliography"/>
        <w:rPr>
          <w:rFonts w:cs="Times New Roman"/>
        </w:rPr>
      </w:pPr>
      <w:r w:rsidRPr="00FF2ADA">
        <w:rPr>
          <w:rFonts w:cs="Times New Roman"/>
        </w:rPr>
        <w:t>Sass, Tim R., and Stephen L. Mehay</w:t>
      </w:r>
      <w:r w:rsidR="005D6C81">
        <w:rPr>
          <w:rFonts w:cs="Times New Roman"/>
        </w:rPr>
        <w:t xml:space="preserve"> (</w:t>
      </w:r>
      <w:r w:rsidRPr="00FF2ADA">
        <w:rPr>
          <w:rFonts w:cs="Times New Roman"/>
        </w:rPr>
        <w:t>1995</w:t>
      </w:r>
      <w:r w:rsidR="005D6C81">
        <w:rPr>
          <w:rFonts w:cs="Times New Roman"/>
        </w:rPr>
        <w:t>)</w:t>
      </w:r>
      <w:r w:rsidRPr="00FF2ADA">
        <w:rPr>
          <w:rFonts w:cs="Times New Roman"/>
        </w:rPr>
        <w:t xml:space="preserve">. The Voting Rights Act, District Elections, and the Success of Black Candidates in Municipal Elections. </w:t>
      </w:r>
      <w:r w:rsidRPr="00FF2ADA">
        <w:rPr>
          <w:rFonts w:cs="Times New Roman"/>
          <w:i/>
          <w:iCs/>
        </w:rPr>
        <w:t>The Journal of Law and Economics</w:t>
      </w:r>
      <w:r w:rsidRPr="00FF2ADA">
        <w:rPr>
          <w:rFonts w:cs="Times New Roman"/>
        </w:rPr>
        <w:t xml:space="preserve"> 38(2): 367–92. </w:t>
      </w:r>
    </w:p>
    <w:p w14:paraId="74AF33D6" w14:textId="66D2FF41" w:rsidR="00FF2ADA" w:rsidRPr="00FF2ADA" w:rsidRDefault="00FF2ADA" w:rsidP="00C34112">
      <w:pPr>
        <w:pStyle w:val="Bibliography"/>
        <w:rPr>
          <w:rFonts w:cs="Times New Roman"/>
        </w:rPr>
      </w:pPr>
      <w:r w:rsidRPr="00FF2ADA">
        <w:rPr>
          <w:rFonts w:cs="Times New Roman"/>
        </w:rPr>
        <w:t>Schuit, Sophie, and Jon C. Rogowski</w:t>
      </w:r>
      <w:r w:rsidR="00326587">
        <w:rPr>
          <w:rFonts w:cs="Times New Roman"/>
        </w:rPr>
        <w:t xml:space="preserve"> (</w:t>
      </w:r>
      <w:r w:rsidRPr="00FF2ADA">
        <w:rPr>
          <w:rFonts w:cs="Times New Roman"/>
        </w:rPr>
        <w:t>2017</w:t>
      </w:r>
      <w:r w:rsidR="00326587">
        <w:rPr>
          <w:rFonts w:cs="Times New Roman"/>
        </w:rPr>
        <w:t>)</w:t>
      </w:r>
      <w:r w:rsidRPr="00FF2ADA">
        <w:rPr>
          <w:rFonts w:cs="Times New Roman"/>
        </w:rPr>
        <w:t xml:space="preserve">. Race, Representation, and the Voting Rights Act. </w:t>
      </w:r>
      <w:r w:rsidRPr="00FF2ADA">
        <w:rPr>
          <w:rFonts w:cs="Times New Roman"/>
          <w:i/>
          <w:iCs/>
        </w:rPr>
        <w:t>American Journal of Political Science</w:t>
      </w:r>
      <w:r w:rsidRPr="00FF2ADA">
        <w:rPr>
          <w:rFonts w:cs="Times New Roman"/>
        </w:rPr>
        <w:t xml:space="preserve"> 61(3): 513–26. </w:t>
      </w:r>
    </w:p>
    <w:p w14:paraId="0064823F" w14:textId="0CB83227" w:rsidR="00FF2ADA" w:rsidRDefault="00FF2ADA" w:rsidP="00C34112">
      <w:pPr>
        <w:pStyle w:val="Bibliography"/>
        <w:rPr>
          <w:rFonts w:cs="Times New Roman"/>
        </w:rPr>
      </w:pPr>
      <w:r w:rsidRPr="00FF2ADA">
        <w:rPr>
          <w:rFonts w:cs="Times New Roman"/>
        </w:rPr>
        <w:t>Shah, Paru R., Melissa J. Marschall, and Anirudh V. S. Ruhil</w:t>
      </w:r>
      <w:r w:rsidR="00326587">
        <w:rPr>
          <w:rFonts w:cs="Times New Roman"/>
        </w:rPr>
        <w:t xml:space="preserve"> (</w:t>
      </w:r>
      <w:r w:rsidRPr="00FF2ADA">
        <w:rPr>
          <w:rFonts w:cs="Times New Roman"/>
        </w:rPr>
        <w:t>2013</w:t>
      </w:r>
      <w:r w:rsidR="00326587">
        <w:rPr>
          <w:rFonts w:cs="Times New Roman"/>
        </w:rPr>
        <w:t>)</w:t>
      </w:r>
      <w:r w:rsidRPr="00FF2ADA">
        <w:rPr>
          <w:rFonts w:cs="Times New Roman"/>
        </w:rPr>
        <w:t xml:space="preserve">. Are We There Yet? The Voting Rights Act and Black Representation on City Councils, 1981–2006. </w:t>
      </w:r>
      <w:r w:rsidRPr="00FF2ADA">
        <w:rPr>
          <w:rFonts w:cs="Times New Roman"/>
          <w:i/>
          <w:iCs/>
        </w:rPr>
        <w:t>The Journal of Politics</w:t>
      </w:r>
      <w:r w:rsidRPr="00FF2ADA">
        <w:rPr>
          <w:rFonts w:cs="Times New Roman"/>
        </w:rPr>
        <w:t xml:space="preserve"> 75(4): 993–1008. </w:t>
      </w:r>
    </w:p>
    <w:p w14:paraId="1168C7EE" w14:textId="0752B0BC" w:rsidR="00D22068" w:rsidRPr="00D22068" w:rsidRDefault="00D22068" w:rsidP="0061675A">
      <w:pPr>
        <w:ind w:left="720" w:hanging="720"/>
      </w:pPr>
      <w:r>
        <w:t xml:space="preserve">Shelby County, Alabama v. Eric H. Holder, Jr (2011). </w:t>
      </w:r>
      <w:r w:rsidR="004B6D2C">
        <w:t xml:space="preserve"> </w:t>
      </w:r>
      <w:r>
        <w:t>&lt;</w:t>
      </w:r>
      <w:r w:rsidRPr="00D22068">
        <w:t>https://www.leagle.com/decision/infdco20110922a91</w:t>
      </w:r>
      <w:r>
        <w:t xml:space="preserve">&gt; (accessed January 3, 2023). </w:t>
      </w:r>
    </w:p>
    <w:p w14:paraId="001E1ADE" w14:textId="6B7BF022" w:rsidR="00D22068" w:rsidRPr="00037561" w:rsidRDefault="00EA0AA4" w:rsidP="00D22068">
      <w:pPr>
        <w:ind w:left="720" w:hanging="720"/>
      </w:pPr>
      <w:r>
        <w:t>Shelby County</w:t>
      </w:r>
      <w:r w:rsidR="00037561">
        <w:t>, Alabama v. Eric H. Holder, Jr</w:t>
      </w:r>
      <w:r w:rsidR="00D2598A">
        <w:t xml:space="preserve"> (</w:t>
      </w:r>
      <w:r w:rsidR="00037561">
        <w:t>2013</w:t>
      </w:r>
      <w:r w:rsidR="00D2598A">
        <w:t>)</w:t>
      </w:r>
      <w:r w:rsidR="00037561">
        <w:t xml:space="preserve">. </w:t>
      </w:r>
      <w:r w:rsidR="00D2598A">
        <w:t>&lt;</w:t>
      </w:r>
      <w:r w:rsidR="00037561" w:rsidRPr="00850F2B">
        <w:t>https://www.oyez.org/cases/2012/12-96</w:t>
      </w:r>
      <w:r w:rsidR="00D2598A">
        <w:t xml:space="preserve">&gt; (accessed </w:t>
      </w:r>
      <w:r w:rsidR="00C36635">
        <w:t>January 3</w:t>
      </w:r>
      <w:r w:rsidR="00D2598A">
        <w:t>, 202</w:t>
      </w:r>
      <w:r w:rsidR="00C36635">
        <w:t>3</w:t>
      </w:r>
      <w:r w:rsidR="00D2598A">
        <w:t>)</w:t>
      </w:r>
      <w:r w:rsidR="00037561">
        <w:t xml:space="preserve">. </w:t>
      </w:r>
    </w:p>
    <w:p w14:paraId="2AE554C6" w14:textId="0FBE0083" w:rsidR="00FF2ADA" w:rsidRPr="00FF2ADA" w:rsidRDefault="00FF2ADA" w:rsidP="00C34112">
      <w:pPr>
        <w:pStyle w:val="Bibliography"/>
        <w:rPr>
          <w:rFonts w:cs="Times New Roman"/>
        </w:rPr>
      </w:pPr>
      <w:r w:rsidRPr="00FF2ADA">
        <w:rPr>
          <w:rFonts w:cs="Times New Roman"/>
        </w:rPr>
        <w:t>Shlay, Anne B., and Peter H. Rossi</w:t>
      </w:r>
      <w:r w:rsidR="00F20225">
        <w:rPr>
          <w:rFonts w:cs="Times New Roman"/>
        </w:rPr>
        <w:t xml:space="preserve"> (</w:t>
      </w:r>
      <w:r w:rsidRPr="00FF2ADA">
        <w:rPr>
          <w:rFonts w:cs="Times New Roman"/>
        </w:rPr>
        <w:t>1981</w:t>
      </w:r>
      <w:r w:rsidR="00F20225">
        <w:rPr>
          <w:rFonts w:cs="Times New Roman"/>
        </w:rPr>
        <w:t>)</w:t>
      </w:r>
      <w:r w:rsidRPr="00FF2ADA">
        <w:rPr>
          <w:rFonts w:cs="Times New Roman"/>
        </w:rPr>
        <w:t xml:space="preserve">. Keeping up the Neighborhood: Estimating Net Effects of Zoning. </w:t>
      </w:r>
      <w:r w:rsidRPr="00FF2ADA">
        <w:rPr>
          <w:rFonts w:cs="Times New Roman"/>
          <w:i/>
          <w:iCs/>
        </w:rPr>
        <w:t>American Sociological Review</w:t>
      </w:r>
      <w:r w:rsidRPr="00FF2ADA">
        <w:rPr>
          <w:rFonts w:cs="Times New Roman"/>
        </w:rPr>
        <w:t xml:space="preserve"> 46(6): 703–19. </w:t>
      </w:r>
    </w:p>
    <w:p w14:paraId="3AF1F803" w14:textId="3CBED9B4" w:rsidR="00FF2ADA" w:rsidRPr="00FF2ADA" w:rsidRDefault="00FF2ADA" w:rsidP="00C34112">
      <w:pPr>
        <w:pStyle w:val="Bibliography"/>
        <w:rPr>
          <w:rFonts w:cs="Times New Roman"/>
        </w:rPr>
      </w:pPr>
      <w:r w:rsidRPr="00FF2ADA">
        <w:rPr>
          <w:rFonts w:cs="Times New Roman"/>
        </w:rPr>
        <w:t>Stacey, Michele, Kristin Carbone-López, and Richard Rosenfeld</w:t>
      </w:r>
      <w:r w:rsidR="00604AA7">
        <w:rPr>
          <w:rFonts w:cs="Times New Roman"/>
        </w:rPr>
        <w:t xml:space="preserve"> (</w:t>
      </w:r>
      <w:r w:rsidRPr="00FF2ADA">
        <w:rPr>
          <w:rFonts w:cs="Times New Roman"/>
        </w:rPr>
        <w:t>2011</w:t>
      </w:r>
      <w:r w:rsidR="00604AA7">
        <w:rPr>
          <w:rFonts w:cs="Times New Roman"/>
        </w:rPr>
        <w:t>)</w:t>
      </w:r>
      <w:r w:rsidRPr="00FF2ADA">
        <w:rPr>
          <w:rFonts w:cs="Times New Roman"/>
        </w:rPr>
        <w:t xml:space="preserve">. Demographic Change and Ethnically Motivated Crime: The Impact of Immigration on Anti-Hispanic Hate Crime in the United States. </w:t>
      </w:r>
      <w:r w:rsidRPr="00FF2ADA">
        <w:rPr>
          <w:rFonts w:cs="Times New Roman"/>
          <w:i/>
          <w:iCs/>
        </w:rPr>
        <w:t>Journal of Contemporary Criminal Justice</w:t>
      </w:r>
      <w:r w:rsidRPr="00FF2ADA">
        <w:rPr>
          <w:rFonts w:cs="Times New Roman"/>
        </w:rPr>
        <w:t xml:space="preserve"> 27(3): 278–98. </w:t>
      </w:r>
    </w:p>
    <w:p w14:paraId="6FC46946" w14:textId="6CBD0BAE" w:rsidR="00FF2ADA" w:rsidRPr="00FF2ADA" w:rsidRDefault="00FF2ADA" w:rsidP="00C34112">
      <w:pPr>
        <w:pStyle w:val="Bibliography"/>
        <w:rPr>
          <w:rFonts w:cs="Times New Roman"/>
        </w:rPr>
      </w:pPr>
      <w:r w:rsidRPr="00FF2ADA">
        <w:rPr>
          <w:rFonts w:cs="Times New Roman"/>
        </w:rPr>
        <w:t>Taper, Bernard</w:t>
      </w:r>
      <w:r w:rsidR="00FC4ADF">
        <w:rPr>
          <w:rFonts w:cs="Times New Roman"/>
        </w:rPr>
        <w:t xml:space="preserve"> (</w:t>
      </w:r>
      <w:r w:rsidRPr="00FF2ADA">
        <w:rPr>
          <w:rFonts w:cs="Times New Roman"/>
        </w:rPr>
        <w:t>1962</w:t>
      </w:r>
      <w:r w:rsidR="00FC4ADF">
        <w:rPr>
          <w:rFonts w:cs="Times New Roman"/>
        </w:rPr>
        <w:t>)</w:t>
      </w:r>
      <w:r w:rsidRPr="00FF2ADA">
        <w:rPr>
          <w:rFonts w:cs="Times New Roman"/>
        </w:rPr>
        <w:t xml:space="preserve">. </w:t>
      </w:r>
      <w:r w:rsidRPr="00FF2ADA">
        <w:rPr>
          <w:rFonts w:cs="Times New Roman"/>
          <w:i/>
          <w:iCs/>
        </w:rPr>
        <w:t>Gomillion versus Lightfoot: The Tuskegee Gerrymander Case</w:t>
      </w:r>
      <w:r w:rsidRPr="00FF2ADA">
        <w:rPr>
          <w:rFonts w:cs="Times New Roman"/>
        </w:rPr>
        <w:t>. 1st ed. New York, NY: McGraw-Hill.</w:t>
      </w:r>
    </w:p>
    <w:p w14:paraId="5D0788A1" w14:textId="50DB8546" w:rsidR="00FF2ADA" w:rsidRPr="00FF2ADA" w:rsidRDefault="00FF2ADA" w:rsidP="00C34112">
      <w:pPr>
        <w:pStyle w:val="Bibliography"/>
        <w:rPr>
          <w:rFonts w:cs="Times New Roman"/>
        </w:rPr>
      </w:pPr>
      <w:r w:rsidRPr="00FF2ADA">
        <w:rPr>
          <w:rFonts w:cs="Times New Roman"/>
        </w:rPr>
        <w:t>Torche, Florencia, and Tamkinat Rauf</w:t>
      </w:r>
      <w:r w:rsidR="001178DC">
        <w:rPr>
          <w:rFonts w:cs="Times New Roman"/>
        </w:rPr>
        <w:t xml:space="preserve"> (</w:t>
      </w:r>
      <w:r w:rsidRPr="00FF2ADA">
        <w:rPr>
          <w:rFonts w:cs="Times New Roman"/>
        </w:rPr>
        <w:t>2021</w:t>
      </w:r>
      <w:r w:rsidR="001178DC">
        <w:rPr>
          <w:rFonts w:cs="Times New Roman"/>
        </w:rPr>
        <w:t>)</w:t>
      </w:r>
      <w:r w:rsidRPr="00FF2ADA">
        <w:rPr>
          <w:rFonts w:cs="Times New Roman"/>
        </w:rPr>
        <w:t xml:space="preserve">. The Political Context and Infant Health in the United States. </w:t>
      </w:r>
      <w:r w:rsidRPr="00FF2ADA">
        <w:rPr>
          <w:rFonts w:cs="Times New Roman"/>
          <w:i/>
          <w:iCs/>
        </w:rPr>
        <w:t>American Sociological Review</w:t>
      </w:r>
      <w:r w:rsidRPr="00FF2ADA">
        <w:rPr>
          <w:rFonts w:cs="Times New Roman"/>
        </w:rPr>
        <w:t xml:space="preserve"> 86(3): 377–405. </w:t>
      </w:r>
    </w:p>
    <w:p w14:paraId="05117F67" w14:textId="3CF94F48" w:rsidR="00FF2ADA" w:rsidRPr="00FF2ADA" w:rsidRDefault="00FF2ADA" w:rsidP="00C34112">
      <w:pPr>
        <w:pStyle w:val="Bibliography"/>
        <w:rPr>
          <w:rFonts w:cs="Times New Roman"/>
        </w:rPr>
      </w:pPr>
      <w:r w:rsidRPr="00FF2ADA">
        <w:rPr>
          <w:rFonts w:cs="Times New Roman"/>
        </w:rPr>
        <w:t>Trounstine, Jessica</w:t>
      </w:r>
      <w:r w:rsidR="00250237">
        <w:rPr>
          <w:rFonts w:cs="Times New Roman"/>
        </w:rPr>
        <w:t xml:space="preserve"> (</w:t>
      </w:r>
      <w:r w:rsidRPr="00FF2ADA">
        <w:rPr>
          <w:rFonts w:cs="Times New Roman"/>
        </w:rPr>
        <w:t>2009</w:t>
      </w:r>
      <w:r w:rsidR="00250237">
        <w:rPr>
          <w:rFonts w:cs="Times New Roman"/>
        </w:rPr>
        <w:t>)</w:t>
      </w:r>
      <w:r w:rsidRPr="00FF2ADA">
        <w:rPr>
          <w:rFonts w:cs="Times New Roman"/>
        </w:rPr>
        <w:t xml:space="preserve">. All Politics Is Local: The Reemergence of the Study of City Politics. </w:t>
      </w:r>
      <w:r w:rsidRPr="00FF2ADA">
        <w:rPr>
          <w:rFonts w:cs="Times New Roman"/>
          <w:i/>
          <w:iCs/>
        </w:rPr>
        <w:t>Perspectives on Politics</w:t>
      </w:r>
      <w:r w:rsidRPr="00FF2ADA">
        <w:rPr>
          <w:rFonts w:cs="Times New Roman"/>
        </w:rPr>
        <w:t xml:space="preserve"> 7(3): 611–18. </w:t>
      </w:r>
    </w:p>
    <w:p w14:paraId="0B515003" w14:textId="0F4336AD" w:rsidR="00FF2ADA" w:rsidRPr="00FF2ADA" w:rsidRDefault="00C34112" w:rsidP="00C34112">
      <w:pPr>
        <w:pStyle w:val="Bibliography"/>
        <w:rPr>
          <w:rFonts w:cs="Times New Roman"/>
        </w:rPr>
      </w:pPr>
      <w:r>
        <w:rPr>
          <w:rFonts w:cs="Times New Roman"/>
        </w:rPr>
        <w:t>Trounstine, Jessic</w:t>
      </w:r>
      <w:r w:rsidR="00250237">
        <w:rPr>
          <w:rFonts w:cs="Times New Roman"/>
        </w:rPr>
        <w:t>a</w:t>
      </w:r>
      <w:r w:rsidR="00FF2ADA" w:rsidRPr="00FF2ADA">
        <w:rPr>
          <w:rFonts w:cs="Times New Roman"/>
        </w:rPr>
        <w:t xml:space="preserve"> </w:t>
      </w:r>
      <w:r w:rsidR="00250237">
        <w:rPr>
          <w:rFonts w:cs="Times New Roman"/>
        </w:rPr>
        <w:t>(</w:t>
      </w:r>
      <w:r w:rsidR="00FF2ADA" w:rsidRPr="00FF2ADA">
        <w:rPr>
          <w:rFonts w:cs="Times New Roman"/>
        </w:rPr>
        <w:t>2018</w:t>
      </w:r>
      <w:r w:rsidR="00250237">
        <w:rPr>
          <w:rFonts w:cs="Times New Roman"/>
        </w:rPr>
        <w:t>)</w:t>
      </w:r>
      <w:r w:rsidR="00FF2ADA" w:rsidRPr="00FF2ADA">
        <w:rPr>
          <w:rFonts w:cs="Times New Roman"/>
        </w:rPr>
        <w:t xml:space="preserve">. </w:t>
      </w:r>
      <w:r w:rsidR="00FF2ADA" w:rsidRPr="00FF2ADA">
        <w:rPr>
          <w:rFonts w:cs="Times New Roman"/>
          <w:i/>
          <w:iCs/>
        </w:rPr>
        <w:t>Segregation by Design: Local Politics and Inequality in American Cities</w:t>
      </w:r>
      <w:r w:rsidR="00FF2ADA" w:rsidRPr="00FF2ADA">
        <w:rPr>
          <w:rFonts w:cs="Times New Roman"/>
        </w:rPr>
        <w:t>. Cambridge University Press.</w:t>
      </w:r>
    </w:p>
    <w:p w14:paraId="49774267" w14:textId="468AB68B" w:rsidR="00FF2ADA" w:rsidRPr="00FF2ADA" w:rsidRDefault="00FF2ADA" w:rsidP="00C34112">
      <w:pPr>
        <w:pStyle w:val="Bibliography"/>
        <w:rPr>
          <w:rFonts w:cs="Times New Roman"/>
        </w:rPr>
      </w:pPr>
      <w:r w:rsidRPr="00FF2ADA">
        <w:rPr>
          <w:rFonts w:cs="Times New Roman"/>
        </w:rPr>
        <w:t>Vargas, Robert, Christina Cano, Paola Del Toro, and Brian Fenaughty</w:t>
      </w:r>
      <w:r w:rsidR="00250237">
        <w:rPr>
          <w:rFonts w:cs="Times New Roman"/>
        </w:rPr>
        <w:t xml:space="preserve"> (</w:t>
      </w:r>
      <w:r w:rsidRPr="00FF2ADA">
        <w:rPr>
          <w:rFonts w:cs="Times New Roman"/>
        </w:rPr>
        <w:t>2021</w:t>
      </w:r>
      <w:r w:rsidR="00250237">
        <w:rPr>
          <w:rFonts w:cs="Times New Roman"/>
        </w:rPr>
        <w:t>)</w:t>
      </w:r>
      <w:r w:rsidRPr="00FF2ADA">
        <w:rPr>
          <w:rFonts w:cs="Times New Roman"/>
        </w:rPr>
        <w:t xml:space="preserve">. The Racial and Economic Foundations of Municipal Redistricting. </w:t>
      </w:r>
      <w:r w:rsidRPr="00FF2ADA">
        <w:rPr>
          <w:rFonts w:cs="Times New Roman"/>
          <w:i/>
          <w:iCs/>
        </w:rPr>
        <w:t>Social Problems</w:t>
      </w:r>
      <w:r w:rsidRPr="00FF2ADA">
        <w:rPr>
          <w:rFonts w:cs="Times New Roman"/>
        </w:rPr>
        <w:t xml:space="preserve">: 1–26. </w:t>
      </w:r>
    </w:p>
    <w:p w14:paraId="7F3B55E9" w14:textId="16786096" w:rsidR="00FF2ADA" w:rsidRPr="00FF2ADA" w:rsidRDefault="00FF2ADA" w:rsidP="00C34112">
      <w:pPr>
        <w:pStyle w:val="Bibliography"/>
        <w:rPr>
          <w:rFonts w:cs="Times New Roman"/>
        </w:rPr>
      </w:pPr>
      <w:r w:rsidRPr="00FF2ADA">
        <w:rPr>
          <w:rFonts w:cs="Times New Roman"/>
        </w:rPr>
        <w:t>Wilkes, Rima, and Dina G. Okamoto</w:t>
      </w:r>
      <w:r w:rsidR="00250237">
        <w:rPr>
          <w:rFonts w:cs="Times New Roman"/>
        </w:rPr>
        <w:t xml:space="preserve"> (</w:t>
      </w:r>
      <w:r w:rsidRPr="00FF2ADA">
        <w:rPr>
          <w:rFonts w:cs="Times New Roman"/>
        </w:rPr>
        <w:t>2002</w:t>
      </w:r>
      <w:r w:rsidR="00250237">
        <w:rPr>
          <w:rFonts w:cs="Times New Roman"/>
        </w:rPr>
        <w:t>)</w:t>
      </w:r>
      <w:r w:rsidRPr="00FF2ADA">
        <w:rPr>
          <w:rFonts w:cs="Times New Roman"/>
        </w:rPr>
        <w:t xml:space="preserve">. Ethnic Competition and Mobilization by Minorities at Risk. </w:t>
      </w:r>
      <w:r w:rsidRPr="00FF2ADA">
        <w:rPr>
          <w:rFonts w:cs="Times New Roman"/>
          <w:i/>
          <w:iCs/>
        </w:rPr>
        <w:t>Nationalism and Ethnic Politics</w:t>
      </w:r>
      <w:r w:rsidRPr="00FF2ADA">
        <w:rPr>
          <w:rFonts w:cs="Times New Roman"/>
        </w:rPr>
        <w:t xml:space="preserve"> 8(3): 1–23. </w:t>
      </w:r>
    </w:p>
    <w:p w14:paraId="225BCC73" w14:textId="2EF44BD7" w:rsidR="00FF2ADA" w:rsidRPr="00FF2ADA" w:rsidRDefault="00FF2ADA" w:rsidP="00C34112">
      <w:pPr>
        <w:pStyle w:val="Bibliography"/>
        <w:rPr>
          <w:rFonts w:cs="Times New Roman"/>
        </w:rPr>
      </w:pPr>
      <w:r w:rsidRPr="00FF2ADA">
        <w:rPr>
          <w:rFonts w:cs="Times New Roman"/>
        </w:rPr>
        <w:t>Wilson, Bev, and Mary M. Edwards</w:t>
      </w:r>
      <w:r w:rsidR="00BD7609">
        <w:rPr>
          <w:rFonts w:cs="Times New Roman"/>
        </w:rPr>
        <w:t xml:space="preserve"> (</w:t>
      </w:r>
      <w:r w:rsidRPr="00FF2ADA">
        <w:rPr>
          <w:rFonts w:cs="Times New Roman"/>
        </w:rPr>
        <w:t>2014</w:t>
      </w:r>
      <w:r w:rsidR="00BD7609">
        <w:rPr>
          <w:rFonts w:cs="Times New Roman"/>
        </w:rPr>
        <w:t>)</w:t>
      </w:r>
      <w:r w:rsidRPr="00FF2ADA">
        <w:rPr>
          <w:rFonts w:cs="Times New Roman"/>
        </w:rPr>
        <w:t xml:space="preserve">. Annexation and Ethnicity in the American Midwest. </w:t>
      </w:r>
      <w:r w:rsidRPr="00FF2ADA">
        <w:rPr>
          <w:rFonts w:cs="Times New Roman"/>
          <w:i/>
          <w:iCs/>
        </w:rPr>
        <w:t>Urban Affairs Review</w:t>
      </w:r>
      <w:r w:rsidRPr="00FF2ADA">
        <w:rPr>
          <w:rFonts w:cs="Times New Roman"/>
        </w:rPr>
        <w:t xml:space="preserve"> 50(3): 417–47. </w:t>
      </w:r>
    </w:p>
    <w:p w14:paraId="36BF148C" w14:textId="1EF048EE" w:rsidR="00FF2ADA" w:rsidRPr="00FF2ADA" w:rsidRDefault="00FF2ADA" w:rsidP="00C34112">
      <w:pPr>
        <w:pStyle w:val="Bibliography"/>
        <w:rPr>
          <w:rFonts w:cs="Times New Roman"/>
        </w:rPr>
      </w:pPr>
      <w:r w:rsidRPr="00FF2ADA">
        <w:rPr>
          <w:rFonts w:cs="Times New Roman"/>
        </w:rPr>
        <w:t>Wing, Coady, Kosali Simon, and Ricardo A. Bello-Gomez</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Designing Difference in Difference Studies: Best Practices for Public Health Policy Research. </w:t>
      </w:r>
      <w:r w:rsidRPr="00FF2ADA">
        <w:rPr>
          <w:rFonts w:cs="Times New Roman"/>
          <w:i/>
          <w:iCs/>
        </w:rPr>
        <w:t>Annual Review of Public Health</w:t>
      </w:r>
      <w:r w:rsidRPr="00FF2ADA">
        <w:rPr>
          <w:rFonts w:cs="Times New Roman"/>
        </w:rPr>
        <w:t xml:space="preserve"> 39(1): 453–69. </w:t>
      </w:r>
    </w:p>
    <w:p w14:paraId="5B83FE3F" w14:textId="3B79C03A" w:rsidR="00FF2ADA" w:rsidRPr="00FF2ADA" w:rsidRDefault="00FF2ADA" w:rsidP="00C34112">
      <w:pPr>
        <w:pStyle w:val="Bibliography"/>
        <w:rPr>
          <w:rFonts w:cs="Times New Roman"/>
        </w:rPr>
      </w:pPr>
      <w:r w:rsidRPr="00FF2ADA">
        <w:rPr>
          <w:rFonts w:cs="Times New Roman"/>
        </w:rPr>
        <w:t>Wong, Tom K</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Do Family Separation and Detention Deter Immigration? </w:t>
      </w:r>
      <w:r w:rsidRPr="009763F3">
        <w:rPr>
          <w:rFonts w:cs="Times New Roman"/>
          <w:i/>
          <w:iCs/>
        </w:rPr>
        <w:t>Center for American Progress</w:t>
      </w:r>
      <w:r w:rsidRPr="00FF2ADA">
        <w:rPr>
          <w:rFonts w:cs="Times New Roman"/>
        </w:rPr>
        <w:t xml:space="preserve">. July 24. </w:t>
      </w:r>
      <w:r w:rsidR="00192E83">
        <w:rPr>
          <w:rFonts w:cs="Times New Roman"/>
        </w:rPr>
        <w:t>&lt;</w:t>
      </w:r>
      <w:r w:rsidRPr="00FF2ADA">
        <w:rPr>
          <w:rFonts w:cs="Times New Roman"/>
        </w:rPr>
        <w:t>https://perma.cc/EXR5-7VGL</w:t>
      </w:r>
      <w:r w:rsidR="00192E83">
        <w:rPr>
          <w:rFonts w:cs="Times New Roman"/>
        </w:rPr>
        <w:t xml:space="preserve">&gt; (accessed </w:t>
      </w:r>
      <w:r w:rsidR="008C236C">
        <w:rPr>
          <w:rFonts w:cs="Times New Roman"/>
        </w:rPr>
        <w:t>July 20, 2022)</w:t>
      </w:r>
      <w:r w:rsidRPr="00FF2ADA">
        <w:rPr>
          <w:rFonts w:cs="Times New Roman"/>
        </w:rPr>
        <w:t>.</w:t>
      </w:r>
    </w:p>
    <w:p w14:paraId="0DA017C2" w14:textId="6A8C5CCC" w:rsidR="00F319AB" w:rsidRDefault="00FF2ADA" w:rsidP="009D7619">
      <w:pPr>
        <w:ind w:left="720" w:hanging="720"/>
        <w:contextualSpacing/>
        <w:sectPr w:rsidR="00F319AB">
          <w:footnotePr>
            <w:numRestart w:val="eachSect"/>
          </w:footnotePr>
          <w:endnotePr>
            <w:numFmt w:val="decimal"/>
          </w:endnotePr>
          <w:pgSz w:w="12240" w:h="15840"/>
          <w:pgMar w:top="1440" w:right="1440" w:bottom="1440" w:left="1440" w:header="720" w:footer="720" w:gutter="0"/>
          <w:cols w:space="720"/>
          <w:docGrid w:linePitch="360"/>
        </w:sectPr>
      </w:pPr>
      <w:r w:rsidRPr="00FF2ADA">
        <w:rPr>
          <w:rFonts w:cs="Times New Roman"/>
        </w:rPr>
        <w:t xml:space="preserve">Yarbrough, Tinsley </w:t>
      </w:r>
      <w:r w:rsidR="003122F0">
        <w:rPr>
          <w:rFonts w:cs="Times New Roman"/>
        </w:rPr>
        <w:t>E (</w:t>
      </w:r>
      <w:r w:rsidRPr="00FF2ADA">
        <w:rPr>
          <w:rFonts w:cs="Times New Roman"/>
        </w:rPr>
        <w:t>2002</w:t>
      </w:r>
      <w:r w:rsidR="003122F0">
        <w:rPr>
          <w:rFonts w:cs="Times New Roman"/>
        </w:rPr>
        <w:t>)</w:t>
      </w:r>
      <w:r w:rsidRPr="00FF2ADA">
        <w:rPr>
          <w:rFonts w:cs="Times New Roman"/>
        </w:rPr>
        <w:t xml:space="preserve">. </w:t>
      </w:r>
      <w:r w:rsidRPr="00FF2ADA">
        <w:rPr>
          <w:rFonts w:cs="Times New Roman"/>
          <w:i/>
          <w:iCs/>
        </w:rPr>
        <w:t>Race and Redistricting: The Shaw-Cromartie Cases</w:t>
      </w:r>
      <w:r w:rsidRPr="00FF2ADA">
        <w:rPr>
          <w:rFonts w:cs="Times New Roman"/>
        </w:rPr>
        <w:t>. Landmark Law Cases &amp; American Society. Lawrence, KS: University Press of Kansas.</w:t>
      </w:r>
      <w:r>
        <w:fldChar w:fldCharType="end"/>
      </w:r>
    </w:p>
    <w:p w14:paraId="6B32EBCC" w14:textId="3E49A209" w:rsidR="00616E92" w:rsidRDefault="00857F9D" w:rsidP="00382234">
      <w:pPr>
        <w:spacing w:line="360" w:lineRule="auto"/>
        <w:rPr>
          <w:b/>
          <w:bCs/>
        </w:rPr>
      </w:pPr>
      <w:r>
        <w:rPr>
          <w:b/>
          <w:bCs/>
        </w:rPr>
        <w:lastRenderedPageBreak/>
        <w:t>APPENDIX</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noProof/>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footnotePr>
            <w:numRestart w:val="eachSect"/>
          </w:footnotePr>
          <w:endnotePr>
            <w:numFmt w:val="decimal"/>
          </w:endnotePr>
          <w:pgSz w:w="15840" w:h="12240" w:orient="landscape"/>
          <w:pgMar w:top="720" w:right="720" w:bottom="720" w:left="720" w:header="720" w:footer="720" w:gutter="0"/>
          <w:cols w:space="720"/>
          <w:docGrid w:linePitch="360"/>
        </w:sectPr>
      </w:pPr>
      <w:r w:rsidRPr="00F947FE">
        <w:rPr>
          <w:b/>
          <w:bCs/>
          <w:noProof/>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noProof/>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footnotePr>
            <w:numRestart w:val="eachSect"/>
          </w:footnotePr>
          <w:endnotePr>
            <w:numFmt w:val="decimal"/>
          </w:endnotePr>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71F67462" w14:textId="15CCC8A6" w:rsidR="00A85131" w:rsidRPr="007746BA" w:rsidRDefault="00A85131" w:rsidP="00A85131">
      <w:pPr>
        <w:spacing w:line="360" w:lineRule="auto"/>
        <w:rPr>
          <w:b/>
          <w:bCs/>
        </w:rPr>
      </w:pPr>
      <w:r w:rsidRPr="006D1DFA">
        <w:rPr>
          <w:b/>
          <w:bCs/>
        </w:rPr>
        <w:lastRenderedPageBreak/>
        <w:t xml:space="preserve">Figure </w:t>
      </w:r>
      <w:r w:rsidR="007746BA">
        <w:rPr>
          <w:b/>
          <w:bCs/>
        </w:rPr>
        <w:t>A3</w:t>
      </w:r>
      <w:r w:rsidRPr="006D1DFA">
        <w:rPr>
          <w:b/>
          <w:bCs/>
        </w:rPr>
        <w:t>. Visual assessment of Parallel Trends for Racial Composition by Annexation</w:t>
      </w:r>
    </w:p>
    <w:p w14:paraId="057BBBC9" w14:textId="11013E03" w:rsidR="00A85131" w:rsidRDefault="00A85131" w:rsidP="00382234">
      <w:pPr>
        <w:spacing w:line="360" w:lineRule="auto"/>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77B4A2E6" w14:textId="1CB50785" w:rsidR="00386A4C" w:rsidRDefault="00386A4C" w:rsidP="00382234">
      <w:pPr>
        <w:spacing w:line="360" w:lineRule="auto"/>
      </w:pPr>
    </w:p>
    <w:p w14:paraId="67EE4CEF" w14:textId="3C0A61F0" w:rsidR="00386A4C" w:rsidRDefault="00386A4C" w:rsidP="00382234">
      <w:pPr>
        <w:spacing w:line="360" w:lineRule="auto"/>
      </w:pPr>
    </w:p>
    <w:p w14:paraId="755C0A5A" w14:textId="67061A8D" w:rsidR="00386A4C" w:rsidRDefault="00386A4C" w:rsidP="00382234">
      <w:pPr>
        <w:spacing w:line="360" w:lineRule="auto"/>
      </w:pPr>
    </w:p>
    <w:p w14:paraId="703576CD" w14:textId="4E1B7FAC" w:rsidR="00386A4C" w:rsidRDefault="00386A4C" w:rsidP="00382234">
      <w:pPr>
        <w:spacing w:line="360" w:lineRule="auto"/>
      </w:pPr>
    </w:p>
    <w:p w14:paraId="0FFDC43A" w14:textId="155D9746" w:rsidR="00386A4C" w:rsidRDefault="00386A4C" w:rsidP="00382234">
      <w:pPr>
        <w:spacing w:line="360" w:lineRule="auto"/>
      </w:pPr>
    </w:p>
    <w:p w14:paraId="428126BB" w14:textId="3CDDE210" w:rsidR="00386A4C" w:rsidRDefault="00386A4C" w:rsidP="00382234">
      <w:pPr>
        <w:spacing w:line="360" w:lineRule="auto"/>
      </w:pPr>
    </w:p>
    <w:p w14:paraId="27365BFA" w14:textId="1492E51E" w:rsidR="00386A4C" w:rsidRDefault="00386A4C" w:rsidP="00382234">
      <w:pPr>
        <w:spacing w:line="360" w:lineRule="auto"/>
      </w:pPr>
    </w:p>
    <w:p w14:paraId="626C6878" w14:textId="62F82213" w:rsidR="00386A4C" w:rsidRDefault="00386A4C" w:rsidP="00382234">
      <w:pPr>
        <w:spacing w:line="360" w:lineRule="auto"/>
      </w:pPr>
    </w:p>
    <w:p w14:paraId="64401E33" w14:textId="22410D87" w:rsidR="00386A4C" w:rsidRDefault="00386A4C" w:rsidP="00382234">
      <w:pPr>
        <w:spacing w:line="360" w:lineRule="auto"/>
      </w:pPr>
    </w:p>
    <w:p w14:paraId="34B0B109" w14:textId="1B354C57" w:rsidR="00386A4C" w:rsidRDefault="00386A4C" w:rsidP="00382234">
      <w:pPr>
        <w:spacing w:line="360" w:lineRule="auto"/>
      </w:pPr>
    </w:p>
    <w:p w14:paraId="0CAD749F" w14:textId="77777777" w:rsidR="00D31810" w:rsidRDefault="00D31810" w:rsidP="00382234">
      <w:pPr>
        <w:spacing w:line="360" w:lineRule="auto"/>
        <w:rPr>
          <w:b/>
          <w:bCs/>
        </w:rPr>
      </w:pPr>
    </w:p>
    <w:p w14:paraId="66BE5E19" w14:textId="5A446397" w:rsidR="00386A4C" w:rsidRPr="009D7619" w:rsidRDefault="00386A4C" w:rsidP="00382234">
      <w:pPr>
        <w:spacing w:line="360" w:lineRule="auto"/>
        <w:rPr>
          <w:b/>
          <w:bCs/>
        </w:rPr>
      </w:pPr>
      <w:r w:rsidRPr="009D7619">
        <w:rPr>
          <w:b/>
          <w:bCs/>
        </w:rPr>
        <w:lastRenderedPageBreak/>
        <w:t>NOTES</w:t>
      </w:r>
    </w:p>
    <w:sectPr w:rsidR="00386A4C" w:rsidRPr="009D7619" w:rsidSect="00425C90">
      <w:footnotePr>
        <w:numRestart w:val="eachSect"/>
      </w:footnotePr>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D2851" w14:textId="77777777" w:rsidR="002D37C3" w:rsidRDefault="002D37C3" w:rsidP="006124A2"/>
  </w:endnote>
  <w:endnote w:type="continuationSeparator" w:id="0">
    <w:p w14:paraId="22AD320B" w14:textId="77777777" w:rsidR="002D37C3" w:rsidRDefault="002D37C3" w:rsidP="006124A2"/>
  </w:endnote>
  <w:endnote w:id="1">
    <w:p w14:paraId="65D5D423" w14:textId="299AD562" w:rsidR="008D3F8E" w:rsidRPr="00660BB6" w:rsidRDefault="008D3F8E" w:rsidP="00AB7913">
      <w:pPr>
        <w:pStyle w:val="EndnoteText"/>
        <w:contextualSpacing/>
        <w:rPr>
          <w:sz w:val="24"/>
          <w:szCs w:val="24"/>
        </w:rPr>
      </w:pPr>
      <w:r w:rsidRPr="00660BB6">
        <w:rPr>
          <w:rStyle w:val="EndnoteReference"/>
          <w:sz w:val="24"/>
          <w:szCs w:val="24"/>
        </w:rPr>
        <w:endnoteRef/>
      </w:r>
      <w:r w:rsidRPr="00660BB6">
        <w:rPr>
          <w:sz w:val="24"/>
          <w:szCs w:val="24"/>
        </w:rPr>
        <w:t xml:space="preserve"> The nine Northeast states without annexable land are Connecticut, Maine, Massachusetts, New Hampshire, New Jersey, New York, Pennsylvania, Rhode Island, and Vermont. Washington D.C. is also excluded.</w:t>
      </w:r>
    </w:p>
  </w:endnote>
  <w:endnote w:id="2">
    <w:p w14:paraId="4243B984"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1" w:history="1">
        <w:r w:rsidRPr="00660BB6">
          <w:rPr>
            <w:rStyle w:val="Hyperlink"/>
            <w:sz w:val="24"/>
            <w:szCs w:val="24"/>
          </w:rPr>
          <w:t>https://www.justice.gov/crt/history-federal-voting-rights-laws</w:t>
        </w:r>
      </w:hyperlink>
      <w:r w:rsidRPr="00660BB6">
        <w:rPr>
          <w:sz w:val="24"/>
          <w:szCs w:val="24"/>
        </w:rPr>
        <w:t xml:space="preserve">. </w:t>
      </w:r>
    </w:p>
  </w:endnote>
  <w:endnote w:id="3">
    <w:p w14:paraId="3EEDEA0E" w14:textId="77777777" w:rsidR="000840B5" w:rsidRPr="00660BB6" w:rsidRDefault="000840B5" w:rsidP="000840B5">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2" w:history="1">
        <w:r w:rsidRPr="00660BB6">
          <w:rPr>
            <w:rStyle w:val="Hyperlink"/>
            <w:sz w:val="24"/>
            <w:szCs w:val="24"/>
          </w:rPr>
          <w:t>https://www.justice.gov/crt/about-section-5-voting-rights-act</w:t>
        </w:r>
      </w:hyperlink>
      <w:r w:rsidRPr="00660BB6">
        <w:rPr>
          <w:sz w:val="24"/>
          <w:szCs w:val="24"/>
        </w:rPr>
        <w:t xml:space="preserve">. </w:t>
      </w:r>
    </w:p>
  </w:endnote>
  <w:endnote w:id="4">
    <w:p w14:paraId="59AD5270"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3" w:history="1">
        <w:r w:rsidRPr="00660BB6">
          <w:rPr>
            <w:rStyle w:val="Hyperlink"/>
            <w:sz w:val="24"/>
            <w:szCs w:val="24"/>
          </w:rPr>
          <w:t>https://www.justice.gov/crt/section-4-voting-rights-act</w:t>
        </w:r>
      </w:hyperlink>
      <w:r w:rsidRPr="00660BB6">
        <w:rPr>
          <w:sz w:val="24"/>
          <w:szCs w:val="24"/>
        </w:rPr>
        <w:t xml:space="preserve">. </w:t>
      </w:r>
    </w:p>
  </w:endnote>
  <w:endnote w:id="5">
    <w:p w14:paraId="694070B8" w14:textId="01679BE3"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4" w:history="1">
        <w:r w:rsidRPr="00660BB6">
          <w:rPr>
            <w:rStyle w:val="Hyperlink"/>
            <w:sz w:val="24"/>
            <w:szCs w:val="24"/>
          </w:rPr>
          <w:t>https://www.justice.gov/crt/jurisdictions-previously-covered-section-5</w:t>
        </w:r>
      </w:hyperlink>
      <w:r w:rsidRPr="00660BB6">
        <w:rPr>
          <w:sz w:val="24"/>
          <w:szCs w:val="24"/>
        </w:rPr>
        <w:t xml:space="preserve">. Bailed out jurisdictions are not included in the present study as covered jurisdictions. </w:t>
      </w:r>
    </w:p>
  </w:endnote>
  <w:endnote w:id="6">
    <w:p w14:paraId="68314178" w14:textId="284015E0"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In comparison, there were only 5,179 requests submitted for incorporations and 1,862 for political unit consolidations. </w:t>
      </w:r>
      <w:hyperlink r:id="rId5" w:history="1">
        <w:r w:rsidRPr="00660BB6">
          <w:rPr>
            <w:rStyle w:val="Hyperlink"/>
            <w:sz w:val="24"/>
            <w:szCs w:val="24"/>
          </w:rPr>
          <w:t>https://www.justice.gov/crt/section-5-changes-type-and-year</w:t>
        </w:r>
      </w:hyperlink>
      <w:r w:rsidRPr="00660BB6">
        <w:rPr>
          <w:sz w:val="24"/>
          <w:szCs w:val="24"/>
        </w:rPr>
        <w:t xml:space="preserve">. </w:t>
      </w:r>
    </w:p>
  </w:endnote>
  <w:endnote w:id="7">
    <w:p w14:paraId="44A997BF"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6" w:history="1">
        <w:r w:rsidRPr="00660BB6">
          <w:rPr>
            <w:rStyle w:val="Hyperlink"/>
            <w:sz w:val="24"/>
            <w:szCs w:val="24"/>
          </w:rPr>
          <w:t>https://www.justice.gov/crt/jurisdictions-previously-covered-section-5</w:t>
        </w:r>
      </w:hyperlink>
      <w:r w:rsidRPr="00660BB6">
        <w:rPr>
          <w:sz w:val="24"/>
          <w:szCs w:val="24"/>
        </w:rPr>
        <w:t xml:space="preserve">. </w:t>
      </w:r>
    </w:p>
  </w:endnote>
  <w:endnote w:id="8">
    <w:p w14:paraId="07785596" w14:textId="4D101C04"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w:t>
      </w:r>
      <w:hyperlink r:id="rId7" w:history="1">
        <w:r w:rsidRPr="00660BB6">
          <w:rPr>
            <w:rStyle w:val="Hyperlink"/>
            <w:sz w:val="24"/>
            <w:szCs w:val="24"/>
          </w:rPr>
          <w:t>https://www.scotusblog.com/case-files/cases/</w:t>
        </w:r>
        <w:r w:rsidR="00EA0AA4">
          <w:rPr>
            <w:rStyle w:val="Hyperlink"/>
            <w:sz w:val="24"/>
            <w:szCs w:val="24"/>
          </w:rPr>
          <w:t>Shelby County</w:t>
        </w:r>
        <w:r w:rsidRPr="00660BB6">
          <w:rPr>
            <w:rStyle w:val="Hyperlink"/>
            <w:sz w:val="24"/>
            <w:szCs w:val="24"/>
          </w:rPr>
          <w:t>-county-v-holder/</w:t>
        </w:r>
      </w:hyperlink>
      <w:r w:rsidRPr="00660BB6">
        <w:rPr>
          <w:sz w:val="24"/>
          <w:szCs w:val="24"/>
        </w:rPr>
        <w:t xml:space="preserve">. </w:t>
      </w:r>
    </w:p>
  </w:endnote>
  <w:endnote w:id="9">
    <w:p w14:paraId="3B492E7D" w14:textId="47758DB8"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hyperlink r:id="rId8" w:history="1">
        <w:r w:rsidRPr="00660BB6">
          <w:rPr>
            <w:rStyle w:val="Hyperlink"/>
            <w:sz w:val="24"/>
            <w:szCs w:val="24"/>
          </w:rPr>
          <w:t>https://www.census.gov/geographies/reference-files/time-series/geo/bas/annex.html</w:t>
        </w:r>
      </w:hyperlink>
      <w:r w:rsidRPr="00660BB6">
        <w:rPr>
          <w:sz w:val="24"/>
          <w:szCs w:val="24"/>
        </w:rPr>
        <w:t>.)</w:t>
      </w:r>
    </w:p>
  </w:endnote>
  <w:endnote w:id="10">
    <w:p w14:paraId="5A49C6EE" w14:textId="7CC4AB98" w:rsidR="000C0710" w:rsidRPr="00660BB6" w:rsidRDefault="000C0710">
      <w:pPr>
        <w:pStyle w:val="EndnoteText"/>
        <w:rPr>
          <w:sz w:val="24"/>
          <w:szCs w:val="24"/>
        </w:rPr>
      </w:pPr>
      <w:r w:rsidRPr="00660BB6">
        <w:rPr>
          <w:rStyle w:val="EndnoteReference"/>
          <w:sz w:val="24"/>
          <w:szCs w:val="24"/>
        </w:rPr>
        <w:endnoteRef/>
      </w:r>
      <w:r w:rsidRPr="00660BB6">
        <w:rPr>
          <w:sz w:val="24"/>
          <w:szCs w:val="24"/>
        </w:rPr>
        <w:t xml:space="preserve"> Certainly, the racial composition of residents at the unincorporated fringe is itself a legacy of race and class segregation that sort people into often lower quality living conditions at the fringe </w:t>
      </w:r>
      <w:r w:rsidRPr="00660BB6">
        <w:rPr>
          <w:sz w:val="24"/>
          <w:szCs w:val="24"/>
        </w:rPr>
        <w:fldChar w:fldCharType="begin"/>
      </w:r>
      <w:r w:rsidRPr="00660BB6">
        <w:rPr>
          <w:sz w:val="24"/>
          <w:szCs w:val="24"/>
        </w:rPr>
        <w:instrText xml:space="preserve"> ADDIN ZOTERO_ITEM CSL_CITATION {"citationID":"fhNBetAI","properties":{"formattedCitation":"(Anderson 2008; Lichter et al. 2007)","plainCitation":"(Anderson 2008; Lichter et al. 2007)","noteIndex":1},"citationItems":[{"id":962,"uris":["http://zotero.org/users/9022956/items/2PL9FTF8"],"itemData":{"id":962,"type":"article-journal","abstract":"Are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660BB6">
        <w:rPr>
          <w:sz w:val="24"/>
          <w:szCs w:val="24"/>
        </w:rPr>
        <w:fldChar w:fldCharType="separate"/>
      </w:r>
      <w:r w:rsidRPr="00660BB6">
        <w:rPr>
          <w:rFonts w:cs="Times New Roman"/>
          <w:sz w:val="24"/>
          <w:szCs w:val="24"/>
        </w:rPr>
        <w:t>(Anderson 2008; Lichter et al.</w:t>
      </w:r>
      <w:r w:rsidR="005A0625">
        <w:rPr>
          <w:rFonts w:cs="Times New Roman"/>
          <w:sz w:val="24"/>
          <w:szCs w:val="24"/>
        </w:rPr>
        <w:t>,</w:t>
      </w:r>
      <w:r w:rsidRPr="00660BB6">
        <w:rPr>
          <w:rFonts w:cs="Times New Roman"/>
          <w:sz w:val="24"/>
          <w:szCs w:val="24"/>
        </w:rPr>
        <w:t xml:space="preserve"> 2007)</w:t>
      </w:r>
      <w:r w:rsidRPr="00660BB6">
        <w:rPr>
          <w:sz w:val="24"/>
          <w:szCs w:val="24"/>
        </w:rPr>
        <w:fldChar w:fldCharType="end"/>
      </w:r>
      <w:r w:rsidRPr="00660BB6">
        <w:rPr>
          <w:sz w:val="24"/>
          <w:szCs w:val="24"/>
        </w:rPr>
        <w:t xml:space="preserve">, especially at the edges of new immigrant destinations </w:t>
      </w:r>
      <w:r w:rsidRPr="00660BB6">
        <w:rPr>
          <w:sz w:val="24"/>
          <w:szCs w:val="24"/>
        </w:rPr>
        <w:fldChar w:fldCharType="begin"/>
      </w:r>
      <w:r w:rsidRPr="00660BB6">
        <w:rPr>
          <w:sz w:val="24"/>
          <w:szCs w:val="24"/>
        </w:rPr>
        <w:instrText xml:space="preserve"> ADDIN ZOTERO_ITEM CSL_CITATION {"citationID":"ZAP256zu","properties":{"formattedCitation":"(Durst 2014; Hall 2013; Lichter et al. 2010)","plainCitation":"(Durst 2014; Hall 2013; Lichter et al. 2010)","noteIndex":1},"citationItems":[{"id":273,"uris":["http://zotero.org/users/9022956/items/TJDN7SE3"],"itemData":{"id":273,"type":"article-journal","container-title":"Environment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660BB6">
        <w:rPr>
          <w:sz w:val="24"/>
          <w:szCs w:val="24"/>
        </w:rPr>
        <w:fldChar w:fldCharType="separate"/>
      </w:r>
      <w:r w:rsidRPr="00660BB6">
        <w:rPr>
          <w:rFonts w:cs="Times New Roman"/>
          <w:sz w:val="24"/>
          <w:szCs w:val="24"/>
        </w:rPr>
        <w:t>(Durst 2014; Hall 2013; Lichter et al.</w:t>
      </w:r>
      <w:r w:rsidR="00D620B3">
        <w:rPr>
          <w:rFonts w:cs="Times New Roman"/>
          <w:sz w:val="24"/>
          <w:szCs w:val="24"/>
        </w:rPr>
        <w:t>,</w:t>
      </w:r>
      <w:r w:rsidRPr="00660BB6">
        <w:rPr>
          <w:rFonts w:cs="Times New Roman"/>
          <w:sz w:val="24"/>
          <w:szCs w:val="24"/>
        </w:rPr>
        <w:t xml:space="preserve"> 2010)</w:t>
      </w:r>
      <w:r w:rsidRPr="00660BB6">
        <w:rPr>
          <w:sz w:val="24"/>
          <w:szCs w:val="24"/>
        </w:rPr>
        <w:fldChar w:fldCharType="end"/>
      </w:r>
      <w:r w:rsidRPr="00660BB6">
        <w:rPr>
          <w:sz w:val="24"/>
          <w:szCs w:val="24"/>
        </w:rPr>
        <w:t xml:space="preserve">. The segregation levels between municipalities and their unincorporated, fringe territory are beyond the scope of the present study, but methodological innovations in the measurement of racial segregation should allow for future research at this geographic level </w:t>
      </w:r>
      <w:r w:rsidRPr="00660BB6">
        <w:rPr>
          <w:sz w:val="24"/>
          <w:szCs w:val="24"/>
        </w:rPr>
        <w:fldChar w:fldCharType="begin"/>
      </w:r>
      <w:r w:rsidRPr="00660BB6">
        <w:rPr>
          <w:sz w:val="24"/>
          <w:szCs w:val="24"/>
        </w:rPr>
        <w:instrText xml:space="preserve"> ADDIN ZOTERO_ITEM CSL_CITATION {"citationID":"Jjr2E7js","properties":{"formattedCitation":"(Roberto 2018)","plainCitation":"(Roberto 2018)","noteIndex":1},"citationItems":[{"id":1000,"uris":["http://zotero.org/users/9022956/items/IDRV9XYB"],"itemData":{"id":1000,"type":"article-journal","abstract":"In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Pr="00660BB6">
        <w:rPr>
          <w:sz w:val="24"/>
          <w:szCs w:val="24"/>
        </w:rPr>
        <w:fldChar w:fldCharType="separate"/>
      </w:r>
      <w:r w:rsidRPr="00660BB6">
        <w:rPr>
          <w:rFonts w:cs="Times New Roman"/>
          <w:sz w:val="24"/>
          <w:szCs w:val="24"/>
        </w:rPr>
        <w:t>(Roberto 2018)</w:t>
      </w:r>
      <w:r w:rsidRPr="00660BB6">
        <w:rPr>
          <w:sz w:val="24"/>
          <w:szCs w:val="24"/>
        </w:rPr>
        <w:fldChar w:fldCharType="end"/>
      </w:r>
      <w:r w:rsidRPr="00660BB6">
        <w:rPr>
          <w:sz w:val="24"/>
          <w:szCs w:val="24"/>
        </w:rPr>
        <w:t>.</w:t>
      </w:r>
    </w:p>
  </w:endnote>
  <w:endnote w:id="11">
    <w:p w14:paraId="062232C7" w14:textId="71B92D91"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The earliest available intercensal year for shapefiles is 2007. 2000-2007, the only period with 7 instead of 6 years, is used as an additional pre-period in model assumption and robustness checks</w:t>
      </w:r>
      <w:r w:rsidR="009C7BFE">
        <w:rPr>
          <w:sz w:val="24"/>
          <w:szCs w:val="24"/>
        </w:rPr>
        <w:t xml:space="preserve"> and not in the main models. </w:t>
      </w:r>
    </w:p>
  </w:endnote>
  <w:endnote w:id="12">
    <w:p w14:paraId="401CD042" w14:textId="1AAA01BD"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In Decennial Censuses, every Census block is assigned a corresponding unique place identifier through the NHGIS. To track annexations between two Decennial Census years, one could harmonize block boundaries and compare the list of blocks within each unique place to discover which blocks were annexed during the decade, but block-level shapefiles for intercensal years do not contain corresponding place identifiers. </w:t>
      </w:r>
    </w:p>
  </w:endnote>
  <w:endnote w:id="13">
    <w:p w14:paraId="574E35D3" w14:textId="0EBE9310"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9" w:history="1">
        <w:r w:rsidRPr="00660BB6">
          <w:rPr>
            <w:rStyle w:val="Hyperlink"/>
            <w:sz w:val="24"/>
            <w:szCs w:val="24"/>
          </w:rPr>
          <w:t>https://www.census.gov/geographies/mapping-files/time-series/geo/tiger-line-file.2013.html</w:t>
        </w:r>
      </w:hyperlink>
      <w:r w:rsidRPr="00660BB6">
        <w:rPr>
          <w:sz w:val="24"/>
          <w:szCs w:val="24"/>
        </w:rPr>
        <w:t xml:space="preserve">; </w:t>
      </w:r>
      <w:hyperlink r:id="rId10" w:history="1">
        <w:r w:rsidRPr="00660BB6">
          <w:rPr>
            <w:rStyle w:val="Hyperlink"/>
            <w:sz w:val="24"/>
            <w:szCs w:val="24"/>
          </w:rPr>
          <w:t>https://www.census.gov/geographies/mapping-files/time-series/geo/tiger-line-file.2014.html</w:t>
        </w:r>
      </w:hyperlink>
      <w:r w:rsidRPr="00660BB6">
        <w:rPr>
          <w:sz w:val="24"/>
          <w:szCs w:val="24"/>
        </w:rPr>
        <w:t xml:space="preserve">. </w:t>
      </w:r>
    </w:p>
  </w:endnote>
  <w:endnote w:id="14">
    <w:p w14:paraId="069086A8" w14:textId="00A339F8"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Results do not change significantly at even higher thresholds of 92% and 95%. Using a 100% threshold is not realistic because the challenge originates from the lack of 100% overlap when comparing shapefiles across boundary-years. Detailed code and shapefiles from these 92%, 95%, and 100% threshold analyses, and annexations identified without any such restrictions, are available upon request.</w:t>
      </w:r>
    </w:p>
  </w:endnote>
  <w:endnote w:id="15">
    <w:p w14:paraId="68F55799" w14:textId="367B2C87" w:rsidR="000C0710" w:rsidRPr="00660BB6" w:rsidRDefault="000C0710" w:rsidP="001953D4">
      <w:r w:rsidRPr="00660BB6">
        <w:rPr>
          <w:rStyle w:val="EndnoteReference"/>
        </w:rPr>
        <w:endnoteRef/>
      </w:r>
      <w:r w:rsidRPr="00660BB6">
        <w:t xml:space="preserve"> The BAS is based on annual self-report by municipalities, so boundary changes in non-reporting municipalities are not recorded. There can also be significant lags between when a boundary change occurred and when it shows up in the BAS, so others studying municipal annexations have not relied on it </w:t>
      </w:r>
      <w:r w:rsidRPr="00660BB6">
        <w:fldChar w:fldCharType="begin"/>
      </w:r>
      <w:r w:rsidRPr="00660BB6">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2014)","noteIndex":2},"citationItems":[{"id":745,"uris":["http://zotero.org/users/9022956/items/8UZG6Z6Y"],"itemData":{"id":745,"type":"article-journal","abstract":"A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660BB6">
        <w:fldChar w:fldCharType="separate"/>
      </w:r>
      <w:r w:rsidRPr="00660BB6">
        <w:rPr>
          <w:rFonts w:cs="Times New Roman"/>
        </w:rPr>
        <w:t>(Aiken 1987; Baumle</w:t>
      </w:r>
      <w:r w:rsidR="00250E39">
        <w:rPr>
          <w:rFonts w:cs="Times New Roman"/>
        </w:rPr>
        <w:t xml:space="preserve"> et al.,</w:t>
      </w:r>
      <w:r w:rsidRPr="00660BB6">
        <w:rPr>
          <w:rFonts w:cs="Times New Roman"/>
        </w:rPr>
        <w:t xml:space="preserve"> 2008; Durst 2019; Lichter et al.</w:t>
      </w:r>
      <w:r w:rsidR="00250E39">
        <w:rPr>
          <w:rFonts w:cs="Times New Roman"/>
        </w:rPr>
        <w:t>,</w:t>
      </w:r>
      <w:r w:rsidRPr="00660BB6">
        <w:rPr>
          <w:rFonts w:cs="Times New Roman"/>
        </w:rPr>
        <w:t xml:space="preserve"> 2007; Wilson and Edwards</w:t>
      </w:r>
      <w:r w:rsidR="00E430B4">
        <w:rPr>
          <w:rFonts w:cs="Times New Roman"/>
        </w:rPr>
        <w:t>,</w:t>
      </w:r>
      <w:r w:rsidRPr="00660BB6">
        <w:rPr>
          <w:rFonts w:cs="Times New Roman"/>
        </w:rPr>
        <w:t xml:space="preserve"> 2014)</w:t>
      </w:r>
      <w:r w:rsidRPr="00660BB6">
        <w:fldChar w:fldCharType="end"/>
      </w:r>
      <w:r w:rsidRPr="00660BB6">
        <w:t xml:space="preserve">. Moreover, the database does not identify which blocks are annexed. Therefore, there is no way of identifying the demographic characteristics of the annexed territory through the BAS. </w:t>
      </w:r>
    </w:p>
  </w:endnote>
  <w:endnote w:id="16">
    <w:p w14:paraId="5EF429B4" w14:textId="5E4B675A"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Detailed results and analyses from the sub-sample validated against the BAS are available upon request. </w:t>
      </w:r>
    </w:p>
  </w:endnote>
  <w:endnote w:id="17">
    <w:p w14:paraId="5AA920E9" w14:textId="615E5374" w:rsidR="000C0710" w:rsidRPr="00660BB6" w:rsidRDefault="000C0710" w:rsidP="001311DE">
      <w:pPr>
        <w:pStyle w:val="Bibliography"/>
        <w:ind w:left="0" w:firstLine="0"/>
        <w:contextualSpacing/>
      </w:pPr>
      <w:r w:rsidRPr="00660BB6">
        <w:rPr>
          <w:rStyle w:val="EndnoteReference"/>
        </w:rPr>
        <w:endnoteRef/>
      </w:r>
      <w:r w:rsidRPr="00660BB6">
        <w:t xml:space="preserve"> Prior research shows that using shared boundaries instead to identify annexable blocks does not make a substantive difference in identifying them </w:t>
      </w:r>
      <w:r w:rsidRPr="00660BB6">
        <w:fldChar w:fldCharType="begin"/>
      </w:r>
      <w:r w:rsidRPr="00660BB6">
        <w:instrText xml:space="preserve"> ADDIN ZOTERO_ITEM CSL_CITATION {"citationID":"fT33qh6K","properties":{"formattedCitation":"(Durst 2014; 2019)","plainCitation":"(Durst 2014; 2019)","noteIndex":3},"citationItems":[{"id":273,"uris":["http://zotero.org/users/9022956/items/TJDN7SE3"],"itemData":{"id":273,"type":"article-journal","container-title":"Environment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Pr="00660BB6">
        <w:fldChar w:fldCharType="separate"/>
      </w:r>
      <w:r w:rsidRPr="00660BB6">
        <w:rPr>
          <w:rFonts w:cs="Times New Roman"/>
        </w:rPr>
        <w:t>(Durst 2014</w:t>
      </w:r>
      <w:r w:rsidR="00660BB6">
        <w:rPr>
          <w:rFonts w:cs="Times New Roman"/>
        </w:rPr>
        <w:t>,</w:t>
      </w:r>
      <w:r w:rsidRPr="00660BB6">
        <w:rPr>
          <w:rFonts w:cs="Times New Roman"/>
        </w:rPr>
        <w:t xml:space="preserve"> 2019)</w:t>
      </w:r>
      <w:r w:rsidRPr="00660BB6">
        <w:fldChar w:fldCharType="end"/>
      </w:r>
      <w:r w:rsidRPr="00660BB6">
        <w:t xml:space="preserve">. </w:t>
      </w:r>
    </w:p>
  </w:endnote>
  <w:endnote w:id="18">
    <w:p w14:paraId="16482E6B" w14:textId="104EFF4F"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A database of state laws on annexations compiled by the author from sources cited in Durst (2018) is available upon request. Models also including state fixed effects in addition to place fixed effects do not change the results and are available upon request. </w:t>
      </w:r>
    </w:p>
  </w:endnote>
  <w:endnote w:id="19">
    <w:p w14:paraId="08494139" w14:textId="77777777" w:rsidR="008D3F8E" w:rsidRPr="00660BB6" w:rsidRDefault="008D3F8E" w:rsidP="0005128B">
      <w:pPr>
        <w:pStyle w:val="EndnoteText"/>
        <w:contextualSpacing/>
        <w:rPr>
          <w:sz w:val="24"/>
          <w:szCs w:val="24"/>
        </w:rPr>
      </w:pPr>
      <w:r w:rsidRPr="00660BB6">
        <w:rPr>
          <w:rStyle w:val="EndnoteReference"/>
          <w:sz w:val="24"/>
          <w:szCs w:val="24"/>
        </w:rPr>
        <w:endnoteRef/>
      </w:r>
      <w:r w:rsidRPr="00660BB6">
        <w:rPr>
          <w:sz w:val="24"/>
          <w:szCs w:val="24"/>
        </w:rPr>
        <w:t xml:space="preserve"> The earliest year that LODES data is available is 2002 for some states and 2004 for others.</w:t>
      </w:r>
    </w:p>
  </w:endnote>
  <w:endnote w:id="20">
    <w:p w14:paraId="7D8B839B" w14:textId="54785275" w:rsidR="000C0710" w:rsidRPr="00660BB6" w:rsidRDefault="000C0710" w:rsidP="00534FE3">
      <w:pPr>
        <w:pStyle w:val="EndnoteText"/>
        <w:contextualSpacing/>
        <w:rPr>
          <w:sz w:val="24"/>
          <w:szCs w:val="24"/>
        </w:rPr>
      </w:pPr>
      <w:r w:rsidRPr="00660BB6">
        <w:rPr>
          <w:rStyle w:val="EndnoteReference"/>
          <w:sz w:val="24"/>
          <w:szCs w:val="24"/>
        </w:rPr>
        <w:endnoteRef/>
      </w:r>
      <w:r w:rsidRPr="00660BB6">
        <w:rPr>
          <w:sz w:val="24"/>
          <w:szCs w:val="24"/>
        </w:rPr>
        <w:t xml:space="preserve"> Note, however, that the focus of Section 5 hearings is on disparate impact rather than intent. Jurisdictions have to show no racially disparate impact—also known as the retrogression standard, and if there were such an impact, provide an approved plan to mitigate against this impact </w:t>
      </w:r>
      <w:r w:rsidR="00CC480E">
        <w:rPr>
          <w:sz w:val="24"/>
          <w:szCs w:val="24"/>
        </w:rPr>
        <w:t xml:space="preserve">prior to enacting an elections law change </w:t>
      </w:r>
      <w:r w:rsidRPr="00660BB6">
        <w:rPr>
          <w:sz w:val="24"/>
          <w:szCs w:val="24"/>
        </w:rPr>
        <w:fldChar w:fldCharType="begin"/>
      </w:r>
      <w:r w:rsidRPr="00660BB6">
        <w:rPr>
          <w:sz w:val="24"/>
          <w:szCs w:val="24"/>
        </w:rPr>
        <w:instrText xml:space="preserve"> ADDIN ZOTERO_ITEM CSL_CITATION {"citationID":"t6i7GTcV","properties":{"formattedCitation":"(Berri 1989)","plainCitation":"(Berri 1989)","noteIndex":4},"citationItems":[{"id":270,"uris":["http://zotero.org/users/9022956/items/JKC8MT97"],"itemData":{"id":270,"type":"article-journal","container-title":"Washington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660BB6">
        <w:rPr>
          <w:sz w:val="24"/>
          <w:szCs w:val="24"/>
        </w:rPr>
        <w:fldChar w:fldCharType="separate"/>
      </w:r>
      <w:r w:rsidRPr="00660BB6">
        <w:rPr>
          <w:rFonts w:cs="Times New Roman"/>
          <w:sz w:val="24"/>
          <w:szCs w:val="24"/>
        </w:rPr>
        <w:t>(Berri 1989)</w:t>
      </w:r>
      <w:r w:rsidRPr="00660BB6">
        <w:rPr>
          <w:sz w:val="24"/>
          <w:szCs w:val="24"/>
        </w:rPr>
        <w:fldChar w:fldCharType="end"/>
      </w:r>
      <w:r w:rsidRPr="00660BB6">
        <w:rPr>
          <w:sz w:val="24"/>
          <w:szCs w:val="24"/>
        </w:rPr>
        <w:t xml:space="preserve">.  </w:t>
      </w:r>
    </w:p>
  </w:endnote>
  <w:endnote w:id="21">
    <w:p w14:paraId="3715D22D" w14:textId="77777777" w:rsidR="008D3F8E" w:rsidRPr="00660BB6" w:rsidRDefault="008D3F8E" w:rsidP="008768C5">
      <w:pPr>
        <w:pStyle w:val="EndnoteText"/>
        <w:rPr>
          <w:sz w:val="24"/>
          <w:szCs w:val="24"/>
        </w:rPr>
      </w:pPr>
      <w:r w:rsidRPr="00660BB6">
        <w:rPr>
          <w:rStyle w:val="EndnoteReference"/>
          <w:sz w:val="24"/>
          <w:szCs w:val="24"/>
        </w:rPr>
        <w:endnoteRef/>
      </w:r>
      <w:r w:rsidRPr="00660BB6">
        <w:rPr>
          <w:sz w:val="24"/>
          <w:szCs w:val="24"/>
        </w:rPr>
        <w:t xml:space="preserve"> Detailed results and analyses from all supplementary analyses are available upon request.</w:t>
      </w:r>
    </w:p>
  </w:endnote>
  <w:endnote w:id="22">
    <w:p w14:paraId="2409D691" w14:textId="67BEB7AB" w:rsidR="00EA45B5" w:rsidRPr="00660BB6" w:rsidRDefault="00EA45B5">
      <w:pPr>
        <w:pStyle w:val="EndnoteText"/>
        <w:rPr>
          <w:sz w:val="24"/>
          <w:szCs w:val="24"/>
        </w:rPr>
      </w:pPr>
      <w:r w:rsidRPr="00660BB6">
        <w:rPr>
          <w:rStyle w:val="EndnoteReference"/>
          <w:sz w:val="24"/>
          <w:szCs w:val="24"/>
        </w:rPr>
        <w:endnoteRef/>
      </w:r>
      <w:r w:rsidRPr="00660BB6">
        <w:rPr>
          <w:sz w:val="24"/>
          <w:szCs w:val="24"/>
        </w:rPr>
        <w:t xml:space="preserve"> </w:t>
      </w:r>
      <w:r w:rsidRPr="00660BB6">
        <w:rPr>
          <w:sz w:val="24"/>
          <w:szCs w:val="24"/>
        </w:rPr>
        <w:fldChar w:fldCharType="begin"/>
      </w:r>
      <w:ins w:id="0" w:author="Iris Zhang" w:date="2023-01-03T12:20:00Z">
        <w:r w:rsidRPr="00660BB6">
          <w:rPr>
            <w:sz w:val="24"/>
            <w:szCs w:val="24"/>
          </w:rPr>
          <w:instrText xml:space="preserve"> HYPERLINK "</w:instrText>
        </w:r>
      </w:ins>
      <w:r w:rsidRPr="00660BB6">
        <w:rPr>
          <w:sz w:val="24"/>
          <w:szCs w:val="24"/>
        </w:rPr>
        <w:instrText>https://www.congress.gov/bill/117th-congress/house-bill/4</w:instrText>
      </w:r>
      <w:ins w:id="1" w:author="Iris Zhang" w:date="2023-01-03T12:20:00Z">
        <w:r w:rsidRPr="00660BB6">
          <w:rPr>
            <w:sz w:val="24"/>
            <w:szCs w:val="24"/>
          </w:rPr>
          <w:instrText xml:space="preserve">" </w:instrText>
        </w:r>
      </w:ins>
      <w:r w:rsidRPr="00660BB6">
        <w:rPr>
          <w:sz w:val="24"/>
          <w:szCs w:val="24"/>
        </w:rPr>
        <w:fldChar w:fldCharType="separate"/>
      </w:r>
      <w:r w:rsidRPr="00660BB6">
        <w:rPr>
          <w:rStyle w:val="Hyperlink"/>
          <w:sz w:val="24"/>
          <w:szCs w:val="24"/>
        </w:rPr>
        <w:t>https://www.congress.gov/bill/117th-congress/house-bill/4</w:t>
      </w:r>
      <w:r w:rsidRPr="00660BB6">
        <w:rPr>
          <w:sz w:val="24"/>
          <w:szCs w:val="24"/>
        </w:rPr>
        <w:fldChar w:fldCharType="end"/>
      </w:r>
      <w:r w:rsidRPr="00660BB6">
        <w:rPr>
          <w:sz w:val="24"/>
          <w:szCs w:val="24"/>
        </w:rPr>
        <w:t xml:space="preserve">. </w:t>
      </w:r>
    </w:p>
  </w:endnote>
  <w:endnote w:id="23">
    <w:p w14:paraId="4C488D2C" w14:textId="03109610"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Data for voting-age population is collected in the same way as described in the Data &amp; Methods section. Detailed analyses generating these estimates are available upon request. </w:t>
      </w:r>
    </w:p>
  </w:endnote>
  <w:endnote w:id="24">
    <w:p w14:paraId="34330ADD" w14:textId="1E232F50" w:rsidR="00521F71" w:rsidRPr="00660BB6" w:rsidRDefault="00521F71">
      <w:pPr>
        <w:pStyle w:val="EndnoteText"/>
        <w:rPr>
          <w:sz w:val="24"/>
          <w:szCs w:val="24"/>
        </w:rPr>
      </w:pPr>
      <w:r w:rsidRPr="00660BB6">
        <w:rPr>
          <w:rStyle w:val="EndnoteReference"/>
          <w:sz w:val="24"/>
          <w:szCs w:val="24"/>
        </w:rPr>
        <w:endnoteRef/>
      </w:r>
      <w:r w:rsidRPr="00660BB6">
        <w:rPr>
          <w:sz w:val="24"/>
          <w:szCs w:val="24"/>
        </w:rPr>
        <w:t xml:space="preserve"> The actual number may vary, but to the extent that underreporting is evenly distributed across types of boundary changes, my estimation that new incorporations and successions are a small proportion of all boundary changes should nevertheless be accurate.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EF536" w14:textId="77777777" w:rsidR="002D37C3" w:rsidRDefault="002D37C3" w:rsidP="006124A2">
      <w:r>
        <w:separator/>
      </w:r>
    </w:p>
  </w:footnote>
  <w:footnote w:type="continuationSeparator" w:id="0">
    <w:p w14:paraId="4475CCEA" w14:textId="77777777" w:rsidR="002D37C3" w:rsidRDefault="002D37C3" w:rsidP="0061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Zhang">
    <w15:presenceInfo w15:providerId="AD" w15:userId="S::ihzhang@stanford.edu::38ea4774-555e-49cc-8af0-f49b472a4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numRestart w:val="eachSec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1E9"/>
    <w:rsid w:val="000027F1"/>
    <w:rsid w:val="000031C0"/>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5E7"/>
    <w:rsid w:val="0001290E"/>
    <w:rsid w:val="000129FD"/>
    <w:rsid w:val="0001377B"/>
    <w:rsid w:val="00013DC4"/>
    <w:rsid w:val="00014318"/>
    <w:rsid w:val="00014A86"/>
    <w:rsid w:val="00014DEE"/>
    <w:rsid w:val="00015764"/>
    <w:rsid w:val="0001577D"/>
    <w:rsid w:val="00015D9A"/>
    <w:rsid w:val="00015F36"/>
    <w:rsid w:val="00016CE0"/>
    <w:rsid w:val="00017762"/>
    <w:rsid w:val="00020534"/>
    <w:rsid w:val="00020571"/>
    <w:rsid w:val="00021073"/>
    <w:rsid w:val="00021383"/>
    <w:rsid w:val="00021393"/>
    <w:rsid w:val="00021A78"/>
    <w:rsid w:val="00021A94"/>
    <w:rsid w:val="00021EDD"/>
    <w:rsid w:val="00022086"/>
    <w:rsid w:val="00022814"/>
    <w:rsid w:val="000234D3"/>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561"/>
    <w:rsid w:val="0003770D"/>
    <w:rsid w:val="0004062C"/>
    <w:rsid w:val="00040756"/>
    <w:rsid w:val="00040DE5"/>
    <w:rsid w:val="00040E4D"/>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57F5F"/>
    <w:rsid w:val="000623F5"/>
    <w:rsid w:val="0006266A"/>
    <w:rsid w:val="000633B2"/>
    <w:rsid w:val="000633CA"/>
    <w:rsid w:val="00063B80"/>
    <w:rsid w:val="00064609"/>
    <w:rsid w:val="00064777"/>
    <w:rsid w:val="0006502D"/>
    <w:rsid w:val="000653ED"/>
    <w:rsid w:val="00065DCB"/>
    <w:rsid w:val="00066D54"/>
    <w:rsid w:val="00067723"/>
    <w:rsid w:val="00067B3D"/>
    <w:rsid w:val="00067B9C"/>
    <w:rsid w:val="0007007B"/>
    <w:rsid w:val="000702B0"/>
    <w:rsid w:val="0007035F"/>
    <w:rsid w:val="0007051E"/>
    <w:rsid w:val="00070A26"/>
    <w:rsid w:val="00071170"/>
    <w:rsid w:val="000715A7"/>
    <w:rsid w:val="00071913"/>
    <w:rsid w:val="00071F17"/>
    <w:rsid w:val="000724DB"/>
    <w:rsid w:val="00072C9C"/>
    <w:rsid w:val="00072D42"/>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40B5"/>
    <w:rsid w:val="00084CB4"/>
    <w:rsid w:val="000859DE"/>
    <w:rsid w:val="0008610F"/>
    <w:rsid w:val="00086162"/>
    <w:rsid w:val="000861E7"/>
    <w:rsid w:val="00086366"/>
    <w:rsid w:val="00086F3D"/>
    <w:rsid w:val="0008720C"/>
    <w:rsid w:val="00087452"/>
    <w:rsid w:val="00087A49"/>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F12"/>
    <w:rsid w:val="000A701F"/>
    <w:rsid w:val="000A7135"/>
    <w:rsid w:val="000A7301"/>
    <w:rsid w:val="000A7514"/>
    <w:rsid w:val="000A7674"/>
    <w:rsid w:val="000A7C9A"/>
    <w:rsid w:val="000B04A1"/>
    <w:rsid w:val="000B06F0"/>
    <w:rsid w:val="000B0A82"/>
    <w:rsid w:val="000B0F19"/>
    <w:rsid w:val="000B1319"/>
    <w:rsid w:val="000B1CDF"/>
    <w:rsid w:val="000B244E"/>
    <w:rsid w:val="000B32DF"/>
    <w:rsid w:val="000B3727"/>
    <w:rsid w:val="000B376A"/>
    <w:rsid w:val="000B39F4"/>
    <w:rsid w:val="000B3A03"/>
    <w:rsid w:val="000B44C1"/>
    <w:rsid w:val="000B4566"/>
    <w:rsid w:val="000B4E98"/>
    <w:rsid w:val="000B51D1"/>
    <w:rsid w:val="000B59F0"/>
    <w:rsid w:val="000B5BF1"/>
    <w:rsid w:val="000B5FF2"/>
    <w:rsid w:val="000B687A"/>
    <w:rsid w:val="000B68EF"/>
    <w:rsid w:val="000B6EE2"/>
    <w:rsid w:val="000B71CE"/>
    <w:rsid w:val="000B74EC"/>
    <w:rsid w:val="000C0710"/>
    <w:rsid w:val="000C090C"/>
    <w:rsid w:val="000C0912"/>
    <w:rsid w:val="000C26A8"/>
    <w:rsid w:val="000C26FD"/>
    <w:rsid w:val="000C2C6F"/>
    <w:rsid w:val="000C34EE"/>
    <w:rsid w:val="000C3BE6"/>
    <w:rsid w:val="000C42BE"/>
    <w:rsid w:val="000C4B37"/>
    <w:rsid w:val="000C4FBC"/>
    <w:rsid w:val="000C5AFD"/>
    <w:rsid w:val="000C5CEC"/>
    <w:rsid w:val="000C62C0"/>
    <w:rsid w:val="000C646D"/>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598D"/>
    <w:rsid w:val="000F6D85"/>
    <w:rsid w:val="0010016D"/>
    <w:rsid w:val="00100F9B"/>
    <w:rsid w:val="001028BC"/>
    <w:rsid w:val="00102DA2"/>
    <w:rsid w:val="00103211"/>
    <w:rsid w:val="0010389C"/>
    <w:rsid w:val="00103962"/>
    <w:rsid w:val="00103CD0"/>
    <w:rsid w:val="0010434C"/>
    <w:rsid w:val="00104B61"/>
    <w:rsid w:val="001053D8"/>
    <w:rsid w:val="00105E8E"/>
    <w:rsid w:val="00106068"/>
    <w:rsid w:val="00106417"/>
    <w:rsid w:val="00106628"/>
    <w:rsid w:val="00106B49"/>
    <w:rsid w:val="00106C71"/>
    <w:rsid w:val="00107999"/>
    <w:rsid w:val="00107ED1"/>
    <w:rsid w:val="00110FEC"/>
    <w:rsid w:val="001111FC"/>
    <w:rsid w:val="00111989"/>
    <w:rsid w:val="00111A9E"/>
    <w:rsid w:val="0011269F"/>
    <w:rsid w:val="0011379D"/>
    <w:rsid w:val="001138AF"/>
    <w:rsid w:val="00113912"/>
    <w:rsid w:val="0011416B"/>
    <w:rsid w:val="00114A89"/>
    <w:rsid w:val="00116DD2"/>
    <w:rsid w:val="00116E2A"/>
    <w:rsid w:val="001176B1"/>
    <w:rsid w:val="0011778C"/>
    <w:rsid w:val="001178DC"/>
    <w:rsid w:val="001209FF"/>
    <w:rsid w:val="00121E6A"/>
    <w:rsid w:val="001228EE"/>
    <w:rsid w:val="00122CC9"/>
    <w:rsid w:val="001231AD"/>
    <w:rsid w:val="00123B27"/>
    <w:rsid w:val="00123EEA"/>
    <w:rsid w:val="001240EB"/>
    <w:rsid w:val="00125118"/>
    <w:rsid w:val="001253CE"/>
    <w:rsid w:val="00126E9E"/>
    <w:rsid w:val="001272D1"/>
    <w:rsid w:val="00127856"/>
    <w:rsid w:val="00127A1E"/>
    <w:rsid w:val="00130E5F"/>
    <w:rsid w:val="001311DE"/>
    <w:rsid w:val="001312BE"/>
    <w:rsid w:val="00131F1E"/>
    <w:rsid w:val="0013215B"/>
    <w:rsid w:val="00132377"/>
    <w:rsid w:val="00132470"/>
    <w:rsid w:val="0013328F"/>
    <w:rsid w:val="00133A61"/>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50E2"/>
    <w:rsid w:val="001463C0"/>
    <w:rsid w:val="00146697"/>
    <w:rsid w:val="001467AC"/>
    <w:rsid w:val="00147878"/>
    <w:rsid w:val="00147CB3"/>
    <w:rsid w:val="00150D75"/>
    <w:rsid w:val="00151689"/>
    <w:rsid w:val="00151803"/>
    <w:rsid w:val="0015239D"/>
    <w:rsid w:val="0015363E"/>
    <w:rsid w:val="00153BC5"/>
    <w:rsid w:val="00153E3D"/>
    <w:rsid w:val="00154242"/>
    <w:rsid w:val="00154CD1"/>
    <w:rsid w:val="0015506F"/>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3D0"/>
    <w:rsid w:val="0017742E"/>
    <w:rsid w:val="001779F5"/>
    <w:rsid w:val="00177A8A"/>
    <w:rsid w:val="00177C98"/>
    <w:rsid w:val="001805C6"/>
    <w:rsid w:val="00180D4D"/>
    <w:rsid w:val="00180D7B"/>
    <w:rsid w:val="0018160C"/>
    <w:rsid w:val="00181B5F"/>
    <w:rsid w:val="00182435"/>
    <w:rsid w:val="001828B8"/>
    <w:rsid w:val="00182EF4"/>
    <w:rsid w:val="001835C2"/>
    <w:rsid w:val="001839A5"/>
    <w:rsid w:val="00183A9D"/>
    <w:rsid w:val="001843D7"/>
    <w:rsid w:val="00184E9E"/>
    <w:rsid w:val="001859E9"/>
    <w:rsid w:val="00185E12"/>
    <w:rsid w:val="001864DE"/>
    <w:rsid w:val="00186696"/>
    <w:rsid w:val="00186D5F"/>
    <w:rsid w:val="001872B0"/>
    <w:rsid w:val="001873C3"/>
    <w:rsid w:val="00187461"/>
    <w:rsid w:val="00187873"/>
    <w:rsid w:val="00187A4A"/>
    <w:rsid w:val="00187DCB"/>
    <w:rsid w:val="001918E0"/>
    <w:rsid w:val="00191F03"/>
    <w:rsid w:val="0019200B"/>
    <w:rsid w:val="00192E06"/>
    <w:rsid w:val="00192E83"/>
    <w:rsid w:val="00192EEF"/>
    <w:rsid w:val="00192F7D"/>
    <w:rsid w:val="00193718"/>
    <w:rsid w:val="0019375B"/>
    <w:rsid w:val="00193B2E"/>
    <w:rsid w:val="00193B3C"/>
    <w:rsid w:val="0019415D"/>
    <w:rsid w:val="0019439B"/>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4BEB"/>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5A9"/>
    <w:rsid w:val="001C48A2"/>
    <w:rsid w:val="001C553D"/>
    <w:rsid w:val="001C64B4"/>
    <w:rsid w:val="001C651E"/>
    <w:rsid w:val="001C6999"/>
    <w:rsid w:val="001C6C6E"/>
    <w:rsid w:val="001C6DDF"/>
    <w:rsid w:val="001C7291"/>
    <w:rsid w:val="001C7357"/>
    <w:rsid w:val="001C79EC"/>
    <w:rsid w:val="001C7B80"/>
    <w:rsid w:val="001D01FB"/>
    <w:rsid w:val="001D0AB9"/>
    <w:rsid w:val="001D0D1C"/>
    <w:rsid w:val="001D0E4B"/>
    <w:rsid w:val="001D0E75"/>
    <w:rsid w:val="001D106C"/>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609"/>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158"/>
    <w:rsid w:val="001F3263"/>
    <w:rsid w:val="001F3ED6"/>
    <w:rsid w:val="001F49BA"/>
    <w:rsid w:val="001F4D27"/>
    <w:rsid w:val="001F544A"/>
    <w:rsid w:val="001F5549"/>
    <w:rsid w:val="001F5562"/>
    <w:rsid w:val="001F5D67"/>
    <w:rsid w:val="001F5FA6"/>
    <w:rsid w:val="001F667A"/>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2FA"/>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3EE2"/>
    <w:rsid w:val="00214118"/>
    <w:rsid w:val="002144A0"/>
    <w:rsid w:val="00214B82"/>
    <w:rsid w:val="00214CFD"/>
    <w:rsid w:val="00215554"/>
    <w:rsid w:val="00215B2F"/>
    <w:rsid w:val="00217F2D"/>
    <w:rsid w:val="002208C9"/>
    <w:rsid w:val="00221143"/>
    <w:rsid w:val="00221AC5"/>
    <w:rsid w:val="00221FA3"/>
    <w:rsid w:val="00222192"/>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237"/>
    <w:rsid w:val="00250E39"/>
    <w:rsid w:val="00250E72"/>
    <w:rsid w:val="00250F6D"/>
    <w:rsid w:val="00251485"/>
    <w:rsid w:val="0025165E"/>
    <w:rsid w:val="00251D17"/>
    <w:rsid w:val="002520EA"/>
    <w:rsid w:val="002520F0"/>
    <w:rsid w:val="00252518"/>
    <w:rsid w:val="00252825"/>
    <w:rsid w:val="00253287"/>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4F45"/>
    <w:rsid w:val="00275085"/>
    <w:rsid w:val="00275FF2"/>
    <w:rsid w:val="002763C0"/>
    <w:rsid w:val="00276BC2"/>
    <w:rsid w:val="00277139"/>
    <w:rsid w:val="0027769C"/>
    <w:rsid w:val="00277CAB"/>
    <w:rsid w:val="002801E8"/>
    <w:rsid w:val="002803D1"/>
    <w:rsid w:val="00280A7B"/>
    <w:rsid w:val="00281A12"/>
    <w:rsid w:val="00281EBA"/>
    <w:rsid w:val="002823E4"/>
    <w:rsid w:val="00282960"/>
    <w:rsid w:val="00282F08"/>
    <w:rsid w:val="00283E9D"/>
    <w:rsid w:val="00284691"/>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324"/>
    <w:rsid w:val="002A07FE"/>
    <w:rsid w:val="002A1472"/>
    <w:rsid w:val="002A2DAB"/>
    <w:rsid w:val="002A3D1D"/>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1D3"/>
    <w:rsid w:val="002B3923"/>
    <w:rsid w:val="002B3AB1"/>
    <w:rsid w:val="002B4011"/>
    <w:rsid w:val="002B51DD"/>
    <w:rsid w:val="002B5B09"/>
    <w:rsid w:val="002B633F"/>
    <w:rsid w:val="002B777D"/>
    <w:rsid w:val="002B782F"/>
    <w:rsid w:val="002B7868"/>
    <w:rsid w:val="002B7949"/>
    <w:rsid w:val="002B7CBE"/>
    <w:rsid w:val="002C017F"/>
    <w:rsid w:val="002C28F0"/>
    <w:rsid w:val="002C2A64"/>
    <w:rsid w:val="002C2B12"/>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3713"/>
    <w:rsid w:val="002D37C3"/>
    <w:rsid w:val="002D4002"/>
    <w:rsid w:val="002D453D"/>
    <w:rsid w:val="002D460F"/>
    <w:rsid w:val="002D4C08"/>
    <w:rsid w:val="002D4E1D"/>
    <w:rsid w:val="002D50AF"/>
    <w:rsid w:val="002D640D"/>
    <w:rsid w:val="002D65A8"/>
    <w:rsid w:val="002D6E5A"/>
    <w:rsid w:val="002D6FD9"/>
    <w:rsid w:val="002D791C"/>
    <w:rsid w:val="002E110D"/>
    <w:rsid w:val="002E2845"/>
    <w:rsid w:val="002E372A"/>
    <w:rsid w:val="002E42E0"/>
    <w:rsid w:val="002E4CC1"/>
    <w:rsid w:val="002E5369"/>
    <w:rsid w:val="002E5452"/>
    <w:rsid w:val="002E54A4"/>
    <w:rsid w:val="002E5552"/>
    <w:rsid w:val="002E5EC4"/>
    <w:rsid w:val="002E6C08"/>
    <w:rsid w:val="002E76A5"/>
    <w:rsid w:val="002E7B67"/>
    <w:rsid w:val="002E7BB2"/>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1DE6"/>
    <w:rsid w:val="00304406"/>
    <w:rsid w:val="00304A0B"/>
    <w:rsid w:val="003051AD"/>
    <w:rsid w:val="00305948"/>
    <w:rsid w:val="00306641"/>
    <w:rsid w:val="00306E6D"/>
    <w:rsid w:val="00306E8F"/>
    <w:rsid w:val="0031064F"/>
    <w:rsid w:val="00310F5E"/>
    <w:rsid w:val="00310FAF"/>
    <w:rsid w:val="00311729"/>
    <w:rsid w:val="003117AD"/>
    <w:rsid w:val="003118F2"/>
    <w:rsid w:val="003122F0"/>
    <w:rsid w:val="0031243B"/>
    <w:rsid w:val="0031250A"/>
    <w:rsid w:val="00313B6F"/>
    <w:rsid w:val="00314429"/>
    <w:rsid w:val="00314529"/>
    <w:rsid w:val="0031493D"/>
    <w:rsid w:val="00314D85"/>
    <w:rsid w:val="0031508D"/>
    <w:rsid w:val="00315492"/>
    <w:rsid w:val="003159FC"/>
    <w:rsid w:val="00315E56"/>
    <w:rsid w:val="003162D6"/>
    <w:rsid w:val="00317D0B"/>
    <w:rsid w:val="0032078E"/>
    <w:rsid w:val="00320CA7"/>
    <w:rsid w:val="0032170F"/>
    <w:rsid w:val="00321D74"/>
    <w:rsid w:val="00322878"/>
    <w:rsid w:val="00322B6D"/>
    <w:rsid w:val="00322BCA"/>
    <w:rsid w:val="00322D49"/>
    <w:rsid w:val="003233E2"/>
    <w:rsid w:val="00324539"/>
    <w:rsid w:val="00325121"/>
    <w:rsid w:val="003256A8"/>
    <w:rsid w:val="00326587"/>
    <w:rsid w:val="003266BC"/>
    <w:rsid w:val="0032693C"/>
    <w:rsid w:val="00326E2A"/>
    <w:rsid w:val="00326F50"/>
    <w:rsid w:val="00327127"/>
    <w:rsid w:val="0033078B"/>
    <w:rsid w:val="003315CA"/>
    <w:rsid w:val="00331B87"/>
    <w:rsid w:val="0033242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0E44"/>
    <w:rsid w:val="003512D0"/>
    <w:rsid w:val="00351F06"/>
    <w:rsid w:val="003532F3"/>
    <w:rsid w:val="0035337E"/>
    <w:rsid w:val="00353E0A"/>
    <w:rsid w:val="003542B7"/>
    <w:rsid w:val="003545B4"/>
    <w:rsid w:val="00354927"/>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924"/>
    <w:rsid w:val="00363084"/>
    <w:rsid w:val="003631A1"/>
    <w:rsid w:val="00363462"/>
    <w:rsid w:val="0036395E"/>
    <w:rsid w:val="00363997"/>
    <w:rsid w:val="003639BA"/>
    <w:rsid w:val="00363F5A"/>
    <w:rsid w:val="003641C7"/>
    <w:rsid w:val="0036442D"/>
    <w:rsid w:val="003655B5"/>
    <w:rsid w:val="00366452"/>
    <w:rsid w:val="00366D19"/>
    <w:rsid w:val="00370BF4"/>
    <w:rsid w:val="0037132D"/>
    <w:rsid w:val="003720ED"/>
    <w:rsid w:val="0037334A"/>
    <w:rsid w:val="0037387E"/>
    <w:rsid w:val="00373FB6"/>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569"/>
    <w:rsid w:val="0038284F"/>
    <w:rsid w:val="00382E42"/>
    <w:rsid w:val="00382F4E"/>
    <w:rsid w:val="00383069"/>
    <w:rsid w:val="00383E31"/>
    <w:rsid w:val="00383F76"/>
    <w:rsid w:val="00384127"/>
    <w:rsid w:val="003843AC"/>
    <w:rsid w:val="00384F67"/>
    <w:rsid w:val="00385181"/>
    <w:rsid w:val="003854BF"/>
    <w:rsid w:val="00385580"/>
    <w:rsid w:val="00386A4C"/>
    <w:rsid w:val="00386E58"/>
    <w:rsid w:val="00387AD4"/>
    <w:rsid w:val="00391538"/>
    <w:rsid w:val="00391588"/>
    <w:rsid w:val="00392717"/>
    <w:rsid w:val="00394A4D"/>
    <w:rsid w:val="0039513C"/>
    <w:rsid w:val="0039554C"/>
    <w:rsid w:val="00395B5C"/>
    <w:rsid w:val="00395F82"/>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5FD7"/>
    <w:rsid w:val="003A60A7"/>
    <w:rsid w:val="003A622B"/>
    <w:rsid w:val="003A793A"/>
    <w:rsid w:val="003A7E7D"/>
    <w:rsid w:val="003B10F9"/>
    <w:rsid w:val="003B122F"/>
    <w:rsid w:val="003B1DC1"/>
    <w:rsid w:val="003B1DCE"/>
    <w:rsid w:val="003B2701"/>
    <w:rsid w:val="003B2D3E"/>
    <w:rsid w:val="003B3211"/>
    <w:rsid w:val="003B32E4"/>
    <w:rsid w:val="003B34CA"/>
    <w:rsid w:val="003B59FB"/>
    <w:rsid w:val="003B655E"/>
    <w:rsid w:val="003B69AE"/>
    <w:rsid w:val="003B6E34"/>
    <w:rsid w:val="003B71C0"/>
    <w:rsid w:val="003B7B58"/>
    <w:rsid w:val="003C0CD0"/>
    <w:rsid w:val="003C1207"/>
    <w:rsid w:val="003C1344"/>
    <w:rsid w:val="003C175D"/>
    <w:rsid w:val="003C1EE3"/>
    <w:rsid w:val="003C25F5"/>
    <w:rsid w:val="003C3090"/>
    <w:rsid w:val="003C3E05"/>
    <w:rsid w:val="003C43AA"/>
    <w:rsid w:val="003C464A"/>
    <w:rsid w:val="003C48B4"/>
    <w:rsid w:val="003C52E7"/>
    <w:rsid w:val="003C5E3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528B"/>
    <w:rsid w:val="003E6145"/>
    <w:rsid w:val="003E61DE"/>
    <w:rsid w:val="003E6794"/>
    <w:rsid w:val="003E6A70"/>
    <w:rsid w:val="003E6FA0"/>
    <w:rsid w:val="003E703F"/>
    <w:rsid w:val="003E7225"/>
    <w:rsid w:val="003E74F4"/>
    <w:rsid w:val="003F06C1"/>
    <w:rsid w:val="003F15E8"/>
    <w:rsid w:val="003F162C"/>
    <w:rsid w:val="003F1802"/>
    <w:rsid w:val="003F1D73"/>
    <w:rsid w:val="003F1FE5"/>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68EF"/>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2BC7"/>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6BEC"/>
    <w:rsid w:val="00446E98"/>
    <w:rsid w:val="004471DF"/>
    <w:rsid w:val="0045037E"/>
    <w:rsid w:val="0045247B"/>
    <w:rsid w:val="00452E37"/>
    <w:rsid w:val="00452EDA"/>
    <w:rsid w:val="00452F7E"/>
    <w:rsid w:val="00453510"/>
    <w:rsid w:val="0045397A"/>
    <w:rsid w:val="00453D42"/>
    <w:rsid w:val="0045506C"/>
    <w:rsid w:val="00455A8F"/>
    <w:rsid w:val="004600B9"/>
    <w:rsid w:val="00462C04"/>
    <w:rsid w:val="00462C48"/>
    <w:rsid w:val="0046543F"/>
    <w:rsid w:val="00465772"/>
    <w:rsid w:val="004677F7"/>
    <w:rsid w:val="00467C65"/>
    <w:rsid w:val="004711FE"/>
    <w:rsid w:val="00471314"/>
    <w:rsid w:val="0047132E"/>
    <w:rsid w:val="0047181D"/>
    <w:rsid w:val="00471E3B"/>
    <w:rsid w:val="0047292D"/>
    <w:rsid w:val="004734E8"/>
    <w:rsid w:val="004736F4"/>
    <w:rsid w:val="00473961"/>
    <w:rsid w:val="00474304"/>
    <w:rsid w:val="00476DF6"/>
    <w:rsid w:val="0047798C"/>
    <w:rsid w:val="004779FE"/>
    <w:rsid w:val="004805C6"/>
    <w:rsid w:val="00481071"/>
    <w:rsid w:val="0048193A"/>
    <w:rsid w:val="00481CB5"/>
    <w:rsid w:val="004825E1"/>
    <w:rsid w:val="00482A0F"/>
    <w:rsid w:val="0048490E"/>
    <w:rsid w:val="00485334"/>
    <w:rsid w:val="00485354"/>
    <w:rsid w:val="0048574F"/>
    <w:rsid w:val="00485826"/>
    <w:rsid w:val="00485AEA"/>
    <w:rsid w:val="00485B6F"/>
    <w:rsid w:val="004867A8"/>
    <w:rsid w:val="00486A90"/>
    <w:rsid w:val="0048753F"/>
    <w:rsid w:val="0048795F"/>
    <w:rsid w:val="00487FAC"/>
    <w:rsid w:val="00490472"/>
    <w:rsid w:val="004911A6"/>
    <w:rsid w:val="00491BAF"/>
    <w:rsid w:val="00491CB6"/>
    <w:rsid w:val="00491D0C"/>
    <w:rsid w:val="0049259F"/>
    <w:rsid w:val="00492DB4"/>
    <w:rsid w:val="00492E6E"/>
    <w:rsid w:val="00493F57"/>
    <w:rsid w:val="004943F3"/>
    <w:rsid w:val="004956C5"/>
    <w:rsid w:val="00495A89"/>
    <w:rsid w:val="00495DEB"/>
    <w:rsid w:val="004960DE"/>
    <w:rsid w:val="00496CA3"/>
    <w:rsid w:val="00497BC5"/>
    <w:rsid w:val="004A077F"/>
    <w:rsid w:val="004A0BB0"/>
    <w:rsid w:val="004A0FA3"/>
    <w:rsid w:val="004A15CE"/>
    <w:rsid w:val="004A2B30"/>
    <w:rsid w:val="004A304A"/>
    <w:rsid w:val="004A4E2F"/>
    <w:rsid w:val="004A4EDE"/>
    <w:rsid w:val="004A61B8"/>
    <w:rsid w:val="004A632B"/>
    <w:rsid w:val="004A6857"/>
    <w:rsid w:val="004A70B3"/>
    <w:rsid w:val="004A7261"/>
    <w:rsid w:val="004A7692"/>
    <w:rsid w:val="004A78A7"/>
    <w:rsid w:val="004A79AC"/>
    <w:rsid w:val="004A7D50"/>
    <w:rsid w:val="004B04FD"/>
    <w:rsid w:val="004B0505"/>
    <w:rsid w:val="004B0762"/>
    <w:rsid w:val="004B0A88"/>
    <w:rsid w:val="004B0D63"/>
    <w:rsid w:val="004B184E"/>
    <w:rsid w:val="004B3157"/>
    <w:rsid w:val="004B351A"/>
    <w:rsid w:val="004B5C80"/>
    <w:rsid w:val="004B6431"/>
    <w:rsid w:val="004B64E8"/>
    <w:rsid w:val="004B6D2C"/>
    <w:rsid w:val="004B71F4"/>
    <w:rsid w:val="004B7274"/>
    <w:rsid w:val="004B7570"/>
    <w:rsid w:val="004B7CE3"/>
    <w:rsid w:val="004B7E26"/>
    <w:rsid w:val="004C0906"/>
    <w:rsid w:val="004C09B3"/>
    <w:rsid w:val="004C12BB"/>
    <w:rsid w:val="004C1CC3"/>
    <w:rsid w:val="004C2539"/>
    <w:rsid w:val="004C29A4"/>
    <w:rsid w:val="004C2B2B"/>
    <w:rsid w:val="004C2CF3"/>
    <w:rsid w:val="004C3CCB"/>
    <w:rsid w:val="004C3F62"/>
    <w:rsid w:val="004C46E9"/>
    <w:rsid w:val="004C496C"/>
    <w:rsid w:val="004C533C"/>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133"/>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096"/>
    <w:rsid w:val="004F0A96"/>
    <w:rsid w:val="004F0AD6"/>
    <w:rsid w:val="004F0D76"/>
    <w:rsid w:val="004F10B4"/>
    <w:rsid w:val="004F10CE"/>
    <w:rsid w:val="004F114C"/>
    <w:rsid w:val="004F1181"/>
    <w:rsid w:val="004F18FF"/>
    <w:rsid w:val="004F28BC"/>
    <w:rsid w:val="004F2E19"/>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1FC1"/>
    <w:rsid w:val="00502BBF"/>
    <w:rsid w:val="00502CE5"/>
    <w:rsid w:val="00502D89"/>
    <w:rsid w:val="00502E5E"/>
    <w:rsid w:val="00503EC5"/>
    <w:rsid w:val="0050403F"/>
    <w:rsid w:val="005042C7"/>
    <w:rsid w:val="005045A7"/>
    <w:rsid w:val="00504F7B"/>
    <w:rsid w:val="005054F5"/>
    <w:rsid w:val="00505BDC"/>
    <w:rsid w:val="005060C0"/>
    <w:rsid w:val="00507199"/>
    <w:rsid w:val="00510021"/>
    <w:rsid w:val="0051024D"/>
    <w:rsid w:val="00510761"/>
    <w:rsid w:val="005109D5"/>
    <w:rsid w:val="00510D04"/>
    <w:rsid w:val="005114A5"/>
    <w:rsid w:val="00512CC9"/>
    <w:rsid w:val="005133FF"/>
    <w:rsid w:val="00513D06"/>
    <w:rsid w:val="00514008"/>
    <w:rsid w:val="00515B5B"/>
    <w:rsid w:val="005165CF"/>
    <w:rsid w:val="00516827"/>
    <w:rsid w:val="00517063"/>
    <w:rsid w:val="00520545"/>
    <w:rsid w:val="005207A9"/>
    <w:rsid w:val="005218F5"/>
    <w:rsid w:val="0052198D"/>
    <w:rsid w:val="00521F71"/>
    <w:rsid w:val="0052239C"/>
    <w:rsid w:val="00522BCC"/>
    <w:rsid w:val="0052324E"/>
    <w:rsid w:val="005233AC"/>
    <w:rsid w:val="00523E7D"/>
    <w:rsid w:val="005245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836"/>
    <w:rsid w:val="00540CFF"/>
    <w:rsid w:val="00540E9A"/>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2CFE"/>
    <w:rsid w:val="0056303F"/>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2D2"/>
    <w:rsid w:val="0058159F"/>
    <w:rsid w:val="005816DF"/>
    <w:rsid w:val="00581CCE"/>
    <w:rsid w:val="0058215C"/>
    <w:rsid w:val="005824FE"/>
    <w:rsid w:val="005828BE"/>
    <w:rsid w:val="005829F6"/>
    <w:rsid w:val="00582FB7"/>
    <w:rsid w:val="005837D5"/>
    <w:rsid w:val="00583A68"/>
    <w:rsid w:val="005849BF"/>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625"/>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327D"/>
    <w:rsid w:val="005B370B"/>
    <w:rsid w:val="005B3B4E"/>
    <w:rsid w:val="005B5D82"/>
    <w:rsid w:val="005B7268"/>
    <w:rsid w:val="005B7943"/>
    <w:rsid w:val="005C145F"/>
    <w:rsid w:val="005C1961"/>
    <w:rsid w:val="005C1C98"/>
    <w:rsid w:val="005C2271"/>
    <w:rsid w:val="005C2975"/>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870"/>
    <w:rsid w:val="005D4524"/>
    <w:rsid w:val="005D48E8"/>
    <w:rsid w:val="005D4F39"/>
    <w:rsid w:val="005D553F"/>
    <w:rsid w:val="005D6140"/>
    <w:rsid w:val="005D671E"/>
    <w:rsid w:val="005D6C81"/>
    <w:rsid w:val="005D6DFA"/>
    <w:rsid w:val="005D7F20"/>
    <w:rsid w:val="005E0191"/>
    <w:rsid w:val="005E093A"/>
    <w:rsid w:val="005E14B5"/>
    <w:rsid w:val="005E14C1"/>
    <w:rsid w:val="005E17AC"/>
    <w:rsid w:val="005E1D29"/>
    <w:rsid w:val="005E24C5"/>
    <w:rsid w:val="005E2B4B"/>
    <w:rsid w:val="005E2C7A"/>
    <w:rsid w:val="005E3790"/>
    <w:rsid w:val="005E41D4"/>
    <w:rsid w:val="005E45BD"/>
    <w:rsid w:val="005E4827"/>
    <w:rsid w:val="005E4CC3"/>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2CE2"/>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2AD2"/>
    <w:rsid w:val="006032FE"/>
    <w:rsid w:val="0060396F"/>
    <w:rsid w:val="00603E73"/>
    <w:rsid w:val="006049D5"/>
    <w:rsid w:val="00604AA7"/>
    <w:rsid w:val="00604E36"/>
    <w:rsid w:val="00605605"/>
    <w:rsid w:val="00606716"/>
    <w:rsid w:val="006068C5"/>
    <w:rsid w:val="00606CE0"/>
    <w:rsid w:val="00607749"/>
    <w:rsid w:val="00610567"/>
    <w:rsid w:val="00610F49"/>
    <w:rsid w:val="006117F8"/>
    <w:rsid w:val="006124A2"/>
    <w:rsid w:val="006124E6"/>
    <w:rsid w:val="00612956"/>
    <w:rsid w:val="00612E92"/>
    <w:rsid w:val="00613544"/>
    <w:rsid w:val="00614A94"/>
    <w:rsid w:val="00615A3A"/>
    <w:rsid w:val="00616044"/>
    <w:rsid w:val="0061657C"/>
    <w:rsid w:val="0061675A"/>
    <w:rsid w:val="00616E92"/>
    <w:rsid w:val="00617AB7"/>
    <w:rsid w:val="00621A29"/>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4993"/>
    <w:rsid w:val="0063539A"/>
    <w:rsid w:val="00636939"/>
    <w:rsid w:val="00636BA6"/>
    <w:rsid w:val="00640749"/>
    <w:rsid w:val="00640CDC"/>
    <w:rsid w:val="00642905"/>
    <w:rsid w:val="00642D1C"/>
    <w:rsid w:val="00643364"/>
    <w:rsid w:val="00643560"/>
    <w:rsid w:val="00643AE2"/>
    <w:rsid w:val="00643D41"/>
    <w:rsid w:val="00644507"/>
    <w:rsid w:val="00644A02"/>
    <w:rsid w:val="0064592D"/>
    <w:rsid w:val="006459E5"/>
    <w:rsid w:val="00646410"/>
    <w:rsid w:val="0064664F"/>
    <w:rsid w:val="00646E17"/>
    <w:rsid w:val="006471D0"/>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0BB6"/>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5EF1"/>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250"/>
    <w:rsid w:val="006962CB"/>
    <w:rsid w:val="00696322"/>
    <w:rsid w:val="006965A3"/>
    <w:rsid w:val="00696E10"/>
    <w:rsid w:val="006971F8"/>
    <w:rsid w:val="00697233"/>
    <w:rsid w:val="00697816"/>
    <w:rsid w:val="006A0C4A"/>
    <w:rsid w:val="006A1361"/>
    <w:rsid w:val="006A13D3"/>
    <w:rsid w:val="006A1840"/>
    <w:rsid w:val="006A1D7B"/>
    <w:rsid w:val="006A2653"/>
    <w:rsid w:val="006A2F4A"/>
    <w:rsid w:val="006A3A42"/>
    <w:rsid w:val="006A3ADC"/>
    <w:rsid w:val="006A3D38"/>
    <w:rsid w:val="006A57C4"/>
    <w:rsid w:val="006A5A63"/>
    <w:rsid w:val="006A5FD9"/>
    <w:rsid w:val="006A651A"/>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413"/>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747"/>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0C79"/>
    <w:rsid w:val="006E2370"/>
    <w:rsid w:val="006E2A7D"/>
    <w:rsid w:val="006E2F91"/>
    <w:rsid w:val="006E3367"/>
    <w:rsid w:val="006E343D"/>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6F7507"/>
    <w:rsid w:val="00701447"/>
    <w:rsid w:val="00701561"/>
    <w:rsid w:val="00701592"/>
    <w:rsid w:val="00701A17"/>
    <w:rsid w:val="00701E56"/>
    <w:rsid w:val="007022A9"/>
    <w:rsid w:val="00702B04"/>
    <w:rsid w:val="00702DF0"/>
    <w:rsid w:val="00703A7F"/>
    <w:rsid w:val="00705881"/>
    <w:rsid w:val="00705929"/>
    <w:rsid w:val="007059AA"/>
    <w:rsid w:val="00705B3A"/>
    <w:rsid w:val="00706D07"/>
    <w:rsid w:val="00707330"/>
    <w:rsid w:val="00707AE5"/>
    <w:rsid w:val="00710024"/>
    <w:rsid w:val="0071015A"/>
    <w:rsid w:val="00710B6F"/>
    <w:rsid w:val="00710E11"/>
    <w:rsid w:val="0071105A"/>
    <w:rsid w:val="00711DEC"/>
    <w:rsid w:val="00712775"/>
    <w:rsid w:val="00712AEB"/>
    <w:rsid w:val="007131D4"/>
    <w:rsid w:val="00713B4C"/>
    <w:rsid w:val="007146CE"/>
    <w:rsid w:val="007149CE"/>
    <w:rsid w:val="00715900"/>
    <w:rsid w:val="00715E4D"/>
    <w:rsid w:val="0071651A"/>
    <w:rsid w:val="00716D51"/>
    <w:rsid w:val="00716DC2"/>
    <w:rsid w:val="00716F1E"/>
    <w:rsid w:val="0071710B"/>
    <w:rsid w:val="00717133"/>
    <w:rsid w:val="00717896"/>
    <w:rsid w:val="00717EF4"/>
    <w:rsid w:val="00717F02"/>
    <w:rsid w:val="007204C4"/>
    <w:rsid w:val="007206B6"/>
    <w:rsid w:val="00720D27"/>
    <w:rsid w:val="0072124C"/>
    <w:rsid w:val="0072149A"/>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1F2"/>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629"/>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3DD"/>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5571"/>
    <w:rsid w:val="00786206"/>
    <w:rsid w:val="007867EF"/>
    <w:rsid w:val="0078771F"/>
    <w:rsid w:val="00787A2B"/>
    <w:rsid w:val="007902F0"/>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8EA"/>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377E"/>
    <w:rsid w:val="007B40C9"/>
    <w:rsid w:val="007B4850"/>
    <w:rsid w:val="007B5D49"/>
    <w:rsid w:val="007B5DF1"/>
    <w:rsid w:val="007B664E"/>
    <w:rsid w:val="007B67B9"/>
    <w:rsid w:val="007B6B45"/>
    <w:rsid w:val="007B7185"/>
    <w:rsid w:val="007B7324"/>
    <w:rsid w:val="007B7724"/>
    <w:rsid w:val="007B78E6"/>
    <w:rsid w:val="007C0371"/>
    <w:rsid w:val="007C03D6"/>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6C1A"/>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0D64"/>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378"/>
    <w:rsid w:val="007E6575"/>
    <w:rsid w:val="007E69E1"/>
    <w:rsid w:val="007E6EFA"/>
    <w:rsid w:val="007E72F8"/>
    <w:rsid w:val="007E7D98"/>
    <w:rsid w:val="007F0871"/>
    <w:rsid w:val="007F0E39"/>
    <w:rsid w:val="007F1D7F"/>
    <w:rsid w:val="007F2EF8"/>
    <w:rsid w:val="007F30DA"/>
    <w:rsid w:val="007F32C6"/>
    <w:rsid w:val="007F3535"/>
    <w:rsid w:val="007F365C"/>
    <w:rsid w:val="007F4991"/>
    <w:rsid w:val="007F4B33"/>
    <w:rsid w:val="007F51CD"/>
    <w:rsid w:val="007F5546"/>
    <w:rsid w:val="007F595A"/>
    <w:rsid w:val="007F6981"/>
    <w:rsid w:val="007F6AE9"/>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4C2F"/>
    <w:rsid w:val="008064A1"/>
    <w:rsid w:val="00806EA5"/>
    <w:rsid w:val="008071F7"/>
    <w:rsid w:val="008078C1"/>
    <w:rsid w:val="008103AB"/>
    <w:rsid w:val="00810B77"/>
    <w:rsid w:val="008115E7"/>
    <w:rsid w:val="00811FA7"/>
    <w:rsid w:val="008144A8"/>
    <w:rsid w:val="008144E6"/>
    <w:rsid w:val="00815211"/>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3C0"/>
    <w:rsid w:val="00831517"/>
    <w:rsid w:val="0083197E"/>
    <w:rsid w:val="008323CE"/>
    <w:rsid w:val="008329D6"/>
    <w:rsid w:val="00833F2D"/>
    <w:rsid w:val="00834430"/>
    <w:rsid w:val="00834585"/>
    <w:rsid w:val="0083472A"/>
    <w:rsid w:val="0083574B"/>
    <w:rsid w:val="00835D3D"/>
    <w:rsid w:val="008365A5"/>
    <w:rsid w:val="00836690"/>
    <w:rsid w:val="008369AD"/>
    <w:rsid w:val="00837DB3"/>
    <w:rsid w:val="0084049B"/>
    <w:rsid w:val="00841CD4"/>
    <w:rsid w:val="00841F8A"/>
    <w:rsid w:val="0084290B"/>
    <w:rsid w:val="008431FC"/>
    <w:rsid w:val="0084352B"/>
    <w:rsid w:val="008436CA"/>
    <w:rsid w:val="0084377A"/>
    <w:rsid w:val="008437F4"/>
    <w:rsid w:val="00843AE5"/>
    <w:rsid w:val="00843E96"/>
    <w:rsid w:val="00844C91"/>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7490"/>
    <w:rsid w:val="008577B7"/>
    <w:rsid w:val="008579B5"/>
    <w:rsid w:val="00857C02"/>
    <w:rsid w:val="00857EA9"/>
    <w:rsid w:val="00857F9D"/>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243"/>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6CF6"/>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44E"/>
    <w:rsid w:val="008B7908"/>
    <w:rsid w:val="008B7CB2"/>
    <w:rsid w:val="008C009D"/>
    <w:rsid w:val="008C05AE"/>
    <w:rsid w:val="008C0E21"/>
    <w:rsid w:val="008C0EAF"/>
    <w:rsid w:val="008C100A"/>
    <w:rsid w:val="008C13EC"/>
    <w:rsid w:val="008C18B3"/>
    <w:rsid w:val="008C1C55"/>
    <w:rsid w:val="008C2115"/>
    <w:rsid w:val="008C2202"/>
    <w:rsid w:val="008C236C"/>
    <w:rsid w:val="008C2392"/>
    <w:rsid w:val="008C2CE1"/>
    <w:rsid w:val="008C2F41"/>
    <w:rsid w:val="008C2F59"/>
    <w:rsid w:val="008C325E"/>
    <w:rsid w:val="008C3D77"/>
    <w:rsid w:val="008C4554"/>
    <w:rsid w:val="008C484D"/>
    <w:rsid w:val="008C4943"/>
    <w:rsid w:val="008C4EDB"/>
    <w:rsid w:val="008C5B9A"/>
    <w:rsid w:val="008C6299"/>
    <w:rsid w:val="008D0604"/>
    <w:rsid w:val="008D17E2"/>
    <w:rsid w:val="008D2855"/>
    <w:rsid w:val="008D28E7"/>
    <w:rsid w:val="008D3491"/>
    <w:rsid w:val="008D3F8E"/>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5E09"/>
    <w:rsid w:val="008E6530"/>
    <w:rsid w:val="008E65F0"/>
    <w:rsid w:val="008E712E"/>
    <w:rsid w:val="008E7797"/>
    <w:rsid w:val="008F04F6"/>
    <w:rsid w:val="008F0B0D"/>
    <w:rsid w:val="008F1024"/>
    <w:rsid w:val="008F103D"/>
    <w:rsid w:val="008F1041"/>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39D"/>
    <w:rsid w:val="009138D4"/>
    <w:rsid w:val="009139F8"/>
    <w:rsid w:val="00913D65"/>
    <w:rsid w:val="00914023"/>
    <w:rsid w:val="00914679"/>
    <w:rsid w:val="00914691"/>
    <w:rsid w:val="00914C4C"/>
    <w:rsid w:val="00914CE2"/>
    <w:rsid w:val="00914F71"/>
    <w:rsid w:val="00915047"/>
    <w:rsid w:val="0091569C"/>
    <w:rsid w:val="00915946"/>
    <w:rsid w:val="00915AC2"/>
    <w:rsid w:val="00915B34"/>
    <w:rsid w:val="00915E9C"/>
    <w:rsid w:val="009205C6"/>
    <w:rsid w:val="00920CBC"/>
    <w:rsid w:val="00921244"/>
    <w:rsid w:val="00922ECE"/>
    <w:rsid w:val="00923814"/>
    <w:rsid w:val="00923E57"/>
    <w:rsid w:val="009245B6"/>
    <w:rsid w:val="009249E2"/>
    <w:rsid w:val="00924BE7"/>
    <w:rsid w:val="00925079"/>
    <w:rsid w:val="009250BF"/>
    <w:rsid w:val="009250CB"/>
    <w:rsid w:val="009259BD"/>
    <w:rsid w:val="00925B0B"/>
    <w:rsid w:val="0092625B"/>
    <w:rsid w:val="00927061"/>
    <w:rsid w:val="00927206"/>
    <w:rsid w:val="00927667"/>
    <w:rsid w:val="009279E9"/>
    <w:rsid w:val="00930733"/>
    <w:rsid w:val="00930B6F"/>
    <w:rsid w:val="00930EE0"/>
    <w:rsid w:val="00931044"/>
    <w:rsid w:val="009318F7"/>
    <w:rsid w:val="00931B6F"/>
    <w:rsid w:val="00932748"/>
    <w:rsid w:val="00932CBE"/>
    <w:rsid w:val="00932EA9"/>
    <w:rsid w:val="009332A0"/>
    <w:rsid w:val="00933613"/>
    <w:rsid w:val="00933917"/>
    <w:rsid w:val="00934556"/>
    <w:rsid w:val="00934A32"/>
    <w:rsid w:val="00934C62"/>
    <w:rsid w:val="00934F5A"/>
    <w:rsid w:val="009363BC"/>
    <w:rsid w:val="0093676C"/>
    <w:rsid w:val="00936D60"/>
    <w:rsid w:val="009371CE"/>
    <w:rsid w:val="00937BC0"/>
    <w:rsid w:val="0094000D"/>
    <w:rsid w:val="00940058"/>
    <w:rsid w:val="009400A7"/>
    <w:rsid w:val="0094129D"/>
    <w:rsid w:val="00941882"/>
    <w:rsid w:val="009420EF"/>
    <w:rsid w:val="0094223D"/>
    <w:rsid w:val="009431CA"/>
    <w:rsid w:val="009440AD"/>
    <w:rsid w:val="009442D5"/>
    <w:rsid w:val="00945217"/>
    <w:rsid w:val="009452D1"/>
    <w:rsid w:val="0094598C"/>
    <w:rsid w:val="0094638B"/>
    <w:rsid w:val="00946A52"/>
    <w:rsid w:val="00946BC9"/>
    <w:rsid w:val="00946E1E"/>
    <w:rsid w:val="0094712E"/>
    <w:rsid w:val="0094762E"/>
    <w:rsid w:val="009477EA"/>
    <w:rsid w:val="00947F75"/>
    <w:rsid w:val="009507C8"/>
    <w:rsid w:val="0095095C"/>
    <w:rsid w:val="00950B0F"/>
    <w:rsid w:val="0095192D"/>
    <w:rsid w:val="00951E73"/>
    <w:rsid w:val="00952514"/>
    <w:rsid w:val="00953645"/>
    <w:rsid w:val="00953BA6"/>
    <w:rsid w:val="00953DAD"/>
    <w:rsid w:val="00953FF3"/>
    <w:rsid w:val="009540B7"/>
    <w:rsid w:val="00954142"/>
    <w:rsid w:val="009542C9"/>
    <w:rsid w:val="0095526F"/>
    <w:rsid w:val="009557B9"/>
    <w:rsid w:val="00955EE0"/>
    <w:rsid w:val="0095608D"/>
    <w:rsid w:val="009560F3"/>
    <w:rsid w:val="0095634A"/>
    <w:rsid w:val="00956897"/>
    <w:rsid w:val="00956E9C"/>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3F3"/>
    <w:rsid w:val="00976E12"/>
    <w:rsid w:val="009772B0"/>
    <w:rsid w:val="00977875"/>
    <w:rsid w:val="00977D5C"/>
    <w:rsid w:val="00980FEC"/>
    <w:rsid w:val="0098157A"/>
    <w:rsid w:val="009821E7"/>
    <w:rsid w:val="0098397F"/>
    <w:rsid w:val="00983BFA"/>
    <w:rsid w:val="00983D33"/>
    <w:rsid w:val="00983EEB"/>
    <w:rsid w:val="00983F05"/>
    <w:rsid w:val="00984195"/>
    <w:rsid w:val="009841F7"/>
    <w:rsid w:val="00984B7B"/>
    <w:rsid w:val="00985158"/>
    <w:rsid w:val="009853EE"/>
    <w:rsid w:val="00985B59"/>
    <w:rsid w:val="00985BDD"/>
    <w:rsid w:val="00985C89"/>
    <w:rsid w:val="0098681D"/>
    <w:rsid w:val="00986B2A"/>
    <w:rsid w:val="00986C99"/>
    <w:rsid w:val="00987454"/>
    <w:rsid w:val="00990611"/>
    <w:rsid w:val="0099074F"/>
    <w:rsid w:val="00991109"/>
    <w:rsid w:val="00991262"/>
    <w:rsid w:val="00991914"/>
    <w:rsid w:val="0099275A"/>
    <w:rsid w:val="0099284A"/>
    <w:rsid w:val="009942A2"/>
    <w:rsid w:val="009943A5"/>
    <w:rsid w:val="00994A7E"/>
    <w:rsid w:val="00995436"/>
    <w:rsid w:val="00995827"/>
    <w:rsid w:val="0099627C"/>
    <w:rsid w:val="0099640E"/>
    <w:rsid w:val="009965A8"/>
    <w:rsid w:val="00996FCE"/>
    <w:rsid w:val="00997942"/>
    <w:rsid w:val="00997CA6"/>
    <w:rsid w:val="00997F61"/>
    <w:rsid w:val="009A0247"/>
    <w:rsid w:val="009A191B"/>
    <w:rsid w:val="009A1B4D"/>
    <w:rsid w:val="009A1D85"/>
    <w:rsid w:val="009A1DC6"/>
    <w:rsid w:val="009A20A6"/>
    <w:rsid w:val="009A27DC"/>
    <w:rsid w:val="009A3119"/>
    <w:rsid w:val="009A3BC9"/>
    <w:rsid w:val="009A4654"/>
    <w:rsid w:val="009A47E4"/>
    <w:rsid w:val="009A4E5F"/>
    <w:rsid w:val="009A561B"/>
    <w:rsid w:val="009A7655"/>
    <w:rsid w:val="009A7D1C"/>
    <w:rsid w:val="009B0047"/>
    <w:rsid w:val="009B0251"/>
    <w:rsid w:val="009B0CE1"/>
    <w:rsid w:val="009B0D3F"/>
    <w:rsid w:val="009B162D"/>
    <w:rsid w:val="009B204F"/>
    <w:rsid w:val="009B2217"/>
    <w:rsid w:val="009B22CA"/>
    <w:rsid w:val="009B36B1"/>
    <w:rsid w:val="009B3AC0"/>
    <w:rsid w:val="009B461E"/>
    <w:rsid w:val="009B558E"/>
    <w:rsid w:val="009B5C98"/>
    <w:rsid w:val="009B79EE"/>
    <w:rsid w:val="009B7D28"/>
    <w:rsid w:val="009C1E52"/>
    <w:rsid w:val="009C1ECF"/>
    <w:rsid w:val="009C1F42"/>
    <w:rsid w:val="009C2A20"/>
    <w:rsid w:val="009C38E5"/>
    <w:rsid w:val="009C3FE8"/>
    <w:rsid w:val="009C42A2"/>
    <w:rsid w:val="009C4A71"/>
    <w:rsid w:val="009C4DB4"/>
    <w:rsid w:val="009C5154"/>
    <w:rsid w:val="009C590A"/>
    <w:rsid w:val="009C5BED"/>
    <w:rsid w:val="009C749C"/>
    <w:rsid w:val="009C7BFE"/>
    <w:rsid w:val="009D007F"/>
    <w:rsid w:val="009D038B"/>
    <w:rsid w:val="009D04BC"/>
    <w:rsid w:val="009D17F5"/>
    <w:rsid w:val="009D1BA9"/>
    <w:rsid w:val="009D2A24"/>
    <w:rsid w:val="009D337F"/>
    <w:rsid w:val="009D37CB"/>
    <w:rsid w:val="009D50E3"/>
    <w:rsid w:val="009D5123"/>
    <w:rsid w:val="009D514A"/>
    <w:rsid w:val="009D5E90"/>
    <w:rsid w:val="009D6BBE"/>
    <w:rsid w:val="009D6DFD"/>
    <w:rsid w:val="009D7619"/>
    <w:rsid w:val="009E0209"/>
    <w:rsid w:val="009E1608"/>
    <w:rsid w:val="009E1D59"/>
    <w:rsid w:val="009E1D71"/>
    <w:rsid w:val="009E1E99"/>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416A"/>
    <w:rsid w:val="009F5250"/>
    <w:rsid w:val="009F554D"/>
    <w:rsid w:val="009F566D"/>
    <w:rsid w:val="009F681A"/>
    <w:rsid w:val="009F719A"/>
    <w:rsid w:val="009F7487"/>
    <w:rsid w:val="009F777D"/>
    <w:rsid w:val="009F7D75"/>
    <w:rsid w:val="00A00351"/>
    <w:rsid w:val="00A004FB"/>
    <w:rsid w:val="00A014C9"/>
    <w:rsid w:val="00A016CA"/>
    <w:rsid w:val="00A01FBD"/>
    <w:rsid w:val="00A023C9"/>
    <w:rsid w:val="00A0247C"/>
    <w:rsid w:val="00A02A5D"/>
    <w:rsid w:val="00A03AD5"/>
    <w:rsid w:val="00A03FD9"/>
    <w:rsid w:val="00A0426A"/>
    <w:rsid w:val="00A04439"/>
    <w:rsid w:val="00A045D7"/>
    <w:rsid w:val="00A0481C"/>
    <w:rsid w:val="00A0495A"/>
    <w:rsid w:val="00A05005"/>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3D0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9C"/>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4755"/>
    <w:rsid w:val="00A45078"/>
    <w:rsid w:val="00A452A2"/>
    <w:rsid w:val="00A45977"/>
    <w:rsid w:val="00A466F6"/>
    <w:rsid w:val="00A46D80"/>
    <w:rsid w:val="00A47705"/>
    <w:rsid w:val="00A50382"/>
    <w:rsid w:val="00A5049F"/>
    <w:rsid w:val="00A51793"/>
    <w:rsid w:val="00A52801"/>
    <w:rsid w:val="00A53476"/>
    <w:rsid w:val="00A53718"/>
    <w:rsid w:val="00A5382C"/>
    <w:rsid w:val="00A53B9B"/>
    <w:rsid w:val="00A53DA2"/>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844"/>
    <w:rsid w:val="00A63973"/>
    <w:rsid w:val="00A64536"/>
    <w:rsid w:val="00A64FC2"/>
    <w:rsid w:val="00A65038"/>
    <w:rsid w:val="00A67004"/>
    <w:rsid w:val="00A67079"/>
    <w:rsid w:val="00A70EB9"/>
    <w:rsid w:val="00A71025"/>
    <w:rsid w:val="00A71441"/>
    <w:rsid w:val="00A71655"/>
    <w:rsid w:val="00A71BE3"/>
    <w:rsid w:val="00A71D9A"/>
    <w:rsid w:val="00A73751"/>
    <w:rsid w:val="00A741FE"/>
    <w:rsid w:val="00A74385"/>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1B0E"/>
    <w:rsid w:val="00A82043"/>
    <w:rsid w:val="00A821CB"/>
    <w:rsid w:val="00A82C43"/>
    <w:rsid w:val="00A83915"/>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39C3"/>
    <w:rsid w:val="00A946DA"/>
    <w:rsid w:val="00A94A2C"/>
    <w:rsid w:val="00A94DFB"/>
    <w:rsid w:val="00A95A25"/>
    <w:rsid w:val="00A95E61"/>
    <w:rsid w:val="00A961BA"/>
    <w:rsid w:val="00A9698F"/>
    <w:rsid w:val="00A977BB"/>
    <w:rsid w:val="00AA0A4F"/>
    <w:rsid w:val="00AA0EF9"/>
    <w:rsid w:val="00AA1973"/>
    <w:rsid w:val="00AA1A6A"/>
    <w:rsid w:val="00AA2853"/>
    <w:rsid w:val="00AA2DBE"/>
    <w:rsid w:val="00AA3076"/>
    <w:rsid w:val="00AA33FA"/>
    <w:rsid w:val="00AA3B08"/>
    <w:rsid w:val="00AA3C72"/>
    <w:rsid w:val="00AA535F"/>
    <w:rsid w:val="00AA5A96"/>
    <w:rsid w:val="00AA741E"/>
    <w:rsid w:val="00AA7781"/>
    <w:rsid w:val="00AA7D2B"/>
    <w:rsid w:val="00AB0344"/>
    <w:rsid w:val="00AB21DA"/>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C75C2"/>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83C"/>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4EDF"/>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823"/>
    <w:rsid w:val="00B40F5C"/>
    <w:rsid w:val="00B41087"/>
    <w:rsid w:val="00B4139D"/>
    <w:rsid w:val="00B416C3"/>
    <w:rsid w:val="00B42873"/>
    <w:rsid w:val="00B4322D"/>
    <w:rsid w:val="00B44210"/>
    <w:rsid w:val="00B44DEE"/>
    <w:rsid w:val="00B45845"/>
    <w:rsid w:val="00B45A6F"/>
    <w:rsid w:val="00B45F9F"/>
    <w:rsid w:val="00B465F9"/>
    <w:rsid w:val="00B46792"/>
    <w:rsid w:val="00B46C5F"/>
    <w:rsid w:val="00B4737E"/>
    <w:rsid w:val="00B508C4"/>
    <w:rsid w:val="00B51BEB"/>
    <w:rsid w:val="00B522A4"/>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664"/>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68D"/>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050"/>
    <w:rsid w:val="00BB64E3"/>
    <w:rsid w:val="00BB6667"/>
    <w:rsid w:val="00BB6E89"/>
    <w:rsid w:val="00BB6F4A"/>
    <w:rsid w:val="00BB74B9"/>
    <w:rsid w:val="00BC0FE3"/>
    <w:rsid w:val="00BC168C"/>
    <w:rsid w:val="00BC1BC6"/>
    <w:rsid w:val="00BC21A2"/>
    <w:rsid w:val="00BC29D4"/>
    <w:rsid w:val="00BC29EC"/>
    <w:rsid w:val="00BC2A3F"/>
    <w:rsid w:val="00BC308E"/>
    <w:rsid w:val="00BC33F9"/>
    <w:rsid w:val="00BC56B5"/>
    <w:rsid w:val="00BC5900"/>
    <w:rsid w:val="00BC7C9F"/>
    <w:rsid w:val="00BC7D0B"/>
    <w:rsid w:val="00BC7E34"/>
    <w:rsid w:val="00BD0346"/>
    <w:rsid w:val="00BD0C75"/>
    <w:rsid w:val="00BD0D4B"/>
    <w:rsid w:val="00BD3518"/>
    <w:rsid w:val="00BD3530"/>
    <w:rsid w:val="00BD3775"/>
    <w:rsid w:val="00BD3A50"/>
    <w:rsid w:val="00BD3C97"/>
    <w:rsid w:val="00BD3E68"/>
    <w:rsid w:val="00BD4FA8"/>
    <w:rsid w:val="00BD5240"/>
    <w:rsid w:val="00BD65C5"/>
    <w:rsid w:val="00BD6A13"/>
    <w:rsid w:val="00BD6B09"/>
    <w:rsid w:val="00BD6B7C"/>
    <w:rsid w:val="00BD6C0E"/>
    <w:rsid w:val="00BD6D5B"/>
    <w:rsid w:val="00BD6FA4"/>
    <w:rsid w:val="00BD7609"/>
    <w:rsid w:val="00BD7CE5"/>
    <w:rsid w:val="00BD7E1D"/>
    <w:rsid w:val="00BE03E6"/>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370"/>
    <w:rsid w:val="00BF19B4"/>
    <w:rsid w:val="00BF1BEB"/>
    <w:rsid w:val="00BF2031"/>
    <w:rsid w:val="00BF215E"/>
    <w:rsid w:val="00BF217A"/>
    <w:rsid w:val="00BF284D"/>
    <w:rsid w:val="00BF287C"/>
    <w:rsid w:val="00BF2F89"/>
    <w:rsid w:val="00BF3037"/>
    <w:rsid w:val="00BF3106"/>
    <w:rsid w:val="00BF3ADA"/>
    <w:rsid w:val="00BF40E1"/>
    <w:rsid w:val="00BF5131"/>
    <w:rsid w:val="00BF648A"/>
    <w:rsid w:val="00BF6A0B"/>
    <w:rsid w:val="00BF7C67"/>
    <w:rsid w:val="00C00326"/>
    <w:rsid w:val="00C02304"/>
    <w:rsid w:val="00C02D08"/>
    <w:rsid w:val="00C03AFF"/>
    <w:rsid w:val="00C04383"/>
    <w:rsid w:val="00C04D2F"/>
    <w:rsid w:val="00C05374"/>
    <w:rsid w:val="00C063EB"/>
    <w:rsid w:val="00C0640B"/>
    <w:rsid w:val="00C06832"/>
    <w:rsid w:val="00C07E68"/>
    <w:rsid w:val="00C10A7C"/>
    <w:rsid w:val="00C112D5"/>
    <w:rsid w:val="00C1162C"/>
    <w:rsid w:val="00C1166C"/>
    <w:rsid w:val="00C11A8B"/>
    <w:rsid w:val="00C11B1F"/>
    <w:rsid w:val="00C11BF1"/>
    <w:rsid w:val="00C12502"/>
    <w:rsid w:val="00C13885"/>
    <w:rsid w:val="00C13B3D"/>
    <w:rsid w:val="00C14224"/>
    <w:rsid w:val="00C146A5"/>
    <w:rsid w:val="00C14A81"/>
    <w:rsid w:val="00C14C24"/>
    <w:rsid w:val="00C15333"/>
    <w:rsid w:val="00C1596A"/>
    <w:rsid w:val="00C15AFD"/>
    <w:rsid w:val="00C16BBF"/>
    <w:rsid w:val="00C1731F"/>
    <w:rsid w:val="00C17687"/>
    <w:rsid w:val="00C179FB"/>
    <w:rsid w:val="00C20E42"/>
    <w:rsid w:val="00C21437"/>
    <w:rsid w:val="00C22606"/>
    <w:rsid w:val="00C2351D"/>
    <w:rsid w:val="00C23B24"/>
    <w:rsid w:val="00C23BF4"/>
    <w:rsid w:val="00C23E31"/>
    <w:rsid w:val="00C23ED2"/>
    <w:rsid w:val="00C24098"/>
    <w:rsid w:val="00C24240"/>
    <w:rsid w:val="00C244E9"/>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12"/>
    <w:rsid w:val="00C341CA"/>
    <w:rsid w:val="00C343D0"/>
    <w:rsid w:val="00C34ECB"/>
    <w:rsid w:val="00C36635"/>
    <w:rsid w:val="00C36749"/>
    <w:rsid w:val="00C374E6"/>
    <w:rsid w:val="00C405C2"/>
    <w:rsid w:val="00C406DE"/>
    <w:rsid w:val="00C40D75"/>
    <w:rsid w:val="00C41BD1"/>
    <w:rsid w:val="00C42224"/>
    <w:rsid w:val="00C42A58"/>
    <w:rsid w:val="00C42C96"/>
    <w:rsid w:val="00C43085"/>
    <w:rsid w:val="00C43827"/>
    <w:rsid w:val="00C439E5"/>
    <w:rsid w:val="00C43E4A"/>
    <w:rsid w:val="00C456F5"/>
    <w:rsid w:val="00C4596D"/>
    <w:rsid w:val="00C46110"/>
    <w:rsid w:val="00C47105"/>
    <w:rsid w:val="00C4716C"/>
    <w:rsid w:val="00C472F1"/>
    <w:rsid w:val="00C472F4"/>
    <w:rsid w:val="00C47554"/>
    <w:rsid w:val="00C503EB"/>
    <w:rsid w:val="00C506EB"/>
    <w:rsid w:val="00C5107F"/>
    <w:rsid w:val="00C5148D"/>
    <w:rsid w:val="00C5157D"/>
    <w:rsid w:val="00C51FA7"/>
    <w:rsid w:val="00C530DE"/>
    <w:rsid w:val="00C53128"/>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06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6A48"/>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06D"/>
    <w:rsid w:val="00C865C9"/>
    <w:rsid w:val="00C866CF"/>
    <w:rsid w:val="00C86C5F"/>
    <w:rsid w:val="00C86C6C"/>
    <w:rsid w:val="00C90A0A"/>
    <w:rsid w:val="00C912B2"/>
    <w:rsid w:val="00C92FC0"/>
    <w:rsid w:val="00C93410"/>
    <w:rsid w:val="00C93BA1"/>
    <w:rsid w:val="00C93E91"/>
    <w:rsid w:val="00C94109"/>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5CD"/>
    <w:rsid w:val="00CA6A2A"/>
    <w:rsid w:val="00CA7132"/>
    <w:rsid w:val="00CA7AEE"/>
    <w:rsid w:val="00CB08C3"/>
    <w:rsid w:val="00CB1085"/>
    <w:rsid w:val="00CB1DC1"/>
    <w:rsid w:val="00CB23B6"/>
    <w:rsid w:val="00CB2E31"/>
    <w:rsid w:val="00CB3FB0"/>
    <w:rsid w:val="00CB404C"/>
    <w:rsid w:val="00CB42FC"/>
    <w:rsid w:val="00CB4466"/>
    <w:rsid w:val="00CB44A2"/>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80E"/>
    <w:rsid w:val="00CC4A4B"/>
    <w:rsid w:val="00CC4CEF"/>
    <w:rsid w:val="00CC4E98"/>
    <w:rsid w:val="00CC5041"/>
    <w:rsid w:val="00CC51D5"/>
    <w:rsid w:val="00CC56C8"/>
    <w:rsid w:val="00CC591C"/>
    <w:rsid w:val="00CC655F"/>
    <w:rsid w:val="00CC6CE9"/>
    <w:rsid w:val="00CC71E9"/>
    <w:rsid w:val="00CC7545"/>
    <w:rsid w:val="00CD0596"/>
    <w:rsid w:val="00CD0960"/>
    <w:rsid w:val="00CD0C3E"/>
    <w:rsid w:val="00CD0D48"/>
    <w:rsid w:val="00CD1A89"/>
    <w:rsid w:val="00CD1BEF"/>
    <w:rsid w:val="00CD1C0D"/>
    <w:rsid w:val="00CD200A"/>
    <w:rsid w:val="00CD2253"/>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6F3"/>
    <w:rsid w:val="00CE48B4"/>
    <w:rsid w:val="00CE4FC5"/>
    <w:rsid w:val="00CE52AB"/>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3A0"/>
    <w:rsid w:val="00CF76C5"/>
    <w:rsid w:val="00CF7ABC"/>
    <w:rsid w:val="00CF7C95"/>
    <w:rsid w:val="00D0122A"/>
    <w:rsid w:val="00D01525"/>
    <w:rsid w:val="00D02E55"/>
    <w:rsid w:val="00D04BD2"/>
    <w:rsid w:val="00D05929"/>
    <w:rsid w:val="00D05982"/>
    <w:rsid w:val="00D05BA7"/>
    <w:rsid w:val="00D05E42"/>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18B9"/>
    <w:rsid w:val="00D22068"/>
    <w:rsid w:val="00D225BA"/>
    <w:rsid w:val="00D22BF5"/>
    <w:rsid w:val="00D22F32"/>
    <w:rsid w:val="00D232C1"/>
    <w:rsid w:val="00D2501D"/>
    <w:rsid w:val="00D254DC"/>
    <w:rsid w:val="00D25779"/>
    <w:rsid w:val="00D2595C"/>
    <w:rsid w:val="00D2598A"/>
    <w:rsid w:val="00D25C2D"/>
    <w:rsid w:val="00D25D61"/>
    <w:rsid w:val="00D25E29"/>
    <w:rsid w:val="00D25ED6"/>
    <w:rsid w:val="00D26F44"/>
    <w:rsid w:val="00D27250"/>
    <w:rsid w:val="00D27DBE"/>
    <w:rsid w:val="00D30B92"/>
    <w:rsid w:val="00D30D1B"/>
    <w:rsid w:val="00D30E69"/>
    <w:rsid w:val="00D31070"/>
    <w:rsid w:val="00D31414"/>
    <w:rsid w:val="00D31810"/>
    <w:rsid w:val="00D31980"/>
    <w:rsid w:val="00D319C5"/>
    <w:rsid w:val="00D31CEA"/>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3802"/>
    <w:rsid w:val="00D5428A"/>
    <w:rsid w:val="00D54355"/>
    <w:rsid w:val="00D548AF"/>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0B3"/>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3A4"/>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0B6F"/>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3A6"/>
    <w:rsid w:val="00D92FF3"/>
    <w:rsid w:val="00D9340B"/>
    <w:rsid w:val="00D942CE"/>
    <w:rsid w:val="00D943C0"/>
    <w:rsid w:val="00D945D4"/>
    <w:rsid w:val="00D94ABD"/>
    <w:rsid w:val="00D94DCE"/>
    <w:rsid w:val="00D95158"/>
    <w:rsid w:val="00D951C8"/>
    <w:rsid w:val="00D955CA"/>
    <w:rsid w:val="00D959BC"/>
    <w:rsid w:val="00D96744"/>
    <w:rsid w:val="00D96A79"/>
    <w:rsid w:val="00D97915"/>
    <w:rsid w:val="00DA11BE"/>
    <w:rsid w:val="00DA1B20"/>
    <w:rsid w:val="00DA1BC7"/>
    <w:rsid w:val="00DA1EDF"/>
    <w:rsid w:val="00DA259B"/>
    <w:rsid w:val="00DA27D7"/>
    <w:rsid w:val="00DA2ACD"/>
    <w:rsid w:val="00DA2EF8"/>
    <w:rsid w:val="00DA31BD"/>
    <w:rsid w:val="00DA35E4"/>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3EBA"/>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1D76"/>
    <w:rsid w:val="00DD209C"/>
    <w:rsid w:val="00DD2270"/>
    <w:rsid w:val="00DD25D7"/>
    <w:rsid w:val="00DD32C8"/>
    <w:rsid w:val="00DD331B"/>
    <w:rsid w:val="00DD38A1"/>
    <w:rsid w:val="00DD3B9E"/>
    <w:rsid w:val="00DD40D0"/>
    <w:rsid w:val="00DD59A0"/>
    <w:rsid w:val="00DD615D"/>
    <w:rsid w:val="00DD66CA"/>
    <w:rsid w:val="00DD66E7"/>
    <w:rsid w:val="00DD6D0D"/>
    <w:rsid w:val="00DD6DC7"/>
    <w:rsid w:val="00DD6DDB"/>
    <w:rsid w:val="00DD7DA6"/>
    <w:rsid w:val="00DD7FB4"/>
    <w:rsid w:val="00DE1770"/>
    <w:rsid w:val="00DE1D12"/>
    <w:rsid w:val="00DE26D7"/>
    <w:rsid w:val="00DE2A27"/>
    <w:rsid w:val="00DE2BB7"/>
    <w:rsid w:val="00DE3556"/>
    <w:rsid w:val="00DE44DC"/>
    <w:rsid w:val="00DE45BA"/>
    <w:rsid w:val="00DE4EC3"/>
    <w:rsid w:val="00DE5678"/>
    <w:rsid w:val="00DE5B8C"/>
    <w:rsid w:val="00DE604C"/>
    <w:rsid w:val="00DE6E8A"/>
    <w:rsid w:val="00DE6F1C"/>
    <w:rsid w:val="00DE7D6A"/>
    <w:rsid w:val="00DE7D80"/>
    <w:rsid w:val="00DE7DFA"/>
    <w:rsid w:val="00DF04D9"/>
    <w:rsid w:val="00DF0AF2"/>
    <w:rsid w:val="00DF1A31"/>
    <w:rsid w:val="00DF1E23"/>
    <w:rsid w:val="00DF2123"/>
    <w:rsid w:val="00DF28AC"/>
    <w:rsid w:val="00DF292E"/>
    <w:rsid w:val="00DF38C4"/>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3E0E"/>
    <w:rsid w:val="00E161D2"/>
    <w:rsid w:val="00E17324"/>
    <w:rsid w:val="00E20692"/>
    <w:rsid w:val="00E20CF5"/>
    <w:rsid w:val="00E20EDC"/>
    <w:rsid w:val="00E21148"/>
    <w:rsid w:val="00E218A7"/>
    <w:rsid w:val="00E2219D"/>
    <w:rsid w:val="00E22CEA"/>
    <w:rsid w:val="00E22EBA"/>
    <w:rsid w:val="00E23624"/>
    <w:rsid w:val="00E23F47"/>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0D3F"/>
    <w:rsid w:val="00E41273"/>
    <w:rsid w:val="00E4160F"/>
    <w:rsid w:val="00E4169C"/>
    <w:rsid w:val="00E4175C"/>
    <w:rsid w:val="00E418E7"/>
    <w:rsid w:val="00E429BC"/>
    <w:rsid w:val="00E430B4"/>
    <w:rsid w:val="00E43BA5"/>
    <w:rsid w:val="00E4480D"/>
    <w:rsid w:val="00E44D05"/>
    <w:rsid w:val="00E44ED0"/>
    <w:rsid w:val="00E46045"/>
    <w:rsid w:val="00E46DF6"/>
    <w:rsid w:val="00E47975"/>
    <w:rsid w:val="00E47A0B"/>
    <w:rsid w:val="00E47B87"/>
    <w:rsid w:val="00E47FE8"/>
    <w:rsid w:val="00E503B0"/>
    <w:rsid w:val="00E506EE"/>
    <w:rsid w:val="00E507BE"/>
    <w:rsid w:val="00E51224"/>
    <w:rsid w:val="00E5144D"/>
    <w:rsid w:val="00E52612"/>
    <w:rsid w:val="00E52783"/>
    <w:rsid w:val="00E53ABF"/>
    <w:rsid w:val="00E54C08"/>
    <w:rsid w:val="00E54CD6"/>
    <w:rsid w:val="00E55994"/>
    <w:rsid w:val="00E55C8F"/>
    <w:rsid w:val="00E566A1"/>
    <w:rsid w:val="00E574A7"/>
    <w:rsid w:val="00E57987"/>
    <w:rsid w:val="00E602B5"/>
    <w:rsid w:val="00E602DC"/>
    <w:rsid w:val="00E605AE"/>
    <w:rsid w:val="00E61BFC"/>
    <w:rsid w:val="00E62359"/>
    <w:rsid w:val="00E62D0C"/>
    <w:rsid w:val="00E63AA9"/>
    <w:rsid w:val="00E63C2E"/>
    <w:rsid w:val="00E63F1E"/>
    <w:rsid w:val="00E640B4"/>
    <w:rsid w:val="00E644E1"/>
    <w:rsid w:val="00E64B37"/>
    <w:rsid w:val="00E657CA"/>
    <w:rsid w:val="00E66D97"/>
    <w:rsid w:val="00E67540"/>
    <w:rsid w:val="00E678F8"/>
    <w:rsid w:val="00E70324"/>
    <w:rsid w:val="00E70EEE"/>
    <w:rsid w:val="00E73B76"/>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6B0D"/>
    <w:rsid w:val="00E870C3"/>
    <w:rsid w:val="00E870F0"/>
    <w:rsid w:val="00E8766D"/>
    <w:rsid w:val="00E87A09"/>
    <w:rsid w:val="00E87D42"/>
    <w:rsid w:val="00E907B7"/>
    <w:rsid w:val="00E91252"/>
    <w:rsid w:val="00E91A3E"/>
    <w:rsid w:val="00E91CC1"/>
    <w:rsid w:val="00E92C2A"/>
    <w:rsid w:val="00E92E67"/>
    <w:rsid w:val="00E92EB4"/>
    <w:rsid w:val="00E9380F"/>
    <w:rsid w:val="00E93FEE"/>
    <w:rsid w:val="00E94F13"/>
    <w:rsid w:val="00E953E6"/>
    <w:rsid w:val="00E9581F"/>
    <w:rsid w:val="00E96136"/>
    <w:rsid w:val="00E968FE"/>
    <w:rsid w:val="00E97F80"/>
    <w:rsid w:val="00EA00BE"/>
    <w:rsid w:val="00EA0192"/>
    <w:rsid w:val="00EA0AA4"/>
    <w:rsid w:val="00EA0AF4"/>
    <w:rsid w:val="00EA0D36"/>
    <w:rsid w:val="00EA1134"/>
    <w:rsid w:val="00EA24A9"/>
    <w:rsid w:val="00EA26EE"/>
    <w:rsid w:val="00EA3BBE"/>
    <w:rsid w:val="00EA3E3D"/>
    <w:rsid w:val="00EA422A"/>
    <w:rsid w:val="00EA43B5"/>
    <w:rsid w:val="00EA45B5"/>
    <w:rsid w:val="00EA4691"/>
    <w:rsid w:val="00EA5D95"/>
    <w:rsid w:val="00EA624D"/>
    <w:rsid w:val="00EA67B7"/>
    <w:rsid w:val="00EA6A51"/>
    <w:rsid w:val="00EA6EB9"/>
    <w:rsid w:val="00EA71B0"/>
    <w:rsid w:val="00EA726D"/>
    <w:rsid w:val="00EB0528"/>
    <w:rsid w:val="00EB0B94"/>
    <w:rsid w:val="00EB0C13"/>
    <w:rsid w:val="00EB0F68"/>
    <w:rsid w:val="00EB10CC"/>
    <w:rsid w:val="00EB1BE3"/>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8F5"/>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4679"/>
    <w:rsid w:val="00EC5AC9"/>
    <w:rsid w:val="00EC5C39"/>
    <w:rsid w:val="00EC6949"/>
    <w:rsid w:val="00EC73A2"/>
    <w:rsid w:val="00EC76C1"/>
    <w:rsid w:val="00EC797F"/>
    <w:rsid w:val="00EC7E83"/>
    <w:rsid w:val="00EC7F6F"/>
    <w:rsid w:val="00ED0376"/>
    <w:rsid w:val="00ED14DB"/>
    <w:rsid w:val="00ED1AD6"/>
    <w:rsid w:val="00ED1BA2"/>
    <w:rsid w:val="00ED228D"/>
    <w:rsid w:val="00ED255A"/>
    <w:rsid w:val="00ED3635"/>
    <w:rsid w:val="00ED3E61"/>
    <w:rsid w:val="00ED44F2"/>
    <w:rsid w:val="00ED4897"/>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0DD"/>
    <w:rsid w:val="00EE13FA"/>
    <w:rsid w:val="00EE18F8"/>
    <w:rsid w:val="00EE1CC1"/>
    <w:rsid w:val="00EE2217"/>
    <w:rsid w:val="00EE28B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0AE0"/>
    <w:rsid w:val="00F00CB5"/>
    <w:rsid w:val="00F01B67"/>
    <w:rsid w:val="00F02263"/>
    <w:rsid w:val="00F0271B"/>
    <w:rsid w:val="00F02EC3"/>
    <w:rsid w:val="00F03249"/>
    <w:rsid w:val="00F04027"/>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85E"/>
    <w:rsid w:val="00F20225"/>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1F6"/>
    <w:rsid w:val="00F302D4"/>
    <w:rsid w:val="00F3043B"/>
    <w:rsid w:val="00F308B4"/>
    <w:rsid w:val="00F30975"/>
    <w:rsid w:val="00F30A6B"/>
    <w:rsid w:val="00F30E30"/>
    <w:rsid w:val="00F31951"/>
    <w:rsid w:val="00F3198A"/>
    <w:rsid w:val="00F319AB"/>
    <w:rsid w:val="00F31F11"/>
    <w:rsid w:val="00F33451"/>
    <w:rsid w:val="00F33CEA"/>
    <w:rsid w:val="00F34CA7"/>
    <w:rsid w:val="00F35633"/>
    <w:rsid w:val="00F3634E"/>
    <w:rsid w:val="00F364EF"/>
    <w:rsid w:val="00F36ACF"/>
    <w:rsid w:val="00F371D1"/>
    <w:rsid w:val="00F374B4"/>
    <w:rsid w:val="00F37951"/>
    <w:rsid w:val="00F40051"/>
    <w:rsid w:val="00F401D1"/>
    <w:rsid w:val="00F41914"/>
    <w:rsid w:val="00F42058"/>
    <w:rsid w:val="00F42757"/>
    <w:rsid w:val="00F42D70"/>
    <w:rsid w:val="00F42E23"/>
    <w:rsid w:val="00F42FA1"/>
    <w:rsid w:val="00F43226"/>
    <w:rsid w:val="00F438D0"/>
    <w:rsid w:val="00F44400"/>
    <w:rsid w:val="00F4491D"/>
    <w:rsid w:val="00F4498A"/>
    <w:rsid w:val="00F44F2C"/>
    <w:rsid w:val="00F458AD"/>
    <w:rsid w:val="00F466C2"/>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230"/>
    <w:rsid w:val="00F637AD"/>
    <w:rsid w:val="00F637F5"/>
    <w:rsid w:val="00F63B22"/>
    <w:rsid w:val="00F63BCD"/>
    <w:rsid w:val="00F63E0C"/>
    <w:rsid w:val="00F64014"/>
    <w:rsid w:val="00F64155"/>
    <w:rsid w:val="00F64A36"/>
    <w:rsid w:val="00F65160"/>
    <w:rsid w:val="00F6548D"/>
    <w:rsid w:val="00F665E4"/>
    <w:rsid w:val="00F667C1"/>
    <w:rsid w:val="00F6737E"/>
    <w:rsid w:val="00F678E3"/>
    <w:rsid w:val="00F703A4"/>
    <w:rsid w:val="00F70870"/>
    <w:rsid w:val="00F70B11"/>
    <w:rsid w:val="00F70FA5"/>
    <w:rsid w:val="00F71311"/>
    <w:rsid w:val="00F72CB1"/>
    <w:rsid w:val="00F72D57"/>
    <w:rsid w:val="00F72DE5"/>
    <w:rsid w:val="00F72F87"/>
    <w:rsid w:val="00F7311C"/>
    <w:rsid w:val="00F732B8"/>
    <w:rsid w:val="00F73C40"/>
    <w:rsid w:val="00F74855"/>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449"/>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6A"/>
    <w:rsid w:val="00F951AD"/>
    <w:rsid w:val="00F952AA"/>
    <w:rsid w:val="00F9546E"/>
    <w:rsid w:val="00F95ACA"/>
    <w:rsid w:val="00F960D0"/>
    <w:rsid w:val="00F971D6"/>
    <w:rsid w:val="00FA0289"/>
    <w:rsid w:val="00FA04BB"/>
    <w:rsid w:val="00FA1459"/>
    <w:rsid w:val="00FA1720"/>
    <w:rsid w:val="00FA22CA"/>
    <w:rsid w:val="00FA2B76"/>
    <w:rsid w:val="00FA2D4F"/>
    <w:rsid w:val="00FA2F92"/>
    <w:rsid w:val="00FA3891"/>
    <w:rsid w:val="00FA41D1"/>
    <w:rsid w:val="00FA4481"/>
    <w:rsid w:val="00FA4ED4"/>
    <w:rsid w:val="00FA4EE5"/>
    <w:rsid w:val="00FA5073"/>
    <w:rsid w:val="00FA508C"/>
    <w:rsid w:val="00FA56D9"/>
    <w:rsid w:val="00FA572C"/>
    <w:rsid w:val="00FA5ADC"/>
    <w:rsid w:val="00FA5B4A"/>
    <w:rsid w:val="00FA6675"/>
    <w:rsid w:val="00FA769F"/>
    <w:rsid w:val="00FB0086"/>
    <w:rsid w:val="00FB1639"/>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B7D17"/>
    <w:rsid w:val="00FB7EE3"/>
    <w:rsid w:val="00FC0528"/>
    <w:rsid w:val="00FC0A3B"/>
    <w:rsid w:val="00FC1130"/>
    <w:rsid w:val="00FC13C3"/>
    <w:rsid w:val="00FC1826"/>
    <w:rsid w:val="00FC1ADF"/>
    <w:rsid w:val="00FC235D"/>
    <w:rsid w:val="00FC3548"/>
    <w:rsid w:val="00FC3EE3"/>
    <w:rsid w:val="00FC4ADF"/>
    <w:rsid w:val="00FC4E0D"/>
    <w:rsid w:val="00FC527B"/>
    <w:rsid w:val="00FC56D4"/>
    <w:rsid w:val="00FC5810"/>
    <w:rsid w:val="00FC7D56"/>
    <w:rsid w:val="00FC7DC9"/>
    <w:rsid w:val="00FC7FB3"/>
    <w:rsid w:val="00FD0D23"/>
    <w:rsid w:val="00FD0E6D"/>
    <w:rsid w:val="00FD1642"/>
    <w:rsid w:val="00FD1674"/>
    <w:rsid w:val="00FD17F9"/>
    <w:rsid w:val="00FD1FAA"/>
    <w:rsid w:val="00FD2042"/>
    <w:rsid w:val="00FD31E0"/>
    <w:rsid w:val="00FD45F5"/>
    <w:rsid w:val="00FD55CD"/>
    <w:rsid w:val="00FD591A"/>
    <w:rsid w:val="00FD5954"/>
    <w:rsid w:val="00FD67F1"/>
    <w:rsid w:val="00FD7B4A"/>
    <w:rsid w:val="00FD7D2C"/>
    <w:rsid w:val="00FE0526"/>
    <w:rsid w:val="00FE0CFA"/>
    <w:rsid w:val="00FE14CF"/>
    <w:rsid w:val="00FE1C67"/>
    <w:rsid w:val="00FE238F"/>
    <w:rsid w:val="00FE2791"/>
    <w:rsid w:val="00FE3321"/>
    <w:rsid w:val="00FE4436"/>
    <w:rsid w:val="00FE45A3"/>
    <w:rsid w:val="00FE4A1E"/>
    <w:rsid w:val="00FE5233"/>
    <w:rsid w:val="00FE592D"/>
    <w:rsid w:val="00FE5D93"/>
    <w:rsid w:val="00FE7875"/>
    <w:rsid w:val="00FF10A1"/>
    <w:rsid w:val="00FF1525"/>
    <w:rsid w:val="00FF1B73"/>
    <w:rsid w:val="00FF1C6B"/>
    <w:rsid w:val="00FF2ADA"/>
    <w:rsid w:val="00FF2ED6"/>
    <w:rsid w:val="00FF3036"/>
    <w:rsid w:val="00FF3F75"/>
    <w:rsid w:val="00FF456C"/>
    <w:rsid w:val="00FF4899"/>
    <w:rsid w:val="00FF50CA"/>
    <w:rsid w:val="00FF6B27"/>
    <w:rsid w:val="00FF7869"/>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ind w:left="720" w:hanging="720"/>
    </w:pPr>
  </w:style>
  <w:style w:type="character" w:styleId="PlaceholderText">
    <w:name w:val="Placeholder Text"/>
    <w:basedOn w:val="DefaultParagraphFont"/>
    <w:uiPriority w:val="99"/>
    <w:semiHidden/>
    <w:rsid w:val="00F164D8"/>
    <w:rPr>
      <w:color w:val="808080"/>
    </w:rPr>
  </w:style>
  <w:style w:type="paragraph" w:styleId="Revision">
    <w:name w:val="Revision"/>
    <w:hidden/>
    <w:uiPriority w:val="99"/>
    <w:semiHidden/>
    <w:rsid w:val="00A50382"/>
  </w:style>
  <w:style w:type="paragraph" w:styleId="EndnoteText">
    <w:name w:val="endnote text"/>
    <w:basedOn w:val="Normal"/>
    <w:link w:val="EndnoteTextChar"/>
    <w:uiPriority w:val="99"/>
    <w:semiHidden/>
    <w:unhideWhenUsed/>
    <w:rsid w:val="008D3F8E"/>
    <w:rPr>
      <w:sz w:val="20"/>
      <w:szCs w:val="20"/>
    </w:rPr>
  </w:style>
  <w:style w:type="character" w:customStyle="1" w:styleId="EndnoteTextChar">
    <w:name w:val="Endnote Text Char"/>
    <w:basedOn w:val="DefaultParagraphFont"/>
    <w:link w:val="EndnoteText"/>
    <w:uiPriority w:val="99"/>
    <w:semiHidden/>
    <w:rsid w:val="008D3F8E"/>
    <w:rPr>
      <w:sz w:val="20"/>
      <w:szCs w:val="20"/>
    </w:rPr>
  </w:style>
  <w:style w:type="character" w:styleId="EndnoteReference">
    <w:name w:val="endnote reference"/>
    <w:basedOn w:val="DefaultParagraphFont"/>
    <w:uiPriority w:val="99"/>
    <w:semiHidden/>
    <w:unhideWhenUsed/>
    <w:rsid w:val="008D3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hzhang@stanford.edu" TargetMode="External"/><Relationship Id="rId13" Type="http://schemas.openxmlformats.org/officeDocument/2006/relationships/image" Target="media/image3.emf"/><Relationship Id="rId18" Type="http://schemas.openxmlformats.org/officeDocument/2006/relationships/image" Target="media/image8.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www.census.gov/geographies/reference-files/time-series/geo/bas/annex.html" TargetMode="External"/><Relationship Id="rId3" Type="http://schemas.openxmlformats.org/officeDocument/2006/relationships/hyperlink" Target="https://www.justice.gov/crt/section-4-voting-rights-act" TargetMode="External"/><Relationship Id="rId7" Type="http://schemas.openxmlformats.org/officeDocument/2006/relationships/hyperlink" Target="https://www.scotusblog.com/case-files/cases/shelby-county-v-holder/" TargetMode="External"/><Relationship Id="rId2" Type="http://schemas.openxmlformats.org/officeDocument/2006/relationships/hyperlink" Target="https://www.justice.gov/crt/about-section-5-voting-rights-act" TargetMode="External"/><Relationship Id="rId1" Type="http://schemas.openxmlformats.org/officeDocument/2006/relationships/hyperlink" Target="https://www.justice.gov/crt/history-federal-voting-rights-laws" TargetMode="External"/><Relationship Id="rId6" Type="http://schemas.openxmlformats.org/officeDocument/2006/relationships/hyperlink" Target="https://www.justice.gov/crt/jurisdictions-previously-covered-section-5" TargetMode="External"/><Relationship Id="rId5" Type="http://schemas.openxmlformats.org/officeDocument/2006/relationships/hyperlink" Target="https://www.justice.gov/crt/section-5-changes-type-and-year" TargetMode="External"/><Relationship Id="rId10" Type="http://schemas.openxmlformats.org/officeDocument/2006/relationships/hyperlink" Target="https://www.census.gov/geographies/mapping-files/time-series/geo/tiger-line-file.2014.html" TargetMode="External"/><Relationship Id="rId4" Type="http://schemas.openxmlformats.org/officeDocument/2006/relationships/hyperlink" Target="https://www.justice.gov/crt/jurisdictions-previously-covered-section-5" TargetMode="External"/><Relationship Id="rId9" Type="http://schemas.openxmlformats.org/officeDocument/2006/relationships/hyperlink" Target="https://www.census.gov/geographies/mapping-files/time-series/geo/tiger-line-file.201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50</Pages>
  <Words>52606</Words>
  <Characters>299855</Characters>
  <Application>Microsoft Office Word</Application>
  <DocSecurity>0</DocSecurity>
  <Lines>2498</Lines>
  <Paragraphs>703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190</cp:revision>
  <cp:lastPrinted>2022-11-14T04:37:00Z</cp:lastPrinted>
  <dcterms:created xsi:type="dcterms:W3CDTF">2023-01-03T16:31:00Z</dcterms:created>
  <dcterms:modified xsi:type="dcterms:W3CDTF">2023-01-04T20:46:00Z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id="Sm5vgug3"/&gt;&lt;style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ies>
</file>