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65AA6" w14:textId="061EDA21" w:rsidR="00BF3037" w:rsidRPr="005B3B4E" w:rsidDel="006F7507" w:rsidRDefault="00BF3037" w:rsidP="005B3B4E">
      <w:pPr>
        <w:spacing w:line="360" w:lineRule="auto"/>
        <w:jc w:val="right"/>
        <w:rPr>
          <w:del w:id="0" w:author="Iris Zhang" w:date="2023-01-03T11:11:00Z"/>
          <w:rPrChange w:id="1" w:author="Iris Zhang" w:date="2023-01-03T10:58:00Z">
            <w:rPr>
              <w:del w:id="2" w:author="Iris Zhang" w:date="2023-01-03T11:11:00Z"/>
              <w:b/>
              <w:bCs/>
            </w:rPr>
          </w:rPrChange>
        </w:rPr>
        <w:pPrChange w:id="3" w:author="Iris Zhang" w:date="2023-01-03T10:58:00Z">
          <w:pPr>
            <w:spacing w:line="360" w:lineRule="auto"/>
            <w:jc w:val="center"/>
          </w:pPr>
        </w:pPrChange>
      </w:pPr>
    </w:p>
    <w:p w14:paraId="3164FFC4" w14:textId="77777777" w:rsidR="00BF3037" w:rsidRDefault="00BF3037" w:rsidP="00382234">
      <w:pPr>
        <w:spacing w:line="360" w:lineRule="auto"/>
        <w:jc w:val="center"/>
        <w:rPr>
          <w:b/>
          <w:bCs/>
        </w:rPr>
      </w:pPr>
    </w:p>
    <w:p w14:paraId="570E67CE" w14:textId="77777777" w:rsidR="00BF3037" w:rsidRDefault="00BF3037" w:rsidP="00382234">
      <w:pPr>
        <w:spacing w:line="360" w:lineRule="auto"/>
        <w:jc w:val="center"/>
        <w:rPr>
          <w:b/>
          <w:bCs/>
        </w:rPr>
      </w:pPr>
    </w:p>
    <w:p w14:paraId="4F251953" w14:textId="77777777" w:rsidR="00BF3037" w:rsidRDefault="00BF3037" w:rsidP="00382234">
      <w:pPr>
        <w:spacing w:line="360" w:lineRule="auto"/>
        <w:jc w:val="center"/>
        <w:rPr>
          <w:b/>
          <w:bCs/>
        </w:rPr>
      </w:pPr>
    </w:p>
    <w:p w14:paraId="6615622E" w14:textId="77777777" w:rsidR="00BF3037" w:rsidRDefault="00BF3037" w:rsidP="00382234">
      <w:pPr>
        <w:spacing w:line="360" w:lineRule="auto"/>
        <w:jc w:val="center"/>
        <w:rPr>
          <w:b/>
          <w:bCs/>
        </w:rPr>
      </w:pPr>
    </w:p>
    <w:p w14:paraId="713801C4" w14:textId="77777777" w:rsidR="00BF3037" w:rsidRDefault="00BF3037" w:rsidP="00382234">
      <w:pPr>
        <w:spacing w:line="360" w:lineRule="auto"/>
        <w:jc w:val="center"/>
        <w:rPr>
          <w:b/>
          <w:bCs/>
        </w:rPr>
      </w:pPr>
    </w:p>
    <w:p w14:paraId="3F53BEE9" w14:textId="77777777" w:rsidR="00BF3037" w:rsidRDefault="00BF3037" w:rsidP="00382234">
      <w:pPr>
        <w:spacing w:line="360" w:lineRule="auto"/>
        <w:jc w:val="center"/>
        <w:rPr>
          <w:b/>
          <w:bCs/>
        </w:rPr>
      </w:pPr>
    </w:p>
    <w:p w14:paraId="5E6D01AD" w14:textId="77777777" w:rsidR="00BF3037" w:rsidRDefault="00BF3037" w:rsidP="00382234">
      <w:pPr>
        <w:spacing w:line="360" w:lineRule="auto"/>
        <w:jc w:val="center"/>
        <w:rPr>
          <w:b/>
          <w:bCs/>
        </w:rPr>
      </w:pPr>
    </w:p>
    <w:p w14:paraId="1A1898E4" w14:textId="77777777" w:rsidR="00BF3037" w:rsidRDefault="00BF3037" w:rsidP="00382234">
      <w:pPr>
        <w:spacing w:line="360" w:lineRule="auto"/>
        <w:jc w:val="center"/>
        <w:rPr>
          <w:b/>
          <w:bCs/>
        </w:rPr>
      </w:pPr>
    </w:p>
    <w:p w14:paraId="50AE950A" w14:textId="3F080CD9" w:rsidR="0068466F" w:rsidRDefault="0068466F" w:rsidP="00382234">
      <w:pPr>
        <w:spacing w:line="360" w:lineRule="auto"/>
        <w:jc w:val="center"/>
        <w:rPr>
          <w:b/>
          <w:bCs/>
        </w:rPr>
      </w:pPr>
      <w:r>
        <w:rPr>
          <w:b/>
          <w:bCs/>
        </w:rPr>
        <w:t xml:space="preserve">Municipal Annexations and the Changing Color Line After </w:t>
      </w:r>
      <w:r w:rsidRPr="00BA2C02">
        <w:rPr>
          <w:b/>
          <w:bCs/>
          <w:i/>
          <w:iCs/>
        </w:rPr>
        <w:t>Shelby v. Holder</w:t>
      </w:r>
      <w:r>
        <w:rPr>
          <w:b/>
          <w:bCs/>
        </w:rPr>
        <w:t xml:space="preserve"> </w:t>
      </w:r>
    </w:p>
    <w:p w14:paraId="6FFE2DB9" w14:textId="77777777" w:rsidR="003E3A36" w:rsidRDefault="003E3A36" w:rsidP="00382234">
      <w:pPr>
        <w:spacing w:line="360" w:lineRule="auto"/>
        <w:jc w:val="center"/>
        <w:rPr>
          <w:b/>
          <w:bCs/>
        </w:rPr>
      </w:pPr>
    </w:p>
    <w:p w14:paraId="2A7ED69E" w14:textId="32E1C04B" w:rsidR="008D3F8E" w:rsidRDefault="00014318" w:rsidP="00382234">
      <w:pPr>
        <w:spacing w:line="360" w:lineRule="auto"/>
        <w:jc w:val="center"/>
        <w:rPr>
          <w:b/>
          <w:bCs/>
        </w:rPr>
      </w:pPr>
      <w:r>
        <w:rPr>
          <w:b/>
          <w:bCs/>
        </w:rPr>
        <w:t xml:space="preserve">Iris </w:t>
      </w:r>
      <w:r w:rsidR="00D60951">
        <w:rPr>
          <w:b/>
          <w:bCs/>
        </w:rPr>
        <w:t xml:space="preserve">H. </w:t>
      </w:r>
      <w:r>
        <w:rPr>
          <w:b/>
          <w:bCs/>
        </w:rPr>
        <w:t>Zhang</w:t>
      </w:r>
      <w:ins w:id="4" w:author="Iris Zhang" w:date="2023-01-03T11:11:00Z">
        <w:r w:rsidR="006F7507">
          <w:rPr>
            <w:rStyle w:val="EndnoteReference"/>
            <w:b/>
            <w:bCs/>
            <w:i/>
            <w:iCs/>
          </w:rPr>
          <w:endnoteReference w:id="1"/>
        </w:r>
      </w:ins>
      <w:del w:id="19" w:author="Iris Zhang" w:date="2023-01-03T10:57:00Z">
        <w:r w:rsidR="008D3F8E" w:rsidDel="005B3B4E">
          <w:rPr>
            <w:rStyle w:val="EndnoteReference"/>
            <w:b/>
            <w:bCs/>
          </w:rPr>
          <w:endnoteReference w:id="2"/>
        </w:r>
      </w:del>
    </w:p>
    <w:p w14:paraId="4A091F1E" w14:textId="652D8E99" w:rsidR="008D3F8E" w:rsidRDefault="008D3F8E" w:rsidP="00382234">
      <w:pPr>
        <w:spacing w:line="360" w:lineRule="auto"/>
        <w:jc w:val="center"/>
        <w:rPr>
          <w:ins w:id="26" w:author="Iris Zhang" w:date="2023-01-03T10:50:00Z"/>
          <w:b/>
          <w:bCs/>
          <w:i/>
          <w:iCs/>
        </w:rPr>
      </w:pPr>
      <w:r w:rsidRPr="00E566A1">
        <w:rPr>
          <w:b/>
          <w:bCs/>
          <w:i/>
          <w:iCs/>
        </w:rPr>
        <w:t>Stanford University</w:t>
      </w:r>
    </w:p>
    <w:p w14:paraId="220FA7A1" w14:textId="77777777" w:rsidR="00D548AF" w:rsidRDefault="00D548AF" w:rsidP="00382234">
      <w:pPr>
        <w:spacing w:line="360" w:lineRule="auto"/>
        <w:jc w:val="center"/>
        <w:rPr>
          <w:ins w:id="27" w:author="Iris Zhang" w:date="2023-01-03T10:51:00Z"/>
          <w:b/>
          <w:bCs/>
        </w:rPr>
      </w:pPr>
    </w:p>
    <w:p w14:paraId="03F8B9E4" w14:textId="77777777" w:rsidR="005B3B4E" w:rsidRDefault="005B3B4E" w:rsidP="005B3B4E">
      <w:pPr>
        <w:spacing w:line="360" w:lineRule="auto"/>
        <w:rPr>
          <w:ins w:id="28" w:author="Iris Zhang" w:date="2023-01-03T10:58:00Z"/>
        </w:rPr>
      </w:pPr>
    </w:p>
    <w:p w14:paraId="361F66F1" w14:textId="77777777" w:rsidR="005B3B4E" w:rsidRDefault="005B3B4E" w:rsidP="005B3B4E">
      <w:pPr>
        <w:spacing w:line="360" w:lineRule="auto"/>
        <w:rPr>
          <w:ins w:id="29" w:author="Iris Zhang" w:date="2023-01-03T10:58:00Z"/>
        </w:rPr>
      </w:pPr>
    </w:p>
    <w:p w14:paraId="03574F1D" w14:textId="77777777" w:rsidR="005B3B4E" w:rsidRDefault="005B3B4E" w:rsidP="005B3B4E">
      <w:pPr>
        <w:spacing w:line="360" w:lineRule="auto"/>
        <w:rPr>
          <w:ins w:id="30" w:author="Iris Zhang" w:date="2023-01-03T10:58:00Z"/>
        </w:rPr>
      </w:pPr>
    </w:p>
    <w:p w14:paraId="7DA1AADD" w14:textId="77777777" w:rsidR="005B3B4E" w:rsidRDefault="005B3B4E" w:rsidP="005B3B4E">
      <w:pPr>
        <w:spacing w:line="360" w:lineRule="auto"/>
        <w:rPr>
          <w:ins w:id="31" w:author="Iris Zhang" w:date="2023-01-03T10:58:00Z"/>
        </w:rPr>
      </w:pPr>
    </w:p>
    <w:p w14:paraId="2546C9DF" w14:textId="77777777" w:rsidR="005B3B4E" w:rsidRDefault="005B3B4E" w:rsidP="005B3B4E">
      <w:pPr>
        <w:spacing w:line="360" w:lineRule="auto"/>
        <w:rPr>
          <w:ins w:id="32" w:author="Iris Zhang" w:date="2023-01-03T10:58:00Z"/>
        </w:rPr>
      </w:pPr>
    </w:p>
    <w:p w14:paraId="516722EB" w14:textId="77777777" w:rsidR="005B3B4E" w:rsidRDefault="005B3B4E" w:rsidP="005B3B4E">
      <w:pPr>
        <w:spacing w:line="360" w:lineRule="auto"/>
        <w:rPr>
          <w:ins w:id="33" w:author="Iris Zhang" w:date="2023-01-03T10:58:00Z"/>
        </w:rPr>
      </w:pPr>
    </w:p>
    <w:p w14:paraId="516455C0" w14:textId="77777777" w:rsidR="005B3B4E" w:rsidRDefault="005B3B4E" w:rsidP="005B3B4E">
      <w:pPr>
        <w:spacing w:line="360" w:lineRule="auto"/>
        <w:rPr>
          <w:ins w:id="34" w:author="Iris Zhang" w:date="2023-01-03T10:58:00Z"/>
        </w:rPr>
      </w:pPr>
    </w:p>
    <w:p w14:paraId="0CF96BCE" w14:textId="77777777" w:rsidR="005B3B4E" w:rsidRDefault="005B3B4E" w:rsidP="005B3B4E">
      <w:pPr>
        <w:spacing w:line="360" w:lineRule="auto"/>
        <w:rPr>
          <w:ins w:id="35" w:author="Iris Zhang" w:date="2023-01-03T10:58:00Z"/>
        </w:rPr>
      </w:pPr>
    </w:p>
    <w:p w14:paraId="59920E9A" w14:textId="77777777" w:rsidR="005B3B4E" w:rsidRDefault="005B3B4E" w:rsidP="005B3B4E">
      <w:pPr>
        <w:spacing w:line="360" w:lineRule="auto"/>
        <w:rPr>
          <w:ins w:id="36" w:author="Iris Zhang" w:date="2023-01-03T10:58:00Z"/>
        </w:rPr>
      </w:pPr>
    </w:p>
    <w:p w14:paraId="694BC674" w14:textId="77777777" w:rsidR="005B3B4E" w:rsidRDefault="005B3B4E" w:rsidP="005B3B4E">
      <w:pPr>
        <w:spacing w:line="360" w:lineRule="auto"/>
        <w:rPr>
          <w:ins w:id="37" w:author="Iris Zhang" w:date="2023-01-03T10:58:00Z"/>
        </w:rPr>
      </w:pPr>
    </w:p>
    <w:p w14:paraId="4BCCDAA3" w14:textId="77777777" w:rsidR="005B3B4E" w:rsidRDefault="005B3B4E" w:rsidP="005B3B4E">
      <w:pPr>
        <w:spacing w:line="360" w:lineRule="auto"/>
        <w:rPr>
          <w:ins w:id="38" w:author="Iris Zhang" w:date="2023-01-03T10:58:00Z"/>
        </w:rPr>
      </w:pPr>
    </w:p>
    <w:p w14:paraId="5F9AE90A" w14:textId="77777777" w:rsidR="005B3B4E" w:rsidRDefault="005B3B4E" w:rsidP="005B3B4E">
      <w:pPr>
        <w:spacing w:line="360" w:lineRule="auto"/>
        <w:rPr>
          <w:ins w:id="39" w:author="Iris Zhang" w:date="2023-01-03T10:58:00Z"/>
        </w:rPr>
      </w:pPr>
    </w:p>
    <w:p w14:paraId="41B0AD94" w14:textId="4C283BCC" w:rsidR="00D548AF" w:rsidRPr="005B3B4E" w:rsidDel="00CB44A2" w:rsidRDefault="00D548AF" w:rsidP="005B3B4E">
      <w:pPr>
        <w:spacing w:line="360" w:lineRule="auto"/>
        <w:rPr>
          <w:del w:id="40" w:author="Iris Zhang" w:date="2023-01-03T10:59:00Z"/>
          <w:rPrChange w:id="41" w:author="Iris Zhang" w:date="2023-01-03T10:58:00Z">
            <w:rPr>
              <w:del w:id="42" w:author="Iris Zhang" w:date="2023-01-03T10:59:00Z"/>
              <w:b/>
              <w:bCs/>
              <w:i/>
              <w:iCs/>
            </w:rPr>
          </w:rPrChange>
        </w:rPr>
        <w:pPrChange w:id="43" w:author="Iris Zhang" w:date="2023-01-03T10:58:00Z">
          <w:pPr>
            <w:spacing w:line="360" w:lineRule="auto"/>
            <w:jc w:val="center"/>
          </w:pPr>
        </w:pPrChange>
      </w:pPr>
    </w:p>
    <w:p w14:paraId="56B40602" w14:textId="0BAFAC45" w:rsidR="008D3F8E" w:rsidDel="00CB44A2" w:rsidRDefault="008D3F8E" w:rsidP="00CB44A2">
      <w:pPr>
        <w:spacing w:line="360" w:lineRule="auto"/>
        <w:rPr>
          <w:del w:id="44" w:author="Iris Zhang" w:date="2023-01-03T10:59:00Z"/>
          <w:b/>
          <w:bCs/>
        </w:rPr>
        <w:pPrChange w:id="45" w:author="Iris Zhang" w:date="2023-01-03T10:59:00Z">
          <w:pPr>
            <w:spacing w:line="360" w:lineRule="auto"/>
            <w:jc w:val="center"/>
          </w:pPr>
        </w:pPrChange>
      </w:pPr>
    </w:p>
    <w:p w14:paraId="0DE23361" w14:textId="06689ACB" w:rsidR="008D3F8E" w:rsidDel="00CB44A2" w:rsidRDefault="008D3F8E" w:rsidP="00382234">
      <w:pPr>
        <w:spacing w:line="360" w:lineRule="auto"/>
        <w:jc w:val="center"/>
        <w:rPr>
          <w:del w:id="46" w:author="Iris Zhang" w:date="2023-01-03T10:59:00Z"/>
          <w:b/>
          <w:bCs/>
        </w:rPr>
      </w:pPr>
    </w:p>
    <w:p w14:paraId="2D45C69D" w14:textId="4A02100E" w:rsidR="008D3F8E" w:rsidDel="00CB44A2" w:rsidRDefault="008D3F8E" w:rsidP="00382234">
      <w:pPr>
        <w:pStyle w:val="NoSpacing"/>
        <w:spacing w:line="360" w:lineRule="auto"/>
        <w:rPr>
          <w:del w:id="47" w:author="Iris Zhang" w:date="2023-01-03T10:59:00Z"/>
          <w:b/>
          <w:bCs/>
        </w:rPr>
      </w:pPr>
    </w:p>
    <w:p w14:paraId="244E7390" w14:textId="2F7E0869" w:rsidR="008D3F8E" w:rsidDel="00CB44A2" w:rsidRDefault="008D3F8E" w:rsidP="00382234">
      <w:pPr>
        <w:pStyle w:val="NoSpacing"/>
        <w:spacing w:line="360" w:lineRule="auto"/>
        <w:rPr>
          <w:del w:id="48" w:author="Iris Zhang" w:date="2023-01-03T10:59:00Z"/>
          <w:b/>
          <w:bCs/>
        </w:rPr>
      </w:pPr>
    </w:p>
    <w:p w14:paraId="71ACFDA0" w14:textId="11157A64" w:rsidR="008D3F8E" w:rsidDel="00CB44A2" w:rsidRDefault="008D3F8E" w:rsidP="00382234">
      <w:pPr>
        <w:pStyle w:val="NoSpacing"/>
        <w:spacing w:line="360" w:lineRule="auto"/>
        <w:rPr>
          <w:del w:id="49" w:author="Iris Zhang" w:date="2023-01-03T10:59:00Z"/>
          <w:b/>
          <w:bCs/>
        </w:rPr>
      </w:pPr>
    </w:p>
    <w:p w14:paraId="2D15184C" w14:textId="4AD7C584" w:rsidR="008D3F8E" w:rsidDel="00CB44A2" w:rsidRDefault="008D3F8E" w:rsidP="00382234">
      <w:pPr>
        <w:pStyle w:val="NoSpacing"/>
        <w:spacing w:line="360" w:lineRule="auto"/>
        <w:rPr>
          <w:del w:id="50" w:author="Iris Zhang" w:date="2023-01-03T10:59:00Z"/>
          <w:b/>
          <w:bCs/>
        </w:rPr>
      </w:pPr>
    </w:p>
    <w:p w14:paraId="6CBDA8E3" w14:textId="52C146CC" w:rsidR="008D3F8E" w:rsidDel="00CB44A2" w:rsidRDefault="008D3F8E" w:rsidP="00382234">
      <w:pPr>
        <w:pStyle w:val="NoSpacing"/>
        <w:spacing w:line="360" w:lineRule="auto"/>
        <w:rPr>
          <w:del w:id="51" w:author="Iris Zhang" w:date="2023-01-03T10:59:00Z"/>
          <w:b/>
          <w:bCs/>
        </w:rPr>
      </w:pPr>
    </w:p>
    <w:p w14:paraId="742B035E" w14:textId="2C47F5D2" w:rsidR="008D3F8E" w:rsidRPr="003A2BE2" w:rsidDel="00D548AF" w:rsidRDefault="008D3F8E" w:rsidP="00382234">
      <w:pPr>
        <w:pStyle w:val="NoSpacing"/>
        <w:spacing w:line="360" w:lineRule="auto"/>
        <w:rPr>
          <w:moveFrom w:id="52" w:author="Iris Zhang" w:date="2023-01-03T10:50:00Z"/>
        </w:rPr>
      </w:pPr>
      <w:moveFromRangeStart w:id="53" w:author="Iris Zhang" w:date="2023-01-03T10:50:00Z" w:name="move123635423"/>
      <w:moveFrom w:id="54" w:author="Iris Zhang" w:date="2023-01-03T10:50:00Z">
        <w:r w:rsidDel="00D548AF">
          <w:rPr>
            <w:b/>
            <w:bCs/>
          </w:rPr>
          <w:t xml:space="preserve">Keywords: </w:t>
        </w:r>
        <w:r w:rsidDel="00D548AF">
          <w:t>municipal annexation, racial exclusion, political geography, law changes, 1965 Voting Rights Act</w:t>
        </w:r>
      </w:moveFrom>
    </w:p>
    <w:moveFromRangeEnd w:id="53"/>
    <w:p w14:paraId="18A47D6E" w14:textId="77777777" w:rsidR="008D3F8E" w:rsidRDefault="008D3F8E" w:rsidP="00382234">
      <w:pPr>
        <w:spacing w:line="360" w:lineRule="auto"/>
        <w:rPr>
          <w:b/>
          <w:bCs/>
        </w:rPr>
        <w:sectPr w:rsidR="008D3F8E">
          <w:footerReference w:type="even" r:id="rId8"/>
          <w:footerReference w:type="default" r:id="rId9"/>
          <w:footnotePr>
            <w:numRestart w:val="eachSect"/>
          </w:footnotePr>
          <w:endnotePr>
            <w:numFmt w:val="decimal"/>
          </w:endnotePr>
          <w:pgSz w:w="12240" w:h="15840"/>
          <w:pgMar w:top="1440" w:right="1440" w:bottom="1440" w:left="1440" w:header="720" w:footer="720" w:gutter="0"/>
          <w:cols w:space="720"/>
          <w:docGrid w:linePitch="360"/>
        </w:sectPr>
      </w:pPr>
    </w:p>
    <w:p w14:paraId="7470D10F" w14:textId="7F82EE9C" w:rsidR="008D3F8E" w:rsidDel="006F7507" w:rsidRDefault="008D3F8E" w:rsidP="00382234">
      <w:pPr>
        <w:pStyle w:val="NoSpacing"/>
        <w:spacing w:line="360" w:lineRule="auto"/>
        <w:jc w:val="center"/>
        <w:rPr>
          <w:del w:id="55" w:author="Iris Zhang" w:date="2023-01-03T11:11:00Z"/>
          <w:b/>
          <w:bCs/>
        </w:rPr>
      </w:pPr>
    </w:p>
    <w:p w14:paraId="26AF3004" w14:textId="77777777" w:rsidR="008D3F8E" w:rsidDel="00D548AF" w:rsidRDefault="008D3F8E" w:rsidP="00382234">
      <w:pPr>
        <w:pStyle w:val="NoSpacing"/>
        <w:spacing w:line="360" w:lineRule="auto"/>
        <w:rPr>
          <w:del w:id="56" w:author="Iris Zhang" w:date="2023-01-03T10:50:00Z"/>
          <w:b/>
          <w:bCs/>
        </w:rPr>
      </w:pPr>
    </w:p>
    <w:p w14:paraId="6FD95627" w14:textId="77777777" w:rsidR="008D3F8E" w:rsidDel="00D548AF" w:rsidRDefault="008D3F8E" w:rsidP="00D548AF">
      <w:pPr>
        <w:pStyle w:val="NoSpacing"/>
        <w:spacing w:line="360" w:lineRule="auto"/>
        <w:rPr>
          <w:del w:id="57" w:author="Iris Zhang" w:date="2023-01-03T10:50:00Z"/>
          <w:b/>
          <w:bCs/>
        </w:rPr>
        <w:pPrChange w:id="58" w:author="Iris Zhang" w:date="2023-01-03T10:50:00Z">
          <w:pPr>
            <w:pStyle w:val="NoSpacing"/>
            <w:spacing w:line="360" w:lineRule="auto"/>
            <w:jc w:val="center"/>
          </w:pPr>
        </w:pPrChange>
      </w:pPr>
    </w:p>
    <w:p w14:paraId="2D79686F" w14:textId="77777777" w:rsidR="008D3F8E" w:rsidDel="006F7507" w:rsidRDefault="008D3F8E" w:rsidP="00D548AF">
      <w:pPr>
        <w:pStyle w:val="NoSpacing"/>
        <w:spacing w:line="360" w:lineRule="auto"/>
        <w:rPr>
          <w:del w:id="59" w:author="Iris Zhang" w:date="2023-01-03T11:11:00Z"/>
          <w:b/>
          <w:bCs/>
        </w:rPr>
        <w:pPrChange w:id="60" w:author="Iris Zhang" w:date="2023-01-03T10:50:00Z">
          <w:pPr>
            <w:pStyle w:val="NoSpacing"/>
            <w:spacing w:line="360" w:lineRule="auto"/>
            <w:jc w:val="center"/>
          </w:pPr>
        </w:pPrChange>
      </w:pPr>
    </w:p>
    <w:p w14:paraId="4293D935" w14:textId="77777777" w:rsidR="008D3F8E" w:rsidDel="006F7507" w:rsidRDefault="008D3F8E" w:rsidP="00382234">
      <w:pPr>
        <w:pStyle w:val="NoSpacing"/>
        <w:spacing w:line="360" w:lineRule="auto"/>
        <w:jc w:val="center"/>
        <w:rPr>
          <w:del w:id="61" w:author="Iris Zhang" w:date="2023-01-03T11:11:00Z"/>
          <w:b/>
          <w:bCs/>
        </w:rPr>
      </w:pPr>
    </w:p>
    <w:p w14:paraId="24E69F2D" w14:textId="74C64C83" w:rsidR="008D3F8E" w:rsidDel="00D548AF" w:rsidRDefault="008D3F8E" w:rsidP="006F7507">
      <w:pPr>
        <w:pStyle w:val="NoSpacing"/>
        <w:spacing w:line="360" w:lineRule="auto"/>
        <w:rPr>
          <w:del w:id="62" w:author="Iris Zhang" w:date="2023-01-03T10:50:00Z"/>
          <w:b/>
          <w:bCs/>
        </w:rPr>
        <w:pPrChange w:id="63" w:author="Iris Zhang" w:date="2023-01-03T11:11:00Z">
          <w:pPr>
            <w:pStyle w:val="NoSpacing"/>
            <w:spacing w:line="360" w:lineRule="auto"/>
            <w:jc w:val="center"/>
          </w:pPr>
        </w:pPrChange>
      </w:pPr>
      <w:del w:id="64" w:author="Iris Zhang" w:date="2023-01-03T10:50:00Z">
        <w:r w:rsidDel="00D548AF">
          <w:rPr>
            <w:b/>
            <w:bCs/>
          </w:rPr>
          <w:delText xml:space="preserve">Municipal Annexations and the Changing Color Line After </w:delText>
        </w:r>
        <w:r w:rsidRPr="00BA2C02" w:rsidDel="00D548AF">
          <w:rPr>
            <w:b/>
            <w:bCs/>
            <w:i/>
            <w:iCs/>
          </w:rPr>
          <w:delText>Shelby v. Holder</w:delText>
        </w:r>
        <w:r w:rsidDel="00D548AF">
          <w:rPr>
            <w:b/>
            <w:bCs/>
          </w:rPr>
          <w:delText xml:space="preserve"> </w:delText>
        </w:r>
      </w:del>
    </w:p>
    <w:p w14:paraId="686DB6ED" w14:textId="77777777" w:rsidR="008D3F8E" w:rsidDel="006F7507" w:rsidRDefault="008D3F8E" w:rsidP="006F7507">
      <w:pPr>
        <w:pStyle w:val="NoSpacing"/>
        <w:spacing w:line="360" w:lineRule="auto"/>
        <w:rPr>
          <w:del w:id="65" w:author="Iris Zhang" w:date="2023-01-03T11:11:00Z"/>
          <w:b/>
          <w:bCs/>
        </w:rPr>
        <w:pPrChange w:id="66" w:author="Iris Zhang" w:date="2023-01-03T11:11:00Z">
          <w:pPr>
            <w:pStyle w:val="NoSpacing"/>
            <w:spacing w:line="360" w:lineRule="auto"/>
            <w:jc w:val="center"/>
          </w:pPr>
        </w:pPrChange>
      </w:pPr>
    </w:p>
    <w:p w14:paraId="5D7F728E" w14:textId="0BE96157" w:rsidR="008D3F8E" w:rsidRDefault="008D3F8E" w:rsidP="006F7507">
      <w:pPr>
        <w:pStyle w:val="NoSpacing"/>
        <w:spacing w:line="360" w:lineRule="auto"/>
        <w:rPr>
          <w:ins w:id="67" w:author="Iris Zhang" w:date="2023-01-03T11:11:00Z"/>
          <w:b/>
          <w:bCs/>
        </w:rPr>
      </w:pPr>
      <w:r>
        <w:rPr>
          <w:b/>
          <w:bCs/>
        </w:rPr>
        <w:t>Abstract</w:t>
      </w:r>
    </w:p>
    <w:p w14:paraId="134806AC" w14:textId="77777777" w:rsidR="006F7507" w:rsidRDefault="006F7507" w:rsidP="006F7507">
      <w:pPr>
        <w:pStyle w:val="NoSpacing"/>
        <w:spacing w:line="360" w:lineRule="auto"/>
        <w:rPr>
          <w:b/>
          <w:bCs/>
        </w:rPr>
        <w:pPrChange w:id="68" w:author="Iris Zhang" w:date="2023-01-03T11:10:00Z">
          <w:pPr>
            <w:pStyle w:val="NoSpacing"/>
            <w:spacing w:line="360" w:lineRule="auto"/>
            <w:jc w:val="center"/>
          </w:pPr>
        </w:pPrChange>
      </w:pPr>
    </w:p>
    <w:p w14:paraId="36DDFE10" w14:textId="410FFDC9" w:rsidR="008D3F8E" w:rsidRDefault="008D3F8E" w:rsidP="00382234">
      <w:pPr>
        <w:pStyle w:val="NoSpacing"/>
        <w:spacing w:line="360" w:lineRule="auto"/>
      </w:pPr>
      <w:r>
        <w:t xml:space="preserve">Municipal annexations can weaken political representation of racial minority communities </w:t>
      </w:r>
      <w:del w:id="69" w:author="Iris Zhang" w:date="2023-01-02T18:41:00Z">
        <w:r w:rsidDel="005060C0">
          <w:delText xml:space="preserve">already </w:delText>
        </w:r>
      </w:del>
      <w:r>
        <w:t>residing within the municipality if their relative population shares decrease after annexation, but little is known about the extent to which municipalities</w:t>
      </w:r>
      <w:ins w:id="70" w:author="Iris Zhang" w:date="2023-01-02T18:19:00Z">
        <w:r w:rsidR="00E574A7">
          <w:t xml:space="preserve"> across the country</w:t>
        </w:r>
      </w:ins>
      <w:r>
        <w:t xml:space="preserve"> shape their racial composition </w:t>
      </w:r>
      <w:del w:id="71" w:author="Iris Zhang" w:date="2022-12-27T19:40:00Z">
        <w:r w:rsidDel="00D723A4">
          <w:delText>through annexation</w:delText>
        </w:r>
      </w:del>
      <w:ins w:id="72" w:author="Iris Zhang" w:date="2022-12-27T19:40:00Z">
        <w:r w:rsidR="00D723A4">
          <w:t>this way</w:t>
        </w:r>
      </w:ins>
      <w:ins w:id="73" w:author="Iris Zhang" w:date="2023-01-02T18:41:00Z">
        <w:r w:rsidR="005060C0">
          <w:t xml:space="preserve"> in recent years</w:t>
        </w:r>
      </w:ins>
      <w:ins w:id="74" w:author="Iris Zhang" w:date="2022-12-27T19:41:00Z">
        <w:r w:rsidR="00D723A4">
          <w:t>.</w:t>
        </w:r>
      </w:ins>
      <w:del w:id="75" w:author="Iris Zhang" w:date="2022-12-27T19:41:00Z">
        <w:r w:rsidDel="00D723A4">
          <w:delText>,</w:delText>
        </w:r>
      </w:del>
      <w:r>
        <w:t xml:space="preserve"> </w:t>
      </w:r>
      <w:ins w:id="76" w:author="Iris Zhang" w:date="2023-01-03T10:45:00Z">
        <w:r w:rsidR="00924BE7">
          <w:t>On June 25</w:t>
        </w:r>
        <w:r w:rsidR="00924BE7" w:rsidRPr="00924BE7">
          <w:rPr>
            <w:vertAlign w:val="superscript"/>
            <w:rPrChange w:id="77" w:author="Iris Zhang" w:date="2023-01-03T10:45:00Z">
              <w:rPr/>
            </w:rPrChange>
          </w:rPr>
          <w:t>th</w:t>
        </w:r>
        <w:r w:rsidR="00924BE7">
          <w:t xml:space="preserve">, 2013, </w:t>
        </w:r>
      </w:ins>
      <w:ins w:id="78" w:author="Iris Zhang" w:date="2022-12-27T19:41:00Z">
        <w:r w:rsidR="00D723A4">
          <w:t xml:space="preserve">the </w:t>
        </w:r>
      </w:ins>
      <w:ins w:id="79" w:author="Iris Zhang" w:date="2022-12-27T19:42:00Z">
        <w:r w:rsidR="00D723A4">
          <w:t>Supreme Court ended enforcement of Section 5 of the</w:t>
        </w:r>
      </w:ins>
      <w:ins w:id="80" w:author="Iris Zhang" w:date="2022-12-27T19:44:00Z">
        <w:r w:rsidR="00391588">
          <w:t xml:space="preserve"> 1965</w:t>
        </w:r>
      </w:ins>
      <w:ins w:id="81" w:author="Iris Zhang" w:date="2022-12-27T19:42:00Z">
        <w:r w:rsidR="00D723A4">
          <w:t xml:space="preserve"> Voting Rights Act in </w:t>
        </w:r>
      </w:ins>
      <w:ins w:id="82" w:author="Iris Zhang" w:date="2022-12-27T19:41:00Z">
        <w:r w:rsidR="00D723A4" w:rsidRPr="0078116E">
          <w:rPr>
            <w:i/>
            <w:iCs/>
          </w:rPr>
          <w:t>Shelby</w:t>
        </w:r>
        <w:r w:rsidR="00D723A4">
          <w:rPr>
            <w:i/>
            <w:iCs/>
          </w:rPr>
          <w:t xml:space="preserve"> v. Holder</w:t>
        </w:r>
      </w:ins>
      <w:ins w:id="83" w:author="Iris Zhang" w:date="2023-01-02T18:21:00Z">
        <w:r w:rsidR="002042FA">
          <w:rPr>
            <w:i/>
            <w:iCs/>
          </w:rPr>
          <w:t xml:space="preserve">. </w:t>
        </w:r>
      </w:ins>
      <w:del w:id="84" w:author="Iris Zhang" w:date="2022-12-27T19:42:00Z">
        <w:r w:rsidDel="00FD17F9">
          <w:delText>especially after</w:delText>
        </w:r>
      </w:del>
      <w:ins w:id="85" w:author="Iris Zhang" w:date="2022-12-27T19:42:00Z">
        <w:r w:rsidR="00FD17F9">
          <w:t>As a result,</w:t>
        </w:r>
      </w:ins>
      <w:r>
        <w:t xml:space="preserve"> more than 3,500 municipalities were released from seeking federal approval prior to conducting annexations</w:t>
      </w:r>
      <w:ins w:id="86" w:author="Iris Zhang" w:date="2023-01-02T18:21:00Z">
        <w:r w:rsidR="002042FA">
          <w:t xml:space="preserve"> or </w:t>
        </w:r>
      </w:ins>
      <w:ins w:id="87" w:author="Iris Zhang" w:date="2022-12-27T19:39:00Z">
        <w:r w:rsidR="002C2B12">
          <w:t xml:space="preserve">other changes to </w:t>
        </w:r>
      </w:ins>
      <w:ins w:id="88" w:author="Iris Zhang" w:date="2022-12-27T19:40:00Z">
        <w:r w:rsidR="002C2B12">
          <w:t xml:space="preserve">election </w:t>
        </w:r>
      </w:ins>
      <w:ins w:id="89" w:author="Iris Zhang" w:date="2022-12-27T19:39:00Z">
        <w:r w:rsidR="002C2B12">
          <w:t>laws</w:t>
        </w:r>
      </w:ins>
      <w:ins w:id="90" w:author="Iris Zhang" w:date="2022-12-27T19:40:00Z">
        <w:r w:rsidR="002C2B12">
          <w:t xml:space="preserve"> and administration</w:t>
        </w:r>
      </w:ins>
      <w:del w:id="91" w:author="Iris Zhang" w:date="2022-12-27T19:41:00Z">
        <w:r w:rsidDel="00D723A4">
          <w:delText xml:space="preserve"> in the 2013 Supreme Court case </w:delText>
        </w:r>
        <w:r w:rsidRPr="0078116E" w:rsidDel="00D723A4">
          <w:rPr>
            <w:i/>
            <w:iCs/>
          </w:rPr>
          <w:delText>Shelby</w:delText>
        </w:r>
        <w:r w:rsidDel="00D723A4">
          <w:rPr>
            <w:i/>
            <w:iCs/>
          </w:rPr>
          <w:delText xml:space="preserve"> v. Holder</w:delText>
        </w:r>
      </w:del>
      <w:r>
        <w:t xml:space="preserve">. </w:t>
      </w:r>
      <w:ins w:id="92" w:author="Iris Zhang" w:date="2023-01-02T18:42:00Z">
        <w:r w:rsidR="0048490E">
          <w:t xml:space="preserve">Despite the </w:t>
        </w:r>
      </w:ins>
      <w:ins w:id="93" w:author="Iris Zhang" w:date="2023-01-03T09:37:00Z">
        <w:r w:rsidR="00B465F9">
          <w:t>Court’s</w:t>
        </w:r>
      </w:ins>
      <w:ins w:id="94" w:author="Iris Zhang" w:date="2023-01-02T18:42:00Z">
        <w:r w:rsidR="0048490E">
          <w:t xml:space="preserve"> claim that Section 5 is no longer needed, many expected that </w:t>
        </w:r>
      </w:ins>
      <w:ins w:id="95" w:author="Iris Zhang" w:date="2022-12-27T19:43:00Z">
        <w:r w:rsidR="00391588" w:rsidRPr="002042FA">
          <w:rPr>
            <w:i/>
            <w:iCs/>
            <w:rPrChange w:id="96" w:author="Iris Zhang" w:date="2023-01-02T18:21:00Z">
              <w:rPr/>
            </w:rPrChange>
          </w:rPr>
          <w:t>Shelby</w:t>
        </w:r>
        <w:r w:rsidR="00391588">
          <w:t xml:space="preserve"> would </w:t>
        </w:r>
      </w:ins>
      <w:ins w:id="97" w:author="Iris Zhang" w:date="2022-12-27T19:44:00Z">
        <w:r w:rsidR="00391588">
          <w:t>erode important gains</w:t>
        </w:r>
      </w:ins>
      <w:ins w:id="98" w:author="Iris Zhang" w:date="2023-01-02T18:35:00Z">
        <w:r w:rsidR="00C20E42">
          <w:t xml:space="preserve"> made</w:t>
        </w:r>
      </w:ins>
      <w:ins w:id="99" w:author="Iris Zhang" w:date="2022-12-27T19:44:00Z">
        <w:r w:rsidR="00391588">
          <w:t xml:space="preserve"> in minority </w:t>
        </w:r>
      </w:ins>
      <w:ins w:id="100" w:author="Iris Zhang" w:date="2023-01-03T10:46:00Z">
        <w:r w:rsidR="00CC56C8">
          <w:t>civil rights</w:t>
        </w:r>
      </w:ins>
      <w:ins w:id="101" w:author="Iris Zhang" w:date="2022-12-27T19:44:00Z">
        <w:r w:rsidR="00391588">
          <w:t xml:space="preserve"> since</w:t>
        </w:r>
      </w:ins>
      <w:ins w:id="102" w:author="Iris Zhang" w:date="2023-01-02T18:21:00Z">
        <w:r w:rsidR="009440AD">
          <w:t xml:space="preserve"> the </w:t>
        </w:r>
      </w:ins>
      <w:ins w:id="103" w:author="Iris Zhang" w:date="2023-01-03T09:37:00Z">
        <w:r w:rsidR="00491BAF">
          <w:t>1960s</w:t>
        </w:r>
      </w:ins>
      <w:ins w:id="104" w:author="Iris Zhang" w:date="2022-12-27T19:44:00Z">
        <w:r w:rsidR="00391588">
          <w:t>,</w:t>
        </w:r>
      </w:ins>
      <w:ins w:id="105" w:author="Iris Zhang" w:date="2023-01-02T18:30:00Z">
        <w:r w:rsidR="008F1041">
          <w:t xml:space="preserve"> and some</w:t>
        </w:r>
      </w:ins>
      <w:ins w:id="106" w:author="Iris Zhang" w:date="2023-01-02T18:35:00Z">
        <w:r w:rsidR="00C20E42">
          <w:t xml:space="preserve"> researchers</w:t>
        </w:r>
      </w:ins>
      <w:ins w:id="107" w:author="Iris Zhang" w:date="2023-01-02T18:30:00Z">
        <w:r w:rsidR="008F1041">
          <w:t xml:space="preserve"> have found that</w:t>
        </w:r>
      </w:ins>
      <w:ins w:id="108" w:author="Iris Zhang" w:date="2023-01-02T18:35:00Z">
        <w:r w:rsidR="009B162D">
          <w:t xml:space="preserve"> practice</w:t>
        </w:r>
      </w:ins>
      <w:ins w:id="109" w:author="Iris Zhang" w:date="2023-01-02T18:31:00Z">
        <w:r w:rsidR="008F1041">
          <w:t xml:space="preserve">s like </w:t>
        </w:r>
      </w:ins>
      <w:ins w:id="110" w:author="Iris Zhang" w:date="2023-01-03T10:46:00Z">
        <w:r w:rsidR="00CC56C8">
          <w:t xml:space="preserve">enforcing strict voter ID requirements </w:t>
        </w:r>
      </w:ins>
      <w:ins w:id="111" w:author="Iris Zhang" w:date="2023-01-02T18:31:00Z">
        <w:r w:rsidR="008F1041">
          <w:t>and last-minute polling place changes increased</w:t>
        </w:r>
      </w:ins>
      <w:ins w:id="112" w:author="Iris Zhang" w:date="2023-01-02T18:35:00Z">
        <w:r w:rsidR="009B162D">
          <w:t xml:space="preserve"> dramatically</w:t>
        </w:r>
      </w:ins>
      <w:ins w:id="113" w:author="Iris Zhang" w:date="2023-01-02T18:31:00Z">
        <w:r w:rsidR="008F1041">
          <w:t xml:space="preserve"> after </w:t>
        </w:r>
        <w:r w:rsidR="008F1041" w:rsidRPr="008F1041">
          <w:rPr>
            <w:i/>
            <w:iCs/>
            <w:rPrChange w:id="114" w:author="Iris Zhang" w:date="2023-01-02T18:31:00Z">
              <w:rPr/>
            </w:rPrChange>
          </w:rPr>
          <w:t>Shelby</w:t>
        </w:r>
      </w:ins>
      <w:ins w:id="115" w:author="Iris Zhang" w:date="2023-01-02T18:32:00Z">
        <w:r w:rsidR="008F1041">
          <w:t xml:space="preserve">. However, </w:t>
        </w:r>
      </w:ins>
      <w:ins w:id="116" w:author="Iris Zhang" w:date="2023-01-03T09:38:00Z">
        <w:r w:rsidR="00491BAF">
          <w:t xml:space="preserve">the use of </w:t>
        </w:r>
      </w:ins>
      <w:ins w:id="117" w:author="Iris Zhang" w:date="2023-01-02T18:32:00Z">
        <w:r w:rsidR="008F1041">
          <w:t>other minority voter suppression</w:t>
        </w:r>
      </w:ins>
      <w:ins w:id="118" w:author="Iris Zhang" w:date="2023-01-03T09:38:00Z">
        <w:r w:rsidR="00491BAF">
          <w:t xml:space="preserve"> tactics after </w:t>
        </w:r>
        <w:r w:rsidR="00491BAF" w:rsidRPr="00491BAF">
          <w:rPr>
            <w:i/>
            <w:iCs/>
            <w:rPrChange w:id="119" w:author="Iris Zhang" w:date="2023-01-03T09:38:00Z">
              <w:rPr/>
            </w:rPrChange>
          </w:rPr>
          <w:t>Shelby</w:t>
        </w:r>
      </w:ins>
      <w:ins w:id="120" w:author="Iris Zhang" w:date="2023-01-02T18:32:00Z">
        <w:r w:rsidR="008F1041">
          <w:t xml:space="preserve">, such as using annexations to dilute minority vote </w:t>
        </w:r>
      </w:ins>
      <w:ins w:id="121" w:author="Iris Zhang" w:date="2023-01-02T18:31:00Z">
        <w:r w:rsidR="008F1041">
          <w:t>share</w:t>
        </w:r>
      </w:ins>
      <w:ins w:id="122" w:author="Iris Zhang" w:date="2023-01-03T09:38:00Z">
        <w:r w:rsidR="00491BAF">
          <w:t>s</w:t>
        </w:r>
      </w:ins>
      <w:ins w:id="123" w:author="Iris Zhang" w:date="2023-01-02T18:31:00Z">
        <w:r w:rsidR="008F1041">
          <w:t xml:space="preserve"> in local elections</w:t>
        </w:r>
      </w:ins>
      <w:ins w:id="124" w:author="Iris Zhang" w:date="2023-01-02T18:32:00Z">
        <w:r w:rsidR="008F1041">
          <w:t>, are underexamined.</w:t>
        </w:r>
      </w:ins>
      <w:ins w:id="125" w:author="Iris Zhang" w:date="2022-12-27T19:44:00Z">
        <w:r w:rsidR="00391588">
          <w:t xml:space="preserve"> </w:t>
        </w:r>
      </w:ins>
      <w:r>
        <w:t>Using</w:t>
      </w:r>
      <w:del w:id="126" w:author="Iris Zhang" w:date="2022-12-27T19:40:00Z">
        <w:r w:rsidDel="00E91CC1">
          <w:delText xml:space="preserve"> a</w:delText>
        </w:r>
      </w:del>
      <w:r>
        <w:t xml:space="preserve"> difference-in-differences </w:t>
      </w:r>
      <w:ins w:id="127" w:author="Iris Zhang" w:date="2022-12-27T19:40:00Z">
        <w:r w:rsidR="00E91CC1">
          <w:t>models</w:t>
        </w:r>
      </w:ins>
      <w:del w:id="128" w:author="Iris Zhang" w:date="2022-12-27T19:40:00Z">
        <w:r w:rsidDel="00E91CC1">
          <w:delText>design</w:delText>
        </w:r>
      </w:del>
      <w:r>
        <w:t xml:space="preserve">, I analyze annexations for </w:t>
      </w:r>
      <w:ins w:id="129" w:author="Iris Zhang" w:date="2022-12-27T19:40:00Z">
        <w:r w:rsidR="00E91CC1">
          <w:t>over 15,000</w:t>
        </w:r>
      </w:ins>
      <w:ins w:id="130" w:author="Iris Zhang" w:date="2023-01-02T18:36:00Z">
        <w:r w:rsidR="0007035F">
          <w:t xml:space="preserve"> municipalities</w:t>
        </w:r>
      </w:ins>
      <w:del w:id="131" w:author="Iris Zhang" w:date="2023-01-02T18:36:00Z">
        <w:r w:rsidDel="0007035F">
          <w:delText>places</w:delText>
        </w:r>
      </w:del>
      <w:r>
        <w:t xml:space="preserve"> in continued existence from 2000-2020 across all 41 U.S. states with annexable land. I find no evidence that </w:t>
      </w:r>
      <w:r w:rsidRPr="00E0159A">
        <w:rPr>
          <w:i/>
          <w:iCs/>
        </w:rPr>
        <w:t>Shelby</w:t>
      </w:r>
      <w:r>
        <w:t xml:space="preserve"> caused municipalities to annex more or that annexations resulted in more dilution of Black and minority residents</w:t>
      </w:r>
      <w:ins w:id="132" w:author="Iris Zhang" w:date="2022-12-27T19:45:00Z">
        <w:r w:rsidR="00F00AE0">
          <w:t xml:space="preserve"> after </w:t>
        </w:r>
        <w:r w:rsidR="00F00AE0" w:rsidRPr="00F00AE0">
          <w:rPr>
            <w:i/>
            <w:iCs/>
            <w:rPrChange w:id="133" w:author="Iris Zhang" w:date="2022-12-27T19:45:00Z">
              <w:rPr/>
            </w:rPrChange>
          </w:rPr>
          <w:t>Shelby</w:t>
        </w:r>
        <w:r w:rsidR="00F00AE0">
          <w:t xml:space="preserve">. However, </w:t>
        </w:r>
      </w:ins>
      <w:del w:id="134" w:author="Iris Zhang" w:date="2022-12-27T19:45:00Z">
        <w:r w:rsidDel="00F00AE0">
          <w:delText xml:space="preserve">, but </w:delText>
        </w:r>
      </w:del>
      <w:r>
        <w:t>patterns of municipal annexation pre-</w:t>
      </w:r>
      <w:r w:rsidRPr="00E0159A">
        <w:rPr>
          <w:i/>
          <w:iCs/>
        </w:rPr>
        <w:t>Shelby</w:t>
      </w:r>
      <w:r>
        <w:t xml:space="preserve"> provide evidence of an enduring Black/non-Black racial boundary</w:t>
      </w:r>
      <w:ins w:id="135" w:author="Iris Zhang" w:date="2023-01-02T18:33:00Z">
        <w:r w:rsidR="00844C91">
          <w:t xml:space="preserve"> and </w:t>
        </w:r>
      </w:ins>
      <w:ins w:id="136" w:author="Iris Zhang" w:date="2023-01-03T10:47:00Z">
        <w:r w:rsidR="00284691">
          <w:t>highlight</w:t>
        </w:r>
      </w:ins>
      <w:ins w:id="137" w:author="Iris Zhang" w:date="2023-01-02T18:33:00Z">
        <w:r w:rsidR="00844C91">
          <w:t xml:space="preserve"> important limitations in the Voting Rights Act to keep in mind as Congress moves forward with new federal voting rights legislation</w:t>
        </w:r>
      </w:ins>
      <w:r>
        <w:t xml:space="preserve">. </w:t>
      </w:r>
      <w:del w:id="138" w:author="Iris Zhang" w:date="2023-01-02T18:34:00Z">
        <w:r w:rsidDel="00C456F5">
          <w:delText>These findings</w:delText>
        </w:r>
      </w:del>
      <w:ins w:id="139" w:author="Iris Zhang" w:date="2023-01-02T18:34:00Z">
        <w:r w:rsidR="00C456F5">
          <w:t>This study</w:t>
        </w:r>
      </w:ins>
      <w:r>
        <w:t xml:space="preserve"> </w:t>
      </w:r>
      <w:del w:id="140" w:author="Iris Zhang" w:date="2023-01-02T18:34:00Z">
        <w:r w:rsidDel="00A466F6">
          <w:delText xml:space="preserve">highlight </w:delText>
        </w:r>
      </w:del>
      <w:ins w:id="141" w:author="Iris Zhang" w:date="2023-01-03T10:48:00Z">
        <w:r w:rsidR="00284691">
          <w:t>underscore</w:t>
        </w:r>
      </w:ins>
      <w:ins w:id="142" w:author="Iris Zhang" w:date="2023-01-03T10:43:00Z">
        <w:r w:rsidR="00AA7D2B">
          <w:t>s</w:t>
        </w:r>
      </w:ins>
      <w:ins w:id="143" w:author="Iris Zhang" w:date="2023-01-02T18:34:00Z">
        <w:r w:rsidR="00A466F6">
          <w:t xml:space="preserve"> </w:t>
        </w:r>
      </w:ins>
      <w:r>
        <w:t xml:space="preserve">the </w:t>
      </w:r>
      <w:del w:id="144" w:author="Iris Zhang" w:date="2023-01-03T10:43:00Z">
        <w:r w:rsidDel="00AA7D2B">
          <w:delText xml:space="preserve">role </w:delText>
        </w:r>
      </w:del>
      <w:ins w:id="145" w:author="Iris Zhang" w:date="2023-01-03T10:43:00Z">
        <w:r w:rsidR="00AA7D2B">
          <w:t>importance</w:t>
        </w:r>
        <w:r w:rsidR="00AA7D2B">
          <w:t xml:space="preserve"> </w:t>
        </w:r>
      </w:ins>
      <w:r>
        <w:t xml:space="preserve">of municipal boundaries in </w:t>
      </w:r>
      <w:del w:id="146" w:author="Iris Zhang" w:date="2023-01-03T10:44:00Z">
        <w:r w:rsidDel="00AA7D2B">
          <w:delText>perpetuating racial inequality</w:delText>
        </w:r>
      </w:del>
      <w:ins w:id="147" w:author="Iris Zhang" w:date="2023-01-03T10:44:00Z">
        <w:r w:rsidR="00AA7D2B">
          <w:t>perpetuating macro-segregation</w:t>
        </w:r>
      </w:ins>
      <w:r>
        <w:t xml:space="preserve"> and the limitations of </w:t>
      </w:r>
      <w:del w:id="148" w:author="Iris Zhang" w:date="2023-01-02T18:34:00Z">
        <w:r w:rsidDel="00C456F5">
          <w:delText>this landmark piece of voting rights</w:delText>
        </w:r>
      </w:del>
      <w:ins w:id="149" w:author="Iris Zhang" w:date="2023-01-02T18:34:00Z">
        <w:r w:rsidR="00C456F5">
          <w:t>federal</w:t>
        </w:r>
      </w:ins>
      <w:r>
        <w:t xml:space="preserve"> legislation in preventing it. </w:t>
      </w:r>
    </w:p>
    <w:p w14:paraId="183308C9" w14:textId="48BC26AA" w:rsidR="008D3F8E" w:rsidRDefault="008D3F8E" w:rsidP="00382234">
      <w:pPr>
        <w:pStyle w:val="NoSpacing"/>
        <w:spacing w:line="360" w:lineRule="auto"/>
        <w:rPr>
          <w:ins w:id="150" w:author="Iris Zhang" w:date="2023-01-03T10:50:00Z"/>
        </w:rPr>
      </w:pPr>
    </w:p>
    <w:p w14:paraId="7C308EFC" w14:textId="7860ADFB" w:rsidR="00D548AF" w:rsidRPr="003A2BE2" w:rsidRDefault="00D548AF" w:rsidP="00D548AF">
      <w:pPr>
        <w:pStyle w:val="NoSpacing"/>
        <w:spacing w:line="360" w:lineRule="auto"/>
        <w:rPr>
          <w:moveTo w:id="151" w:author="Iris Zhang" w:date="2023-01-03T10:50:00Z"/>
        </w:rPr>
      </w:pPr>
      <w:moveToRangeStart w:id="152" w:author="Iris Zhang" w:date="2023-01-03T10:50:00Z" w:name="move123635423"/>
      <w:moveTo w:id="153" w:author="Iris Zhang" w:date="2023-01-03T10:50:00Z">
        <w:r>
          <w:rPr>
            <w:b/>
            <w:bCs/>
          </w:rPr>
          <w:t xml:space="preserve">Keywords: </w:t>
        </w:r>
        <w:r>
          <w:t xml:space="preserve">municipal annexation, racial exclusion, political geography, </w:t>
        </w:r>
      </w:moveTo>
      <w:ins w:id="154" w:author="Iris Zhang" w:date="2023-01-03T11:00:00Z">
        <w:r w:rsidR="00CB44A2">
          <w:t xml:space="preserve">macro-segregation, </w:t>
        </w:r>
      </w:ins>
      <w:moveTo w:id="155" w:author="Iris Zhang" w:date="2023-01-03T10:50:00Z">
        <w:r>
          <w:t>law changes, 1965 Voting Rights Act</w:t>
        </w:r>
      </w:moveTo>
      <w:ins w:id="156" w:author="Iris Zhang" w:date="2023-01-03T11:00:00Z">
        <w:r w:rsidR="00CB44A2">
          <w:t xml:space="preserve">, </w:t>
        </w:r>
        <w:r w:rsidR="00CB44A2" w:rsidRPr="00CB44A2">
          <w:rPr>
            <w:i/>
            <w:iCs/>
            <w:rPrChange w:id="157" w:author="Iris Zhang" w:date="2023-01-03T11:00:00Z">
              <w:rPr/>
            </w:rPrChange>
          </w:rPr>
          <w:t>Shelby v. Holder</w:t>
        </w:r>
      </w:ins>
    </w:p>
    <w:moveToRangeEnd w:id="152"/>
    <w:p w14:paraId="75242E8E" w14:textId="77777777" w:rsidR="00D548AF" w:rsidRDefault="00D548AF" w:rsidP="00382234">
      <w:pPr>
        <w:pStyle w:val="NoSpacing"/>
        <w:spacing w:line="360" w:lineRule="auto"/>
      </w:pPr>
    </w:p>
    <w:p w14:paraId="7CB34AB3" w14:textId="77777777" w:rsidR="008D3F8E" w:rsidRDefault="008D3F8E" w:rsidP="00382234">
      <w:pPr>
        <w:spacing w:line="360" w:lineRule="auto"/>
      </w:pPr>
    </w:p>
    <w:p w14:paraId="0545A1C1" w14:textId="6D256DC0" w:rsidR="008D3F8E" w:rsidDel="006F7507" w:rsidRDefault="008D3F8E" w:rsidP="00CF7C95">
      <w:pPr>
        <w:spacing w:line="480" w:lineRule="auto"/>
        <w:rPr>
          <w:del w:id="158" w:author="Iris Zhang" w:date="2023-01-03T11:00:00Z"/>
        </w:rPr>
      </w:pPr>
    </w:p>
    <w:p w14:paraId="4FF0507E" w14:textId="77777777" w:rsidR="006F7507" w:rsidRDefault="006F7507" w:rsidP="00CF7C95">
      <w:pPr>
        <w:spacing w:line="480" w:lineRule="auto"/>
        <w:rPr>
          <w:ins w:id="159" w:author="Iris Zhang" w:date="2023-01-03T11:11:00Z"/>
        </w:rPr>
        <w:pPrChange w:id="160" w:author="Iris Zhang" w:date="2023-01-03T11:01:00Z">
          <w:pPr>
            <w:spacing w:line="360" w:lineRule="auto"/>
          </w:pPr>
        </w:pPrChange>
      </w:pPr>
    </w:p>
    <w:p w14:paraId="5B5B0BCE" w14:textId="77777777" w:rsidR="008D3F8E" w:rsidDel="00FC7D56" w:rsidRDefault="008D3F8E" w:rsidP="00CF7C95">
      <w:pPr>
        <w:spacing w:line="480" w:lineRule="auto"/>
        <w:rPr>
          <w:del w:id="161" w:author="Iris Zhang" w:date="2023-01-03T11:00:00Z"/>
        </w:rPr>
        <w:pPrChange w:id="162" w:author="Iris Zhang" w:date="2023-01-03T11:01:00Z">
          <w:pPr>
            <w:spacing w:line="360" w:lineRule="auto"/>
          </w:pPr>
        </w:pPrChange>
      </w:pPr>
    </w:p>
    <w:p w14:paraId="03927DD3" w14:textId="0584A3AA" w:rsidR="008D3F8E" w:rsidDel="00FC7D56" w:rsidRDefault="008D3F8E" w:rsidP="00CF7C95">
      <w:pPr>
        <w:spacing w:line="480" w:lineRule="auto"/>
        <w:rPr>
          <w:del w:id="163" w:author="Iris Zhang" w:date="2023-01-03T11:00:00Z"/>
          <w:b/>
          <w:bCs/>
        </w:rPr>
        <w:sectPr w:rsidR="008D3F8E" w:rsidDel="00FC7D56">
          <w:footnotePr>
            <w:numRestart w:val="eachSect"/>
          </w:footnotePr>
          <w:endnotePr>
            <w:numFmt w:val="decimal"/>
          </w:endnotePr>
          <w:pgSz w:w="12240" w:h="15840"/>
          <w:pgMar w:top="1440" w:right="1440" w:bottom="1440" w:left="1440" w:header="720" w:footer="720" w:gutter="0"/>
          <w:cols w:space="720"/>
          <w:docGrid w:linePitch="360"/>
        </w:sectPr>
        <w:pPrChange w:id="164" w:author="Iris Zhang" w:date="2023-01-03T11:01:00Z">
          <w:pPr>
            <w:spacing w:line="360" w:lineRule="auto"/>
            <w:jc w:val="center"/>
          </w:pPr>
        </w:pPrChange>
      </w:pPr>
    </w:p>
    <w:p w14:paraId="08D7868E" w14:textId="4C6F14EC" w:rsidR="008D3F8E" w:rsidDel="00EE10DD" w:rsidRDefault="008D3F8E" w:rsidP="00CF7C95">
      <w:pPr>
        <w:spacing w:line="480" w:lineRule="auto"/>
        <w:rPr>
          <w:del w:id="165" w:author="Iris Zhang" w:date="2023-01-03T11:01:00Z"/>
          <w:b/>
          <w:bCs/>
        </w:rPr>
        <w:pPrChange w:id="166" w:author="Iris Zhang" w:date="2023-01-03T11:01:00Z">
          <w:pPr>
            <w:spacing w:line="360" w:lineRule="auto"/>
          </w:pPr>
        </w:pPrChange>
      </w:pPr>
      <w:del w:id="167" w:author="Iris Zhang" w:date="2022-12-27T19:02:00Z">
        <w:r w:rsidRPr="00B03467" w:rsidDel="009C1F42">
          <w:rPr>
            <w:b/>
            <w:bCs/>
          </w:rPr>
          <w:delText>Introduction</w:delText>
        </w:r>
        <w:r w:rsidDel="009C1F42">
          <w:rPr>
            <w:b/>
            <w:bCs/>
          </w:rPr>
          <w:delText xml:space="preserve"> </w:delText>
        </w:r>
      </w:del>
      <w:ins w:id="168" w:author="Iris Zhang" w:date="2023-01-03T11:00:00Z">
        <w:r w:rsidR="00FC7D56">
          <w:rPr>
            <w:b/>
            <w:bCs/>
          </w:rPr>
          <w:t>I</w:t>
        </w:r>
      </w:ins>
      <w:ins w:id="169" w:author="Iris Zhang" w:date="2022-12-27T19:02:00Z">
        <w:r w:rsidR="009C1F42">
          <w:rPr>
            <w:b/>
            <w:bCs/>
          </w:rPr>
          <w:t>NTRODUCTION</w:t>
        </w:r>
      </w:ins>
    </w:p>
    <w:p w14:paraId="4DC0D1B6" w14:textId="77777777" w:rsidR="008D3F8E" w:rsidRDefault="008D3F8E" w:rsidP="00CF7C95">
      <w:pPr>
        <w:spacing w:line="480" w:lineRule="auto"/>
        <w:rPr>
          <w:b/>
          <w:bCs/>
        </w:rPr>
        <w:pPrChange w:id="170" w:author="Iris Zhang" w:date="2023-01-03T11:01:00Z">
          <w:pPr>
            <w:spacing w:line="360" w:lineRule="auto"/>
          </w:pPr>
        </w:pPrChange>
      </w:pPr>
    </w:p>
    <w:p w14:paraId="04B6EF2E" w14:textId="6072DACA" w:rsidR="008D3F8E" w:rsidDel="000021E9" w:rsidRDefault="008D3F8E" w:rsidP="00CF7C95">
      <w:pPr>
        <w:spacing w:line="480" w:lineRule="auto"/>
        <w:rPr>
          <w:del w:id="171" w:author="Iris Zhang" w:date="2022-12-26T21:38:00Z"/>
        </w:rPr>
        <w:pPrChange w:id="172" w:author="Iris Zhang" w:date="2023-01-03T11:01:00Z">
          <w:pPr>
            <w:spacing w:line="360" w:lineRule="auto"/>
          </w:pPr>
        </w:pPrChange>
      </w:pPr>
      <w:r>
        <w:lastRenderedPageBreak/>
        <w:t xml:space="preserve">Across over 20,000 places in the United States, local governments use a wide range of policy levers to shape where people live. A large body of research shows that such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 2009; A. Owens 2019; Rugh and Massey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 Parisi, and Taquino 2015; Rothwell and Massey 2009; Shlay and Rossi 1981; Trounstine 2018)</w:t>
      </w:r>
      <w:r w:rsidR="00125118">
        <w:fldChar w:fldCharType="end"/>
      </w:r>
      <w:r>
        <w:t xml:space="preserve">. </w:t>
      </w:r>
      <w:ins w:id="173" w:author="Iris Zhang" w:date="2022-12-27T11:01:00Z">
        <w:r>
          <w:t xml:space="preserve">In this paper, I argue that the boundaries of places themselves </w:t>
        </w:r>
      </w:ins>
    </w:p>
    <w:p w14:paraId="62C62036" w14:textId="4E315B04" w:rsidR="008D3F8E" w:rsidRDefault="008D3F8E" w:rsidP="00CF7C95">
      <w:pPr>
        <w:spacing w:line="480" w:lineRule="auto"/>
        <w:rPr>
          <w:ins w:id="174" w:author="Iris Zhang" w:date="2022-12-26T21:38:00Z"/>
        </w:rPr>
        <w:pPrChange w:id="175" w:author="Iris Zhang" w:date="2023-01-03T11:01:00Z">
          <w:pPr>
            <w:spacing w:line="360" w:lineRule="auto"/>
          </w:pPr>
        </w:pPrChange>
      </w:pPr>
      <w:del w:id="176" w:author="Iris Zhang" w:date="2022-12-27T11:01:00Z">
        <w:r w:rsidDel="00CE52AB">
          <w:delText xml:space="preserve">Place boundaries </w:delText>
        </w:r>
      </w:del>
      <w:ins w:id="177" w:author="Iris Zhang" w:date="2022-12-27T11:01:00Z">
        <w:r>
          <w:t xml:space="preserve">should be scrutinized because they </w:t>
        </w:r>
      </w:ins>
      <w:r>
        <w:t xml:space="preserve">can be leveraged to </w:t>
      </w:r>
      <w:del w:id="178" w:author="Iris Zhang" w:date="2022-12-27T11:01:00Z">
        <w:r w:rsidDel="00CE52AB">
          <w:delText>achieve desired</w:delText>
        </w:r>
      </w:del>
      <w:ins w:id="179" w:author="Iris Zhang" w:date="2022-12-27T11:01:00Z">
        <w:r>
          <w:t>manipulate</w:t>
        </w:r>
      </w:ins>
      <w:r>
        <w:t xml:space="preserve"> proportions of racial groups within the place and is </w:t>
      </w:r>
      <w:del w:id="180" w:author="Iris Zhang" w:date="2022-12-19T20:41:00Z">
        <w:r w:rsidDel="00ED4897">
          <w:delText>an understudied</w:delText>
        </w:r>
      </w:del>
      <w:ins w:id="181" w:author="Iris Zhang" w:date="2022-12-19T20:41:00Z">
        <w:r>
          <w:t>a</w:t>
        </w:r>
      </w:ins>
      <w:del w:id="182" w:author="Iris Zhang" w:date="2022-12-27T11:01:00Z">
        <w:r w:rsidDel="00CE52AB">
          <w:delText xml:space="preserve"> </w:delText>
        </w:r>
      </w:del>
      <w:ins w:id="183" w:author="Iris Zhang" w:date="2022-12-27T11:01:00Z">
        <w:r>
          <w:t xml:space="preserve">n understudied </w:t>
        </w:r>
      </w:ins>
      <w:r>
        <w:t xml:space="preserve">practice that contributes to between-place segregation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 Parisi, and Taquino 2015)</w:t>
      </w:r>
      <w:r w:rsidR="00125118">
        <w:fldChar w:fldCharType="end"/>
      </w:r>
      <w:r>
        <w:t xml:space="preserve">. </w:t>
      </w:r>
    </w:p>
    <w:p w14:paraId="0C7143BB" w14:textId="7F9B1523" w:rsidR="008D3F8E" w:rsidRDefault="008D3F8E" w:rsidP="00CF7C95">
      <w:pPr>
        <w:spacing w:line="480" w:lineRule="auto"/>
        <w:ind w:firstLine="720"/>
        <w:pPrChange w:id="184" w:author="Iris Zhang" w:date="2023-01-03T11:01:00Z">
          <w:pPr>
            <w:spacing w:line="360" w:lineRule="auto"/>
            <w:ind w:firstLine="720"/>
          </w:pPr>
        </w:pPrChange>
      </w:pPr>
      <w:ins w:id="185" w:author="Iris Zhang" w:date="2022-12-26T21:36:00Z">
        <w:r>
          <w:t>M</w:t>
        </w:r>
      </w:ins>
      <w:del w:id="186" w:author="Iris Zhang" w:date="2022-12-26T21:36:00Z">
        <w:r w:rsidDel="000021E9">
          <w:delText xml:space="preserve">One </w:delText>
        </w:r>
      </w:del>
      <w:del w:id="187" w:author="Iris Zhang" w:date="2022-12-19T20:40:00Z">
        <w:r w:rsidDel="009C3FE8">
          <w:delText xml:space="preserve">particular </w:delText>
        </w:r>
      </w:del>
      <w:del w:id="188" w:author="Iris Zhang" w:date="2022-12-26T21:36:00Z">
        <w:r w:rsidDel="000021E9">
          <w:delText>form of boundary changes—m</w:delText>
        </w:r>
      </w:del>
      <w:r>
        <w:t>unicipal annexations</w:t>
      </w:r>
      <w:ins w:id="189" w:author="Iris Zhang" w:date="2022-12-26T21:36:00Z">
        <w:r>
          <w:t xml:space="preserve"> </w:t>
        </w:r>
      </w:ins>
      <w:del w:id="190" w:author="Iris Zhang" w:date="2022-12-26T21:36:00Z">
        <w:r w:rsidDel="000021E9">
          <w:delText>—</w:delText>
        </w:r>
      </w:del>
      <w:r>
        <w:t>can</w:t>
      </w:r>
      <w:del w:id="191" w:author="Iris Zhang" w:date="2022-12-26T21:36:00Z">
        <w:r w:rsidDel="000021E9">
          <w:delText xml:space="preserve"> </w:delText>
        </w:r>
      </w:del>
      <w:ins w:id="192" w:author="Iris Zhang" w:date="2022-12-26T21:36:00Z">
        <w:r>
          <w:t xml:space="preserve"> </w:t>
        </w:r>
      </w:ins>
      <w:del w:id="193" w:author="Iris Zhang" w:date="2022-12-26T21:36:00Z">
        <w:r w:rsidDel="000021E9">
          <w:delText xml:space="preserve">be used by municipalities to </w:delText>
        </w:r>
      </w:del>
      <w:r>
        <w:t xml:space="preserve">exclude Black and Hispanic residents at the municipal fringe by avoiding annexation into those territories, also known as </w:t>
      </w:r>
      <w:del w:id="194" w:author="Iris Zhang" w:date="2022-12-26T21:36:00Z">
        <w:r w:rsidDel="000021E9">
          <w:delText>“</w:delText>
        </w:r>
      </w:del>
      <w:r>
        <w:t xml:space="preserve">municipal </w:t>
      </w:r>
      <w:proofErr w:type="spellStart"/>
      <w:r>
        <w:t>underbounding</w:t>
      </w:r>
      <w:proofErr w:type="spellEnd"/>
      <w:del w:id="195" w:author="Iris Zhang" w:date="2022-12-26T21:37:00Z">
        <w:r w:rsidDel="000021E9">
          <w:delText>”</w:delText>
        </w:r>
      </w:del>
      <w:r>
        <w:t xml:space="preserve">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 2019; Johnson et al. 2004; Lichter et al. 2007; Moeser and Dennis 2020; Mukhija and Mason 2013; Murphy 1978)</w:t>
      </w:r>
      <w:r w:rsidR="00125118">
        <w:fldChar w:fldCharType="end"/>
      </w:r>
      <w:r>
        <w:t xml:space="preserve">. </w:t>
      </w:r>
      <w:del w:id="196" w:author="Iris Zhang" w:date="2022-12-19T20:00:00Z">
        <w:r w:rsidDel="00E40D3F">
          <w:delText>Even though m</w:delText>
        </w:r>
      </w:del>
      <w:del w:id="197" w:author="Iris Zhang" w:date="2022-12-26T21:38:00Z">
        <w:r w:rsidDel="000021E9">
          <w:delText>unicipal underbounding is often detrimental to the quality of life for Black and Hispanic residents relegated to municipal fringes with worse services</w:delText>
        </w:r>
      </w:del>
      <w:del w:id="198" w:author="Iris Zhang" w:date="2022-12-19T20:40:00Z">
        <w:r w:rsidDel="009C3FE8">
          <w:delText xml:space="preserve"> and no voting rights on municipal affairs affecting them,</w:delText>
        </w:r>
      </w:del>
      <w:del w:id="199" w:author="Iris Zhang" w:date="2022-12-26T21:38:00Z">
        <w:r w:rsidDel="000021E9">
          <w:delText xml:space="preserve"> </w:delText>
        </w:r>
      </w:del>
      <w:ins w:id="200" w:author="Iris Zhang" w:date="2022-12-26T21:37:00Z">
        <w:r>
          <w:t>Most research on municipal annexation has focused on the reduced quality of life for Black and Hispanic residents excluded to the fringe with w</w:t>
        </w:r>
      </w:ins>
      <w:ins w:id="201" w:author="Iris Zhang" w:date="2022-12-26T21:38:00Z">
        <w:r>
          <w:t xml:space="preserve">orse services. </w:t>
        </w:r>
      </w:ins>
      <w:ins w:id="202" w:author="Iris Zhang" w:date="2022-12-19T20:01:00Z">
        <w:r>
          <w:t xml:space="preserve">However, </w:t>
        </w:r>
      </w:ins>
      <w:ins w:id="203" w:author="Iris Zhang" w:date="2022-12-26T21:39:00Z">
        <w:r>
          <w:t xml:space="preserve">less research has examined the consequences of municipal </w:t>
        </w:r>
        <w:proofErr w:type="spellStart"/>
        <w:r>
          <w:t>underbounding</w:t>
        </w:r>
        <w:proofErr w:type="spellEnd"/>
        <w:r>
          <w:t xml:space="preserve"> for </w:t>
        </w:r>
      </w:ins>
      <w:del w:id="204" w:author="Iris Zhang" w:date="2022-12-26T21:39:00Z">
        <w:r w:rsidDel="000021E9">
          <w:delText xml:space="preserve">an unexamined extension of </w:delText>
        </w:r>
      </w:del>
      <w:del w:id="205" w:author="Iris Zhang" w:date="2022-12-19T20:41:00Z">
        <w:r w:rsidDel="00ED4897">
          <w:delText>these previous findings</w:delText>
        </w:r>
      </w:del>
      <w:del w:id="206" w:author="Iris Zhang" w:date="2022-12-26T21:39:00Z">
        <w:r w:rsidDel="000021E9">
          <w:delText xml:space="preserve"> is that annexations can also be detrimental to </w:delText>
        </w:r>
      </w:del>
      <w:r>
        <w:t xml:space="preserve">racial minority residents </w:t>
      </w:r>
      <w:del w:id="207" w:author="Iris Zhang" w:date="2022-12-19T20:00:00Z">
        <w:r w:rsidDel="00E40D3F">
          <w:delText xml:space="preserve">already </w:delText>
        </w:r>
      </w:del>
      <w:del w:id="208" w:author="Iris Zhang" w:date="2022-12-26T21:39:00Z">
        <w:r w:rsidDel="000021E9">
          <w:delText xml:space="preserve">living </w:delText>
        </w:r>
      </w:del>
      <w:r>
        <w:t>within the place</w:t>
      </w:r>
      <w:ins w:id="209" w:author="Iris Zhang" w:date="2022-12-26T21:39:00Z">
        <w:r>
          <w:t>, such as</w:t>
        </w:r>
      </w:ins>
      <w:r>
        <w:t xml:space="preserve"> </w:t>
      </w:r>
      <w:del w:id="210" w:author="Iris Zhang" w:date="2022-12-26T21:39:00Z">
        <w:r w:rsidDel="000021E9">
          <w:delText>if the addition of White residents dilutes</w:delText>
        </w:r>
      </w:del>
      <w:ins w:id="211" w:author="Iris Zhang" w:date="2022-12-26T21:39:00Z">
        <w:r>
          <w:t>diluted</w:t>
        </w:r>
      </w:ins>
      <w:r>
        <w:t xml:space="preserve"> minority political power in local elections</w:t>
      </w:r>
      <w:ins w:id="212" w:author="Iris Zhang" w:date="2022-12-26T21:39:00Z">
        <w:r>
          <w:t xml:space="preserve"> through the addition of White residents</w:t>
        </w:r>
      </w:ins>
      <w:r>
        <w:t xml:space="preserve"> (</w:t>
      </w:r>
      <w:proofErr w:type="spellStart"/>
      <w:r w:rsidRPr="00106C71">
        <w:rPr>
          <w:i/>
          <w:iCs/>
        </w:rPr>
        <w:t>Gomillion</w:t>
      </w:r>
      <w:proofErr w:type="spellEnd"/>
      <w:r w:rsidRPr="00106C71">
        <w:rPr>
          <w:i/>
          <w:iCs/>
        </w:rPr>
        <w:t xml:space="preserve"> v. Lightfoot</w:t>
      </w:r>
      <w:r>
        <w:t xml:space="preserve"> 1960; </w:t>
      </w:r>
      <w:proofErr w:type="spellStart"/>
      <w:r>
        <w:t>Moeser</w:t>
      </w:r>
      <w:proofErr w:type="spellEnd"/>
      <w:r>
        <w:t xml:space="preserve"> and Dennis 2020; Murphy 1978; </w:t>
      </w:r>
      <w:r w:rsidRPr="00106C71">
        <w:rPr>
          <w:i/>
          <w:iCs/>
        </w:rPr>
        <w:t>Richmond v. Virginia</w:t>
      </w:r>
      <w:r>
        <w:t xml:space="preserve"> 1970)</w:t>
      </w:r>
      <w:ins w:id="213" w:author="Iris Zhang" w:date="2022-12-19T20:01:00Z">
        <w:r>
          <w:t>.</w:t>
        </w:r>
      </w:ins>
      <w:del w:id="214" w:author="Iris Zhang" w:date="2022-12-19T20:01:00Z">
        <w:r w:rsidDel="00E40D3F">
          <w:delText>.</w:delText>
        </w:r>
      </w:del>
      <w:r>
        <w:t xml:space="preserve"> While </w:t>
      </w:r>
      <w:del w:id="215" w:author="Iris Zhang" w:date="2022-12-19T20:02:00Z">
        <w:r w:rsidDel="00067723">
          <w:delText xml:space="preserve">these types of </w:delText>
        </w:r>
      </w:del>
      <w:del w:id="216" w:author="Iris Zhang" w:date="2022-12-26T21:40:00Z">
        <w:r w:rsidDel="000021E9">
          <w:delText>racially</w:delText>
        </w:r>
      </w:del>
      <w:ins w:id="217" w:author="Iris Zhang" w:date="2022-12-26T21:40:00Z">
        <w:r>
          <w:t>minority</w:t>
        </w:r>
      </w:ins>
      <w:ins w:id="218" w:author="Iris Zhang" w:date="2023-01-02T18:37:00Z">
        <w:r w:rsidR="00B14EDF">
          <w:t>-</w:t>
        </w:r>
      </w:ins>
      <w:del w:id="219" w:author="Iris Zhang" w:date="2023-01-02T18:37:00Z">
        <w:r w:rsidDel="00B14EDF">
          <w:delText xml:space="preserve"> </w:delText>
        </w:r>
      </w:del>
      <w:r>
        <w:t>diluting annexations were previously subject to federal oversight for many places through Sections 4 and 5 of the Voting Rights Act</w:t>
      </w:r>
      <w:del w:id="220" w:author="Iris Zhang" w:date="2022-12-19T23:05:00Z">
        <w:r w:rsidDel="00F9516A">
          <w:delText xml:space="preserve"> (VRA)</w:delText>
        </w:r>
      </w:del>
      <w:r>
        <w:t>, Section 4</w:t>
      </w:r>
      <w:ins w:id="221" w:author="Iris Zhang" w:date="2022-12-19T23:04:00Z">
        <w:r>
          <w:t xml:space="preserve">—and </w:t>
        </w:r>
      </w:ins>
      <w:ins w:id="222" w:author="Iris Zhang" w:date="2022-12-26T21:40:00Z">
        <w:r>
          <w:t xml:space="preserve">Section 5 </w:t>
        </w:r>
      </w:ins>
      <w:del w:id="223" w:author="Iris Zhang" w:date="2022-12-19T23:04:00Z">
        <w:r w:rsidDel="00F9516A">
          <w:delText xml:space="preserve"> (and </w:delText>
        </w:r>
      </w:del>
      <w:r>
        <w:t>by extension</w:t>
      </w:r>
      <w:ins w:id="224" w:author="Iris Zhang" w:date="2022-12-19T23:04:00Z">
        <w:r>
          <w:t>—</w:t>
        </w:r>
      </w:ins>
      <w:del w:id="225" w:author="Iris Zhang" w:date="2022-12-19T23:04:00Z">
        <w:r w:rsidDel="00F9516A">
          <w:delText xml:space="preserve">, Section </w:delText>
        </w:r>
      </w:del>
      <w:del w:id="226" w:author="Iris Zhang" w:date="2022-12-26T21:40:00Z">
        <w:r w:rsidDel="000021E9">
          <w:delText>5</w:delText>
        </w:r>
      </w:del>
      <w:del w:id="227" w:author="Iris Zhang" w:date="2022-12-19T23:04:00Z">
        <w:r w:rsidDel="00F9516A">
          <w:delText>)</w:delText>
        </w:r>
      </w:del>
      <w:del w:id="228" w:author="Iris Zhang" w:date="2022-12-26T21:40:00Z">
        <w:r w:rsidDel="000021E9">
          <w:delText xml:space="preserve"> </w:delText>
        </w:r>
      </w:del>
      <w:r>
        <w:t>was ruled unconstitutional and barred from further enforcement on June 25</w:t>
      </w:r>
      <w:r w:rsidRPr="00AD6119">
        <w:rPr>
          <w:vertAlign w:val="superscript"/>
        </w:rPr>
        <w:t>th</w:t>
      </w:r>
      <w:r>
        <w:t xml:space="preserve">, 2013, by the US Supreme Court in </w:t>
      </w:r>
      <w:r w:rsidRPr="003E4FDC">
        <w:rPr>
          <w:i/>
          <w:iCs/>
        </w:rPr>
        <w:t xml:space="preserve">Shelby v. </w:t>
      </w:r>
      <w:r w:rsidRPr="003E4FDC">
        <w:rPr>
          <w:i/>
          <w:iCs/>
        </w:rPr>
        <w:lastRenderedPageBreak/>
        <w:t>Holder</w:t>
      </w:r>
      <w:r>
        <w:t xml:space="preserve">. </w:t>
      </w:r>
      <w:ins w:id="229" w:author="Iris Zhang" w:date="2022-12-26T21:01:00Z">
        <w:r>
          <w:t>N</w:t>
        </w:r>
        <w:r>
          <w:t>o evidence to my knowledge is available on the extent to which minority dilution occurs through municipal annexation</w:t>
        </w:r>
      </w:ins>
      <w:ins w:id="230" w:author="Iris Zhang" w:date="2022-12-26T21:40:00Z">
        <w:r>
          <w:t xml:space="preserve"> nationwide</w:t>
        </w:r>
      </w:ins>
      <w:ins w:id="231" w:author="Iris Zhang" w:date="2022-12-26T21:01:00Z">
        <w:r>
          <w:t xml:space="preserve">, and whether </w:t>
        </w:r>
        <w:r w:rsidRPr="00253287">
          <w:rPr>
            <w:i/>
            <w:iCs/>
            <w:rPrChange w:id="232" w:author="Iris Zhang" w:date="2022-12-26T21:01:00Z">
              <w:rPr/>
            </w:rPrChange>
          </w:rPr>
          <w:t>Shelby v. Holder</w:t>
        </w:r>
        <w:r>
          <w:t xml:space="preserve"> exacerbated this. </w:t>
        </w:r>
      </w:ins>
    </w:p>
    <w:p w14:paraId="6B29A7D4" w14:textId="3C416EA3" w:rsidR="008D3F8E" w:rsidDel="002B31D3" w:rsidRDefault="008D3F8E" w:rsidP="00CF7C95">
      <w:pPr>
        <w:spacing w:line="480" w:lineRule="auto"/>
        <w:ind w:firstLine="720"/>
        <w:rPr>
          <w:del w:id="233" w:author="Iris Zhang" w:date="2022-12-26T22:50:00Z"/>
        </w:rPr>
        <w:pPrChange w:id="234" w:author="Iris Zhang" w:date="2023-01-03T11:01:00Z">
          <w:pPr>
            <w:spacing w:line="360" w:lineRule="auto"/>
            <w:ind w:firstLine="720"/>
          </w:pPr>
        </w:pPrChange>
      </w:pPr>
      <w:del w:id="235" w:author="Iris Zhang" w:date="2022-12-26T22:50:00Z">
        <w:r w:rsidDel="002B31D3">
          <w:delText xml:space="preserve">Research on the implications of policy changes for racial inequality tend to examine </w:delText>
        </w:r>
        <w:r w:rsidDel="006962CB">
          <w:delText>what ha</w:delText>
        </w:r>
      </w:del>
      <w:del w:id="236" w:author="Iris Zhang" w:date="2022-12-26T22:49:00Z">
        <w:r w:rsidDel="006962CB">
          <w:delText>ppens when</w:delText>
        </w:r>
      </w:del>
      <w:del w:id="237" w:author="Iris Zhang" w:date="2022-12-26T22:50:00Z">
        <w:r w:rsidDel="002B31D3">
          <w:delText xml:space="preserve"> a new policy</w:delText>
        </w:r>
        <w:r w:rsidDel="006962CB">
          <w:delText xml:space="preserve"> is put into place</w:delText>
        </w:r>
        <w:r w:rsidDel="002B31D3">
          <w:delText xml:space="preserve">, such as the New Deal and the G.I. Bill </w:delText>
        </w:r>
        <w:r w:rsidDel="002B31D3">
          <w:fldChar w:fldCharType="begin"/>
        </w:r>
        <w:r w:rsidDel="002B31D3">
          <w:delInstrText xml:space="preserve"> ADDIN ZOTERO_ITEM CSL_CITATION {"citationID":"yoGJPkRM","properties":{"formattedCitation":"(Faber 2020)","plainCitation":"(Faber 2020)","noteIndex":0},"citationItems":[{"id":843,"uris":["http://zotero.org/users/9022956/items/JEDIQCSJ"],"itemData":{"id":843,"type":"article-journal","abstract":"The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delInstrText>
        </w:r>
        <w:r w:rsidDel="002B31D3">
          <w:fldChar w:fldCharType="separate"/>
        </w:r>
        <w:r w:rsidDel="002B31D3">
          <w:rPr>
            <w:noProof/>
          </w:rPr>
          <w:delText>(Faber 2020)</w:delText>
        </w:r>
        <w:r w:rsidDel="002B31D3">
          <w:fldChar w:fldCharType="end"/>
        </w:r>
        <w:r w:rsidDel="002B31D3">
          <w:delText xml:space="preserve"> or Ban the Box initiatives </w:delText>
        </w:r>
        <w:r w:rsidDel="002B31D3">
          <w:fldChar w:fldCharType="begin"/>
        </w:r>
        <w:r w:rsidDel="002B31D3">
          <w:delInstrText xml:space="preserve"> ADDIN ZOTERO_ITEM CSL_CITATION {"citationID":"OnQg1gC0","properties":{"formattedCitation":"(Doleac and Hansen 2020)","plainCitation":"(Doleac and Hansen 2020)","noteIndex":0},"citationItems":[{"id":994,"uris":["http://zotero.org/users/9022956/items/HMUTP8DD"],"itemData":{"id":994,"type":"article-journal","abstract":"Jurisdictions across the United States have adopted “ban the box” (BTB) policies preventing employers from asking about job applicants’ criminal records until late in the hiring process. Their goal is to improve employment outcomes for those with criminal records, with a secondary goal of reducing racial disparities in employment. However, removing criminal history information could increase statistical discrimination against demographic groups that include more ex-offenders. We use variation in the timing of BTB policies to test BTB’s effects on employment. We find that BTB policies decrease the probability of employment by 3.4 percentage points (5.1%) for young, low-skilled black men.","container-title":"Journal of Labor Economics","DOI":"10.1086/705880","ISSN":"0734-306X","issue":"2","note":"publisher: The University of Chicago Press","page":"321-374","source":"journals.uchicago.edu (Atypon)","title":"The Unintended Consequences of “Ban the Box”: Statistical Discrimination and Employment Outcomes When Criminal Histories Are Hidden","title-short":"The Unintended Consequences of “Ban the Box”","volume":"38","author":[{"family":"Doleac","given":"Jennifer L."},{"family":"Hansen","given":"Benjamin"}],"issued":{"date-parts":[["2020",4]]}}}],"schema":"https://github.com/citation-style-language/schema/raw/master/csl-citation.json"} </w:delInstrText>
        </w:r>
        <w:r w:rsidDel="002B31D3">
          <w:fldChar w:fldCharType="separate"/>
        </w:r>
        <w:r w:rsidDel="002B31D3">
          <w:rPr>
            <w:noProof/>
          </w:rPr>
          <w:delText>(Doleac and Hansen 2020)</w:delText>
        </w:r>
        <w:r w:rsidDel="002B31D3">
          <w:fldChar w:fldCharType="end"/>
        </w:r>
        <w:r w:rsidDel="002B31D3">
          <w:delText xml:space="preserve">, but the relationship </w:delText>
        </w:r>
      </w:del>
      <w:del w:id="238" w:author="Iris Zhang" w:date="2022-12-26T22:43:00Z">
        <w:r w:rsidDel="00DA35E4">
          <w:delText xml:space="preserve">between </w:delText>
        </w:r>
      </w:del>
      <w:del w:id="239" w:author="Iris Zhang" w:date="2022-12-26T22:50:00Z">
        <w:r w:rsidDel="002B31D3">
          <w:delText xml:space="preserve">removing an existing legal protection and racial inequality is less clear. If an effective law is what prevents racial exclusion, removal of the law would likely result in an increase in those exclusionary practices. </w:delText>
        </w:r>
      </w:del>
      <w:del w:id="240" w:author="Iris Zhang" w:date="2022-12-26T22:49:00Z">
        <w:r w:rsidDel="0061657C">
          <w:fldChar w:fldCharType="begin"/>
        </w:r>
        <w:r w:rsidDel="0061657C">
          <w:delInstrText xml:space="preserve"> ADDIN ZOTERO_ITEM CSL_CITATION {"citationID":"PXSwKRra","properties":{"formattedCitation":"(2019)","plainCitation":"(2019)","noteIndex":0},"citationItems":[{"id":291,"uris":["http://zotero.org/users/9022956/items/98UHFFV3"],"itemData":{"id":291,"type":"article-journal","abstract":"Problem,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delInstrText>
        </w:r>
        <w:r w:rsidDel="0061657C">
          <w:fldChar w:fldCharType="separate"/>
        </w:r>
        <w:r w:rsidDel="0061657C">
          <w:rPr>
            <w:noProof/>
          </w:rPr>
          <w:delText>(2019)</w:delText>
        </w:r>
        <w:r w:rsidDel="0061657C">
          <w:fldChar w:fldCharType="end"/>
        </w:r>
        <w:r w:rsidDel="0061657C">
          <w:delText>du</w:delText>
        </w:r>
      </w:del>
      <w:del w:id="241" w:author="Iris Zhang" w:date="2022-12-26T22:50:00Z">
        <w:r w:rsidDel="002B31D3">
          <w:delText xml:space="preserve">On the other hand, if a law was never effective, its removal </w:delText>
        </w:r>
      </w:del>
      <w:del w:id="242" w:author="Iris Zhang" w:date="2022-12-26T22:49:00Z">
        <w:r w:rsidDel="0061657C">
          <w:delText>would likely</w:delText>
        </w:r>
      </w:del>
      <w:del w:id="243" w:author="Iris Zhang" w:date="2022-12-26T22:50:00Z">
        <w:r w:rsidDel="002B31D3">
          <w:delText xml:space="preserve"> </w:delText>
        </w:r>
      </w:del>
      <w:del w:id="244" w:author="Iris Zhang" w:date="2022-12-26T22:49:00Z">
        <w:r w:rsidDel="0061657C">
          <w:delText>have no effect</w:delText>
        </w:r>
      </w:del>
      <w:del w:id="245" w:author="Iris Zhang" w:date="2022-12-26T22:50:00Z">
        <w:r w:rsidDel="002B31D3">
          <w:delText xml:space="preserve">. </w:delText>
        </w:r>
      </w:del>
      <w:del w:id="246" w:author="Iris Zhang" w:date="2022-12-26T22:49:00Z">
        <w:r w:rsidDel="0061657C">
          <w:delText xml:space="preserve">Laws can also become ingrained norms, such that compliance would plausibly persist even after removal because it is norms, not law, that drive behavior </w:delText>
        </w:r>
        <w:r w:rsidDel="0061657C">
          <w:fldChar w:fldCharType="begin"/>
        </w:r>
        <w:r w:rsidDel="0061657C">
          <w:delInstrText xml:space="preserve"> ADDIN ZOTERO_ITEM CSL_CITATION {"citationID":"hMrCZXkY","properties":{"formattedCitation":"(Hirsh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delInstrText>
        </w:r>
        <w:r w:rsidDel="0061657C">
          <w:fldChar w:fldCharType="separate"/>
        </w:r>
        <w:r w:rsidDel="0061657C">
          <w:rPr>
            <w:noProof/>
          </w:rPr>
          <w:delText>(Hirsh 2009)</w:delText>
        </w:r>
        <w:r w:rsidDel="0061657C">
          <w:fldChar w:fldCharType="end"/>
        </w:r>
        <w:r w:rsidDel="0061657C">
          <w:delText xml:space="preserve">. </w:delText>
        </w:r>
      </w:del>
    </w:p>
    <w:p w14:paraId="36BD4E96" w14:textId="26C1A8D9" w:rsidR="008D3F8E" w:rsidRDefault="008D3F8E" w:rsidP="00CF7C95">
      <w:pPr>
        <w:spacing w:line="480" w:lineRule="auto"/>
        <w:ind w:firstLine="720"/>
        <w:pPrChange w:id="247" w:author="Iris Zhang" w:date="2023-01-03T11:01:00Z">
          <w:pPr>
            <w:spacing w:line="360" w:lineRule="auto"/>
            <w:ind w:firstLine="720"/>
          </w:pPr>
        </w:pPrChange>
      </w:pPr>
      <w:r>
        <w:t xml:space="preserve">In this paper, I investigate whether and how annexations affect minority racial composition in over 15,000 places in the United States between 2000 to 2020, covering all 41 states that have annexable land, and how these trends changed in relation to the </w:t>
      </w:r>
      <w:r w:rsidRPr="00BF03FF">
        <w:rPr>
          <w:i/>
          <w:iCs/>
        </w:rPr>
        <w:t xml:space="preserve">Shelby </w:t>
      </w:r>
      <w:r>
        <w:t>ruling.</w:t>
      </w:r>
      <w:r>
        <w:rPr>
          <w:rStyle w:val="EndnoteReference"/>
        </w:rPr>
        <w:endnoteReference w:id="3"/>
      </w:r>
      <w:r>
        <w:t xml:space="preserve"> Using difference-in-differences regression models, I first compare the probability for municipalities to conduct annexations before and after </w:t>
      </w:r>
      <w:r w:rsidRPr="00D76038">
        <w:rPr>
          <w:i/>
          <w:iCs/>
        </w:rPr>
        <w:t>Shelby</w:t>
      </w:r>
      <w:r w:rsidRPr="00184E9E">
        <w:t>,</w:t>
      </w:r>
      <w:r>
        <w:t xml:space="preserve"> and then examine whether annexations result in greater racial minority population share decreases after </w:t>
      </w:r>
      <w:r w:rsidRPr="00B86925">
        <w:rPr>
          <w:i/>
          <w:iCs/>
        </w:rPr>
        <w:t>Shelby</w:t>
      </w:r>
      <w:r>
        <w:t xml:space="preserve">. Based on my findings, </w:t>
      </w:r>
      <w:ins w:id="248" w:author="Iris Zhang" w:date="2022-12-26T22:51:00Z">
        <w:r>
          <w:t>ending</w:t>
        </w:r>
      </w:ins>
      <w:del w:id="249" w:author="Iris Zhang" w:date="2022-12-26T22:51:00Z">
        <w:r w:rsidDel="002B31D3">
          <w:delText>removal of</w:delText>
        </w:r>
      </w:del>
      <w:r>
        <w:t xml:space="preserve"> federal oversight of municipal annexations has not resulted in a drastic increase in </w:t>
      </w:r>
      <w:ins w:id="250" w:author="Iris Zhang" w:date="2022-12-26T23:10:00Z">
        <w:r>
          <w:t xml:space="preserve">previously covered </w:t>
        </w:r>
      </w:ins>
      <w:r>
        <w:t>municipalities wielding annexations to suppress non-White population growth—at least not immediately so in the 6 years after.</w:t>
      </w:r>
      <w:ins w:id="251" w:author="Iris Zhang" w:date="2022-12-26T23:10:00Z">
        <w:r>
          <w:t xml:space="preserve"> </w:t>
        </w:r>
      </w:ins>
      <w:ins w:id="252" w:author="Iris Zhang" w:date="2022-12-27T11:06:00Z">
        <w:r>
          <w:t>T</w:t>
        </w:r>
      </w:ins>
      <w:ins w:id="253" w:author="Iris Zhang" w:date="2022-12-26T23:12:00Z">
        <w:r>
          <w:t>hese finding</w:t>
        </w:r>
      </w:ins>
      <w:ins w:id="254" w:author="Iris Zhang" w:date="2022-12-26T23:13:00Z">
        <w:r>
          <w:t xml:space="preserve">s may be partially explained by the </w:t>
        </w:r>
      </w:ins>
      <w:ins w:id="255" w:author="Iris Zhang" w:date="2022-12-26T23:15:00Z">
        <w:r>
          <w:t xml:space="preserve">striking trends </w:t>
        </w:r>
      </w:ins>
      <w:ins w:id="256" w:author="Iris Zhang" w:date="2022-12-27T11:06:00Z">
        <w:r>
          <w:t>of</w:t>
        </w:r>
      </w:ins>
      <w:ins w:id="257" w:author="Iris Zhang" w:date="2022-12-26T23:15:00Z">
        <w:r>
          <w:t xml:space="preserve"> Black-diluting and White-increasing municipal annexations in covered municipalities </w:t>
        </w:r>
      </w:ins>
      <w:ins w:id="258" w:author="Iris Zhang" w:date="2022-12-27T11:06:00Z">
        <w:r>
          <w:t xml:space="preserve">even </w:t>
        </w:r>
      </w:ins>
      <w:ins w:id="259" w:author="Iris Zhang" w:date="2022-12-26T23:13:00Z">
        <w:r>
          <w:t>pre-</w:t>
        </w:r>
        <w:r w:rsidRPr="005812D2">
          <w:rPr>
            <w:i/>
            <w:iCs/>
            <w:rPrChange w:id="260" w:author="Iris Zhang" w:date="2022-12-26T23:13:00Z">
              <w:rPr/>
            </w:rPrChange>
          </w:rPr>
          <w:t>Shelby</w:t>
        </w:r>
        <w:r>
          <w:t xml:space="preserve">. </w:t>
        </w:r>
      </w:ins>
      <w:ins w:id="261" w:author="Iris Zhang" w:date="2022-12-27T11:06:00Z">
        <w:r>
          <w:t>Perplexingly</w:t>
        </w:r>
      </w:ins>
      <w:ins w:id="262" w:author="Iris Zhang" w:date="2022-12-26T23:11:00Z">
        <w:r>
          <w:t xml:space="preserve">, </w:t>
        </w:r>
      </w:ins>
      <w:ins w:id="263" w:author="Iris Zhang" w:date="2022-12-26T23:20:00Z">
        <w:r>
          <w:t xml:space="preserve">never-covered municipalities </w:t>
        </w:r>
      </w:ins>
      <w:ins w:id="264" w:author="Iris Zhang" w:date="2022-12-26T23:21:00Z">
        <w:r>
          <w:t>conduct annexations</w:t>
        </w:r>
      </w:ins>
      <w:ins w:id="265" w:author="Iris Zhang" w:date="2022-12-27T11:07:00Z">
        <w:r>
          <w:t xml:space="preserve"> </w:t>
        </w:r>
      </w:ins>
      <w:ins w:id="266" w:author="Iris Zhang" w:date="2022-12-26T23:21:00Z">
        <w:r>
          <w:t>favoring non-Black minority residents</w:t>
        </w:r>
      </w:ins>
      <w:ins w:id="267" w:author="Iris Zhang" w:date="2022-12-26T23:22:00Z">
        <w:r>
          <w:t xml:space="preserve"> after </w:t>
        </w:r>
        <w:r w:rsidRPr="00C42A58">
          <w:rPr>
            <w:i/>
            <w:iCs/>
            <w:rPrChange w:id="268" w:author="Iris Zhang" w:date="2022-12-26T23:22:00Z">
              <w:rPr/>
            </w:rPrChange>
          </w:rPr>
          <w:t>Shelby</w:t>
        </w:r>
        <w:r>
          <w:t>, which diverges from the</w:t>
        </w:r>
      </w:ins>
      <w:ins w:id="269" w:author="Iris Zhang" w:date="2022-12-26T23:23:00Z">
        <w:r>
          <w:t>ir pre-</w:t>
        </w:r>
        <w:r w:rsidRPr="00717F02">
          <w:rPr>
            <w:i/>
            <w:iCs/>
            <w:rPrChange w:id="270" w:author="Iris Zhang" w:date="2022-12-26T23:24:00Z">
              <w:rPr/>
            </w:rPrChange>
          </w:rPr>
          <w:t>Shelby</w:t>
        </w:r>
        <w:r>
          <w:t xml:space="preserve"> trend and from previously </w:t>
        </w:r>
      </w:ins>
      <w:ins w:id="271" w:author="Iris Zhang" w:date="2022-12-26T23:22:00Z">
        <w:r>
          <w:t>covered municipalities</w:t>
        </w:r>
      </w:ins>
      <w:ins w:id="272" w:author="Iris Zhang" w:date="2022-12-26T23:21:00Z">
        <w:r>
          <w:t xml:space="preserve">. </w:t>
        </w:r>
      </w:ins>
    </w:p>
    <w:p w14:paraId="3A251CCA" w14:textId="620B2CBC" w:rsidR="008D3F8E" w:rsidDel="00696250" w:rsidRDefault="008D3F8E" w:rsidP="00CF7C95">
      <w:pPr>
        <w:spacing w:line="480" w:lineRule="auto"/>
        <w:ind w:firstLine="720"/>
        <w:rPr>
          <w:del w:id="273" w:author="Iris Zhang" w:date="2022-12-19T21:10:00Z"/>
        </w:rPr>
        <w:pPrChange w:id="274" w:author="Iris Zhang" w:date="2023-01-03T11:01:00Z">
          <w:pPr>
            <w:spacing w:line="360" w:lineRule="auto"/>
            <w:ind w:firstLine="720"/>
          </w:pPr>
        </w:pPrChange>
      </w:pPr>
      <w:ins w:id="275" w:author="Iris Zhang" w:date="2022-12-27T12:15:00Z">
        <w:r>
          <w:t>Complicating</w:t>
        </w:r>
      </w:ins>
      <w:ins w:id="276" w:author="Iris Zhang" w:date="2022-12-26T23:17:00Z">
        <w:r>
          <w:t xml:space="preserve"> prior research showing Section </w:t>
        </w:r>
      </w:ins>
      <w:ins w:id="277" w:author="Iris Zhang" w:date="2022-12-27T10:57:00Z">
        <w:r>
          <w:t xml:space="preserve">4 and </w:t>
        </w:r>
      </w:ins>
      <w:ins w:id="278" w:author="Iris Zhang" w:date="2022-12-26T23:17:00Z">
        <w:r>
          <w:t xml:space="preserve">5’s effectiveness at </w:t>
        </w:r>
      </w:ins>
      <w:ins w:id="279" w:author="Iris Zhang" w:date="2022-12-27T11:37:00Z">
        <w:r>
          <w:t xml:space="preserve">boosting Black and Latino political representation on city councils </w:t>
        </w:r>
      </w:ins>
      <w:ins w:id="280" w:author="Iris Zhang" w:date="2022-12-26T23:17:00Z">
        <w:r>
          <w:t>pre-</w:t>
        </w:r>
        <w:r w:rsidRPr="00C76A48">
          <w:rPr>
            <w:i/>
            <w:iCs/>
            <w:rPrChange w:id="281" w:author="Iris Zhang" w:date="2022-12-26T23:17:00Z">
              <w:rPr/>
            </w:rPrChange>
          </w:rPr>
          <w:t>Shelby</w:t>
        </w:r>
        <w:r>
          <w:t xml:space="preserve"> </w:t>
        </w:r>
      </w:ins>
      <w:r w:rsidR="00125118">
        <w:fldChar w:fldCharType="begin"/>
      </w:r>
      <w:r w:rsidR="00125118">
        <w:instrText xml:space="preserve"> ADDIN ZOTERO_ITEM CSL_CITATION {"citationID":"zA94qWWW","properties":{"formattedCitation":"(Shah, Marschall, and Ruhil 2013; Sass and Mehay 1995)","plainCitation":"(Shah, Marschall, and Ruhil 2013; Sass and Mehay 1995)","noteIndex":0},"citationItems":[{"id":1211,"uris":["http://zotero.org/users/9022956/items/RVAVKZRC"],"itemData":{"id":1211,"type":"article-journal","abstract":"Sound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L."}],"issued":{"date-parts":[["1995",10]]}}}],"schema":"https://github.com/citation-style-language/schema/raw/master/csl-citation.json"} </w:instrText>
      </w:r>
      <w:r w:rsidR="00125118">
        <w:fldChar w:fldCharType="separate"/>
      </w:r>
      <w:r w:rsidR="00125118">
        <w:rPr>
          <w:noProof/>
        </w:rPr>
        <w:t>(Shah, Marschall, and Ruhil 2013; Sass and Mehay 1995)</w:t>
      </w:r>
      <w:r w:rsidR="00125118">
        <w:fldChar w:fldCharType="end"/>
      </w:r>
      <w:ins w:id="282" w:author="Iris Zhang" w:date="2022-12-26T23:17:00Z">
        <w:r>
          <w:t xml:space="preserve">, </w:t>
        </w:r>
      </w:ins>
      <w:ins w:id="283" w:author="Iris Zhang" w:date="2022-12-27T12:15:00Z">
        <w:r>
          <w:t>my findings</w:t>
        </w:r>
      </w:ins>
      <w:ins w:id="284" w:author="Iris Zhang" w:date="2022-12-26T23:18:00Z">
        <w:r>
          <w:t xml:space="preserve"> </w:t>
        </w:r>
      </w:ins>
      <w:del w:id="285" w:author="Iris Zhang" w:date="2022-12-19T20:51:00Z">
        <w:r w:rsidDel="00A45078">
          <w:delText>However, the</w:delText>
        </w:r>
      </w:del>
      <w:del w:id="286" w:author="Iris Zhang" w:date="2022-12-26T23:18:00Z">
        <w:r w:rsidDel="00C76A48">
          <w:delText xml:space="preserve"> reason for </w:delText>
        </w:r>
      </w:del>
      <w:del w:id="287" w:author="Iris Zhang" w:date="2022-12-19T20:51:00Z">
        <w:r w:rsidDel="00A45078">
          <w:delText xml:space="preserve">this </w:delText>
        </w:r>
      </w:del>
      <w:del w:id="288" w:author="Iris Zhang" w:date="2022-12-26T23:18:00Z">
        <w:r w:rsidDel="00C76A48">
          <w:delText xml:space="preserve">is unlikely to be because </w:delText>
        </w:r>
      </w:del>
      <w:del w:id="289" w:author="Iris Zhang" w:date="2022-12-19T20:51:00Z">
        <w:r w:rsidDel="00A45078">
          <w:delText>minority voter suppression no longer exists</w:delText>
        </w:r>
      </w:del>
      <w:del w:id="290" w:author="Iris Zhang" w:date="2022-12-26T23:18:00Z">
        <w:r w:rsidDel="00C76A48">
          <w:delText>, as argued by Chief Justice John Roberts in his concurring opinion (</w:delText>
        </w:r>
        <w:r w:rsidRPr="00A62B98" w:rsidDel="00C76A48">
          <w:rPr>
            <w:i/>
            <w:iCs/>
          </w:rPr>
          <w:delText>Shelby v. Holder</w:delText>
        </w:r>
        <w:r w:rsidDel="00C76A48">
          <w:delText xml:space="preserve"> 2013)</w:delText>
        </w:r>
      </w:del>
      <w:del w:id="291" w:author="Iris Zhang" w:date="2022-12-19T20:51:00Z">
        <w:r w:rsidDel="00A45078">
          <w:delText xml:space="preserve">, but because Section 5 was not successful at preventing annexations resulting in racial dilution even when it was in effect. Additionally, the proliferation of other minority voter suppression tactics after </w:delText>
        </w:r>
        <w:r w:rsidRPr="001839A5" w:rsidDel="00A45078">
          <w:rPr>
            <w:i/>
            <w:iCs/>
          </w:rPr>
          <w:delText>Shelby</w:delText>
        </w:r>
        <w:r w:rsidDel="00A45078">
          <w:delText xml:space="preserve"> like voter ID laws, registration purges, and polling place changes </w:delText>
        </w:r>
        <w:r w:rsidDel="00A45078">
          <w:fldChar w:fldCharType="begin"/>
        </w:r>
        <w:r w:rsidDel="00A45078">
          <w:delInstrText xml:space="preserve"> ADDIN ZOTERO_ITEM CSL_CITATION {"citationID":"76TK0pVA","properties":{"formattedCitation":"(Brater et al. 2018; Feder and Miller 2020; Hardy 2020; Levine, Pratheek, and Vasilogambros 2020)","plainCitation":"(Brater et al. 2018; Feder and Miller 2020; Hardy 2020; Levine, Pratheek, and Vasilogambros 2020)","noteIndex":0},"citationItems":[{"id":1038,"uris":["http://zotero.org/users/9022956/items/MZV3UFN6"],"itemData":{"id":1038,"type":"report","abstract":"A new national data release that will help journalists and researchers analyze polling place accessibility was released Tuesday.","language":"en-US","publisher":"Center for Public Integrity","title":"National data release sheds light on past polling place changes","URL":"http://publicintegrity.org/politics/elections/ballotboxbarriers/data-release-sheds-light-on-past-polling-place-changes/","author":[{"family":"Levine","given":"Carrie"},{"family":"Pratheek","given":"Rebala"},{"family":"Vasilogambros","given":"Matt"}],"accessed":{"date-parts":[["2022",9,14]]},"issued":{"date-parts":[["2020",9,20]]}},"label":"page"},{"id":974,"uris":["http://zotero.org/users/9022956/items/IH7Q6B7L"],"itemData":{"id":974,"type":"report","language":"en","publisher":"Brennan Center for Justice","title":"Purges: A Growing Threat to the Right to Vote","title-short":"Purges","URL":"https://www.brennancenter.org/our-work/research-reports/purges-growing-threat-right-vote","author":[{"family":"Brater","given":"Jonathan"},{"family":"Morris","given":"Kevin T."},{"family":"Pérez","given":"Myrna"},{"family":"Deluzio","given":"Christopher"}],"accessed":{"date-parts":[["2022",8,23]]},"issued":{"date-parts":[["2018",7,20]]}}},{"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Post-Shelby","volume":"71","author":[{"family":"Hardy","given":"Lydia"}],"issued":{"date-parts":[["2020"]]}}}],"schema":"https://github.com/citation-style-language/schema/raw/master/csl-citation.json"} </w:delInstrText>
        </w:r>
        <w:r w:rsidDel="00A45078">
          <w:fldChar w:fldCharType="separate"/>
        </w:r>
        <w:r w:rsidDel="00A45078">
          <w:rPr>
            <w:noProof/>
          </w:rPr>
          <w:delText>(Brater et al. 2018; Feder and Miller 2020; Hardy 2020; Levine, Pratheek, and Vasilogambros 2020)</w:delText>
        </w:r>
        <w:r w:rsidDel="00A45078">
          <w:fldChar w:fldCharType="end"/>
        </w:r>
        <w:r w:rsidDel="00A45078">
          <w:delText xml:space="preserve"> suggests that </w:delText>
        </w:r>
      </w:del>
      <w:ins w:id="292" w:author="Iris Zhang" w:date="2022-12-19T21:06:00Z">
        <w:r>
          <w:t xml:space="preserve">suggest that </w:t>
        </w:r>
      </w:ins>
      <w:ins w:id="293" w:author="Iris Zhang" w:date="2022-12-19T21:08:00Z">
        <w:r>
          <w:t xml:space="preserve">Sections 4 and 5 were not effective at </w:t>
        </w:r>
      </w:ins>
      <w:ins w:id="294" w:author="Iris Zhang" w:date="2022-12-26T23:18:00Z">
        <w:r>
          <w:t xml:space="preserve">preventing minority-diluting municipal annexations </w:t>
        </w:r>
      </w:ins>
      <w:ins w:id="295" w:author="Iris Zhang" w:date="2022-12-26T22:52:00Z">
        <w:r>
          <w:t>specifically</w:t>
        </w:r>
      </w:ins>
      <w:ins w:id="296" w:author="Iris Zhang" w:date="2022-12-26T23:18:00Z">
        <w:r>
          <w:t xml:space="preserve">. </w:t>
        </w:r>
      </w:ins>
      <w:ins w:id="297" w:author="Iris Zhang" w:date="2022-12-26T23:19:00Z">
        <w:r>
          <w:t>M</w:t>
        </w:r>
      </w:ins>
      <w:ins w:id="298" w:author="Iris Zhang" w:date="2022-12-19T21:09:00Z">
        <w:r>
          <w:t xml:space="preserve">ore research is needed </w:t>
        </w:r>
      </w:ins>
      <w:ins w:id="299" w:author="Iris Zhang" w:date="2022-12-26T22:54:00Z">
        <w:r>
          <w:t xml:space="preserve">to </w:t>
        </w:r>
      </w:ins>
      <w:ins w:id="300" w:author="Iris Zhang" w:date="2022-12-27T10:57:00Z">
        <w:r>
          <w:t xml:space="preserve">better </w:t>
        </w:r>
      </w:ins>
      <w:ins w:id="301" w:author="Iris Zhang" w:date="2022-12-26T22:54:00Z">
        <w:r>
          <w:t>explain th</w:t>
        </w:r>
      </w:ins>
      <w:ins w:id="302" w:author="Iris Zhang" w:date="2022-12-27T10:57:00Z">
        <w:r>
          <w:t>is</w:t>
        </w:r>
      </w:ins>
      <w:ins w:id="303" w:author="Iris Zhang" w:date="2022-12-26T22:54:00Z">
        <w:r>
          <w:t xml:space="preserve"> selective effective</w:t>
        </w:r>
      </w:ins>
      <w:ins w:id="304" w:author="Iris Zhang" w:date="2022-12-26T23:19:00Z">
        <w:r>
          <w:t>nes</w:t>
        </w:r>
      </w:ins>
      <w:ins w:id="305" w:author="Iris Zhang" w:date="2022-12-26T22:54:00Z">
        <w:r>
          <w:t>s of the VRA</w:t>
        </w:r>
      </w:ins>
      <w:ins w:id="306" w:author="Iris Zhang" w:date="2022-12-26T23:19:00Z">
        <w:r>
          <w:t xml:space="preserve"> and the unexpected divergence between covered and uncovered municipalities after </w:t>
        </w:r>
        <w:r w:rsidRPr="00C76A48">
          <w:rPr>
            <w:i/>
            <w:iCs/>
            <w:rPrChange w:id="307" w:author="Iris Zhang" w:date="2022-12-26T23:19:00Z">
              <w:rPr/>
            </w:rPrChange>
          </w:rPr>
          <w:t>Shelby</w:t>
        </w:r>
      </w:ins>
      <w:ins w:id="308" w:author="Iris Zhang" w:date="2022-12-19T21:10:00Z">
        <w:r>
          <w:t xml:space="preserve">. </w:t>
        </w:r>
      </w:ins>
      <w:del w:id="309" w:author="Iris Zhang" w:date="2022-12-19T20:52:00Z">
        <w:r w:rsidDel="00A45078">
          <w:delText xml:space="preserve">minority voter suppression is cause for ongoing scrutiny. </w:delText>
        </w:r>
      </w:del>
    </w:p>
    <w:p w14:paraId="0D9367A8" w14:textId="56D989EF" w:rsidR="008D3F8E" w:rsidRDefault="008D3F8E" w:rsidP="00CF7C95">
      <w:pPr>
        <w:spacing w:line="480" w:lineRule="auto"/>
        <w:ind w:firstLine="720"/>
        <w:pPrChange w:id="310" w:author="Iris Zhang" w:date="2023-01-03T11:01:00Z">
          <w:pPr>
            <w:spacing w:line="360" w:lineRule="auto"/>
            <w:ind w:firstLine="720"/>
          </w:pPr>
        </w:pPrChange>
      </w:pPr>
      <w:r>
        <w:t xml:space="preserve">This study contributes to research on administrative boundaries as a source of racial inequality, the limitations of regulations in preventing racial exclusion, and the enduring bright Black/non-Black racial boundary. </w:t>
      </w:r>
      <w:moveFromRangeStart w:id="311" w:author="Iris Zhang" w:date="2022-12-19T21:11:00Z" w:name="move122376687"/>
      <w:moveFrom w:id="312" w:author="Iris Zhang" w:date="2022-12-19T21:11:00Z">
        <w:r w:rsidDel="00696250">
          <w:t xml:space="preserve">First, I highlight the importance of an understudied method through which municipalities can shape their racial composition, which has implications for macro-segregation </w:t>
        </w:r>
        <w:r w:rsidDel="00696250">
          <w:fldChar w:fldCharType="begin"/>
        </w:r>
        <w:r w:rsidDel="00696250">
          <w: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Del="00696250">
          <w:fldChar w:fldCharType="separate"/>
        </w:r>
        <w:r w:rsidDel="00696250">
          <w:rPr>
            <w:noProof/>
          </w:rPr>
          <w:t>(Lichter et al. 2015)</w:t>
        </w:r>
        <w:r w:rsidDel="00696250">
          <w:fldChar w:fldCharType="end"/>
        </w:r>
        <w:r w:rsidDel="00696250">
          <w:t xml:space="preserve">. I echo other research showing that place matters and the importance of centering municipal practices in understanding racial inequality </w:t>
        </w:r>
        <w:r w:rsidDel="00696250">
          <w:fldChar w:fldCharType="begin"/>
        </w:r>
        <w:r w:rsidDel="00696250">
          <w: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Del="00696250">
          <w:fldChar w:fldCharType="separate"/>
        </w:r>
        <w:r w:rsidDel="00696250">
          <w:rPr>
            <w:noProof/>
          </w:rPr>
          <w:t>(Judd 2005; Lichter et al. 2015; Trounstine 2009)</w:t>
        </w:r>
        <w:r w:rsidDel="00696250">
          <w:fldChar w:fldCharType="end"/>
        </w:r>
        <w:r w:rsidDel="00696250">
          <w:t xml:space="preserve">. Second, I provide empirical evidence that Section 5 was limited in effectiveness against strategic annexations used to dilute minority voting power across the country. Finally, I show significant differences in outcomes for Black versus non-Black racial minority groups in the process of annexation that signal persistent Black exceptionalism in residential racial discrimination </w:t>
        </w:r>
        <w:r w:rsidDel="00696250">
          <w:fldChar w:fldCharType="begin"/>
        </w:r>
        <w:r w:rsidDel="00696250">
          <w:instrText xml:space="preserve"> ADDIN ZOTERO_ITEM CSL_CITATION {"citationID":"fZquzqBW","properties":{"formattedCitation":"(Parisi,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Del="00696250">
          <w:fldChar w:fldCharType="separate"/>
        </w:r>
        <w:r w:rsidDel="00696250">
          <w:rPr>
            <w:noProof/>
          </w:rPr>
          <w:t>(Parisi, Lichter, and Taquino 2011)</w:t>
        </w:r>
        <w:r w:rsidDel="00696250">
          <w:fldChar w:fldCharType="end"/>
        </w:r>
        <w:r w:rsidDel="00696250">
          <w:t xml:space="preserve">. </w:t>
        </w:r>
      </w:moveFrom>
      <w:moveFromRangeEnd w:id="311"/>
    </w:p>
    <w:p w14:paraId="725AA625" w14:textId="77777777" w:rsidR="008D3F8E" w:rsidRDefault="008D3F8E" w:rsidP="00CF7C95">
      <w:pPr>
        <w:spacing w:line="480" w:lineRule="auto"/>
        <w:ind w:firstLine="720"/>
        <w:pPrChange w:id="313" w:author="Iris Zhang" w:date="2023-01-03T11:01:00Z">
          <w:pPr>
            <w:spacing w:line="360" w:lineRule="auto"/>
            <w:ind w:firstLine="720"/>
          </w:pPr>
        </w:pPrChange>
      </w:pPr>
    </w:p>
    <w:p w14:paraId="28C4907F" w14:textId="32A81AF7" w:rsidR="008D3F8E" w:rsidDel="00EE10DD" w:rsidRDefault="008D3F8E" w:rsidP="00CF7C95">
      <w:pPr>
        <w:spacing w:line="480" w:lineRule="auto"/>
        <w:rPr>
          <w:del w:id="314" w:author="Iris Zhang" w:date="2023-01-03T11:01:00Z"/>
          <w:b/>
          <w:bCs/>
        </w:rPr>
        <w:pPrChange w:id="315" w:author="Iris Zhang" w:date="2023-01-03T11:01:00Z">
          <w:pPr>
            <w:spacing w:line="360" w:lineRule="auto"/>
          </w:pPr>
        </w:pPrChange>
      </w:pPr>
      <w:del w:id="316" w:author="Iris Zhang" w:date="2022-12-27T19:03:00Z">
        <w:r w:rsidRPr="008F6D2C" w:rsidDel="004B0505">
          <w:rPr>
            <w:b/>
            <w:bCs/>
          </w:rPr>
          <w:delText xml:space="preserve">Background </w:delText>
        </w:r>
      </w:del>
      <w:ins w:id="317" w:author="Iris Zhang" w:date="2022-12-27T19:03:00Z">
        <w:r w:rsidR="004B0505">
          <w:rPr>
            <w:b/>
            <w:bCs/>
          </w:rPr>
          <w:t>BACKGROUND</w:t>
        </w:r>
      </w:ins>
    </w:p>
    <w:p w14:paraId="39C07CC8" w14:textId="77777777" w:rsidR="008D3F8E" w:rsidRDefault="008D3F8E" w:rsidP="00CF7C95">
      <w:pPr>
        <w:spacing w:line="480" w:lineRule="auto"/>
        <w:rPr>
          <w:b/>
          <w:bCs/>
        </w:rPr>
        <w:pPrChange w:id="318" w:author="Iris Zhang" w:date="2023-01-03T11:01:00Z">
          <w:pPr>
            <w:spacing w:line="360" w:lineRule="auto"/>
          </w:pPr>
        </w:pPrChange>
      </w:pPr>
    </w:p>
    <w:p w14:paraId="1824B3D0" w14:textId="0DFADD98" w:rsidR="008D3F8E" w:rsidRPr="004B0505" w:rsidRDefault="008D3F8E" w:rsidP="00CF7C95">
      <w:pPr>
        <w:spacing w:line="480" w:lineRule="auto"/>
        <w:rPr>
          <w:b/>
          <w:bCs/>
          <w:rPrChange w:id="319" w:author="Iris Zhang" w:date="2022-12-27T19:03:00Z">
            <w:rPr/>
          </w:rPrChange>
        </w:rPr>
        <w:pPrChange w:id="320" w:author="Iris Zhang" w:date="2023-01-03T11:01:00Z">
          <w:pPr>
            <w:spacing w:line="360" w:lineRule="auto"/>
          </w:pPr>
        </w:pPrChange>
      </w:pPr>
      <w:r w:rsidRPr="004B0505">
        <w:rPr>
          <w:b/>
          <w:bCs/>
          <w:rPrChange w:id="321" w:author="Iris Zhang" w:date="2022-12-27T19:03:00Z">
            <w:rPr>
              <w:i/>
              <w:iCs/>
            </w:rPr>
          </w:rPrChange>
        </w:rPr>
        <w:t xml:space="preserve">Federal </w:t>
      </w:r>
      <w:ins w:id="322" w:author="Iris Zhang" w:date="2023-01-03T11:02:00Z">
        <w:r w:rsidR="00EE10DD">
          <w:rPr>
            <w:b/>
            <w:bCs/>
          </w:rPr>
          <w:t>O</w:t>
        </w:r>
      </w:ins>
      <w:del w:id="323" w:author="Iris Zhang" w:date="2023-01-03T11:02:00Z">
        <w:r w:rsidRPr="004B0505" w:rsidDel="00EE10DD">
          <w:rPr>
            <w:b/>
            <w:bCs/>
            <w:rPrChange w:id="324" w:author="Iris Zhang" w:date="2022-12-27T19:03:00Z">
              <w:rPr>
                <w:i/>
                <w:iCs/>
              </w:rPr>
            </w:rPrChange>
          </w:rPr>
          <w:delText>o</w:delText>
        </w:r>
      </w:del>
      <w:r w:rsidRPr="004B0505">
        <w:rPr>
          <w:b/>
          <w:bCs/>
          <w:rPrChange w:id="325" w:author="Iris Zhang" w:date="2022-12-27T19:03:00Z">
            <w:rPr>
              <w:i/>
              <w:iCs/>
            </w:rPr>
          </w:rPrChange>
        </w:rPr>
        <w:t xml:space="preserve">versight </w:t>
      </w:r>
      <w:del w:id="326" w:author="Iris Zhang" w:date="2023-01-03T11:02:00Z">
        <w:r w:rsidRPr="004B0505" w:rsidDel="00EE10DD">
          <w:rPr>
            <w:b/>
            <w:bCs/>
            <w:rPrChange w:id="327" w:author="Iris Zhang" w:date="2022-12-27T19:03:00Z">
              <w:rPr>
                <w:i/>
                <w:iCs/>
              </w:rPr>
            </w:rPrChange>
          </w:rPr>
          <w:delText xml:space="preserve">and </w:delText>
        </w:r>
      </w:del>
      <w:ins w:id="328" w:author="Iris Zhang" w:date="2023-01-03T11:02:00Z">
        <w:r w:rsidR="00EE10DD">
          <w:rPr>
            <w:b/>
            <w:bCs/>
          </w:rPr>
          <w:t>Through</w:t>
        </w:r>
        <w:r w:rsidR="00EE10DD" w:rsidRPr="004B0505">
          <w:rPr>
            <w:b/>
            <w:bCs/>
            <w:rPrChange w:id="329" w:author="Iris Zhang" w:date="2022-12-27T19:03:00Z">
              <w:rPr>
                <w:i/>
                <w:iCs/>
              </w:rPr>
            </w:rPrChange>
          </w:rPr>
          <w:t xml:space="preserve"> </w:t>
        </w:r>
      </w:ins>
      <w:r w:rsidRPr="004B0505">
        <w:rPr>
          <w:b/>
          <w:bCs/>
          <w:rPrChange w:id="330" w:author="Iris Zhang" w:date="2022-12-27T19:03:00Z">
            <w:rPr>
              <w:i/>
              <w:iCs/>
            </w:rPr>
          </w:rPrChange>
        </w:rPr>
        <w:t>Section 5 Preclearance</w:t>
      </w:r>
    </w:p>
    <w:p w14:paraId="5312FF97" w14:textId="291BF199" w:rsidR="008D3F8E" w:rsidDel="00432BC7" w:rsidRDefault="008D3F8E" w:rsidP="00CF7C95">
      <w:pPr>
        <w:spacing w:line="480" w:lineRule="auto"/>
        <w:rPr>
          <w:del w:id="331" w:author="Iris Zhang" w:date="2022-12-27T19:19:00Z"/>
        </w:rPr>
        <w:pPrChange w:id="332" w:author="Iris Zhang" w:date="2023-01-03T11:01:00Z">
          <w:pPr>
            <w:spacing w:line="360" w:lineRule="auto"/>
          </w:pPr>
        </w:pPrChange>
      </w:pPr>
      <w:del w:id="333" w:author="Iris Zhang" w:date="2022-12-27T19:19:00Z">
        <w:r w:rsidDel="00432BC7">
          <w:delText xml:space="preserve">While local governments are responsible for the vast majority of the type of day-to-day policymaking that influence people’s lives </w:delText>
        </w:r>
        <w:r w:rsidDel="00432BC7">
          <w:fldChar w:fldCharType="begin"/>
        </w:r>
        <w:r w:rsidDel="00432BC7">
          <w:delInstrText xml:space="preserve"> ADDIN ZOTERO_ITEM CSL_CITATION {"citationID":"Z254kFZa","properties":{"formattedCitation":"(Trounstine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delInstrText>
        </w:r>
        <w:r w:rsidDel="00432BC7">
          <w:fldChar w:fldCharType="separate"/>
        </w:r>
        <w:r w:rsidDel="00432BC7">
          <w:rPr>
            <w:noProof/>
          </w:rPr>
          <w:delText>(Trounstine 2009)</w:delText>
        </w:r>
        <w:r w:rsidDel="00432BC7">
          <w:fldChar w:fldCharType="end"/>
        </w:r>
        <w:r w:rsidDel="00432BC7">
          <w:delText xml:space="preserve">, federal policymaking undeniably shapes the racial geography of places </w:delText>
        </w:r>
        <w:r w:rsidDel="00432BC7">
          <w:fldChar w:fldCharType="begin"/>
        </w:r>
        <w:r w:rsidDel="00432BC7">
          <w:delInstrText xml:space="preserve"> ADDIN ZOTERO_ITEM CSL_CITATION {"citationID":"QnPmhCKV","properties":{"formattedCitation":"(Faber 2020; Rothstein 2017)","plainCitation":"(Faber 2020; Rothstein 2017)","noteIndex":0},"citationItems":[{"id":843,"uris":["http://zotero.org/users/9022956/items/JEDIQCSJ"],"itemData":{"id":843,"type":"article-journal","abstract":"The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W."}],"issued":{"date-parts":[["2020",10,1]]}}},{"id":841,"uris":["http://zotero.org/users/9022956/items/UEE4NLHX"],"itemData":{"id":841,"type":"book","abstract":"New York Times Bestseller - Notable Book of the Year - Editors' Choice Selection One of Bill Gates' \"Amazing Books\" of the Year One of Publishers Weekly's 10 Best Books of the Year Longlisted for the National Book Award for Nonfiction An NPR Best Book of the Year Winner of the Hillman Prize for Nonfiction Gold Winner - California Book Award (Nonfiction) Finalist - Los Angeles Times Book Prize (History) Finalist - Brooklyn Public Library Literary Prize This \"powerful and disturbing history\" exposes how American governments deliberately imposed racial segregation on metropolitan areas nationwide (New York Times Book Review). Widely heralded as a \"masterful\" (Washington Post) and \"essential\" (Slate) history of the modern American metropolis, Richard Rothstein's The Color of Law offers \"the most forceful argument ever published on how federal, state, and local governments gave rise to and reinforced neighborhood segregation\" (William Julius Wilson). Exploding the myth of de facto segregation arising from private prejudice or the unintended consequences of economic forces, Rothstein describes how the American government systematically imposed residential segregation: with undisguised racial zoning; public housing that purposefully segregated previously mixed communities; subsidies for builders to create whites-only suburbs; tax exemptions for institutions that enforced segregation; and support for violent resistance to African Americans in white neighborhoods. A groundbreaking, \"virtually indispensable\" study that has already transformed our understanding of twentieth-century urban history (Chicago Daily Observer), The Color of Law forces us to face the obligation to remedy our unconstitutional past","call-number":"E185.61 R534 2017","event-place":"New York, NY","ISBN":"978-1-63149-286-0","note":"medium: electronic resource","number-of-pages":"1","publisher":"Liveright Publishing Corporation","publisher-place":"New York, NY","source":"Library Catalog (Blacklight)","title":"The color of law: A forgotten history of how our government segregated america","title-short":"The color of law","URL":"http://link.overdrive.com/?websiteID=201995&amp;titleID=3010031","author":[{"family":"Rothstein","given":"Richard"}],"accessed":{"date-parts":[["2022",7,20]]},"issued":{"date-parts":[["2017"]]}}}],"schema":"https://github.com/citation-style-language/schema/raw/master/csl-citation.json"} </w:delInstrText>
        </w:r>
        <w:r w:rsidDel="00432BC7">
          <w:fldChar w:fldCharType="separate"/>
        </w:r>
        <w:r w:rsidDel="00432BC7">
          <w:rPr>
            <w:noProof/>
          </w:rPr>
          <w:delText>(Faber 2020; Rothstein 2017)</w:delText>
        </w:r>
        <w:r w:rsidDel="00432BC7">
          <w:fldChar w:fldCharType="end"/>
        </w:r>
        <w:r w:rsidDel="00432BC7">
          <w:delText xml:space="preserve">. Federal policies can cement racially exclusionary practices </w:delText>
        </w:r>
        <w:r w:rsidDel="00432BC7">
          <w:fldChar w:fldCharType="begin"/>
        </w:r>
        <w:r w:rsidDel="00432BC7">
          <w:delInstrText xml:space="preserve"> ADDIN ZOTERO_ITEM CSL_CITATION {"citationID":"J5Z6d1uM","properties":{"formattedCitation":"(Faber 2020)","plainCitation":"(Faber 2020)","noteIndex":0},"citationItems":[{"id":843,"uris":["http://zotero.org/users/9022956/items/JEDIQCSJ"],"itemData":{"id":843,"type":"article-journal","abstract":"The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delInstrText>
        </w:r>
        <w:r w:rsidDel="00432BC7">
          <w:fldChar w:fldCharType="separate"/>
        </w:r>
        <w:r w:rsidDel="00432BC7">
          <w:rPr>
            <w:noProof/>
          </w:rPr>
          <w:delText>(Faber 2020)</w:delText>
        </w:r>
        <w:r w:rsidDel="00432BC7">
          <w:fldChar w:fldCharType="end"/>
        </w:r>
        <w:r w:rsidDel="00432BC7">
          <w:delText xml:space="preserve">, but they can also be </w:delText>
        </w:r>
      </w:del>
      <w:del w:id="334" w:author="Iris Zhang" w:date="2022-12-19T21:39:00Z">
        <w:r w:rsidDel="00B41087">
          <w:delText xml:space="preserve">important </w:delText>
        </w:r>
      </w:del>
      <w:del w:id="335" w:author="Iris Zhang" w:date="2022-12-27T19:19:00Z">
        <w:r w:rsidDel="00432BC7">
          <w:delText xml:space="preserve">sources of protection for minority rights. </w:delText>
        </w:r>
      </w:del>
      <w:r>
        <w:t>In 1965, Congress enacted the Voting Rights Act</w:t>
      </w:r>
      <w:del w:id="336" w:author="Iris Zhang" w:date="2022-12-19T21:40:00Z">
        <w:r w:rsidDel="00B41087">
          <w:delText>, one of the most important pieces of federal civil rights legislation</w:delText>
        </w:r>
      </w:del>
      <w:r>
        <w:t xml:space="preserve"> </w:t>
      </w:r>
      <w:ins w:id="337" w:author="Iris Zhang" w:date="2022-12-19T23:05:00Z">
        <w:r>
          <w:t xml:space="preserve">(VRA) </w:t>
        </w:r>
      </w:ins>
      <w:r>
        <w:t xml:space="preserve">to ensure </w:t>
      </w:r>
      <w:del w:id="338" w:author="Iris Zhang" w:date="2022-12-19T21:40:00Z">
        <w:r w:rsidDel="00B41087">
          <w:delText xml:space="preserve">that </w:delText>
        </w:r>
      </w:del>
      <w:r>
        <w:t>that citizens’ rights to free and fair elections would be guaranteed without racial discrimination.</w:t>
      </w:r>
      <w:r>
        <w:rPr>
          <w:rStyle w:val="EndnoteReference"/>
        </w:rPr>
        <w:endnoteReference w:id="4"/>
      </w:r>
      <w:r>
        <w:t xml:space="preserve"> </w:t>
      </w:r>
      <w:ins w:id="343" w:author="Iris Zhang" w:date="2022-12-27T11:54:00Z">
        <w:r>
          <w:t>Study after study hails the VRA as “the most important and most successful of the civil rights laws from the 1960s”</w:t>
        </w:r>
        <w:r>
          <w:t xml:space="preserve"> for its effects </w:t>
        </w:r>
      </w:ins>
      <w:ins w:id="344" w:author="Iris Zhang" w:date="2022-12-27T11:55:00Z">
        <w:r>
          <w:t>not only</w:t>
        </w:r>
      </w:ins>
      <w:ins w:id="345" w:author="Iris Zhang" w:date="2022-12-27T11:54:00Z">
        <w:r>
          <w:t xml:space="preserve"> </w:t>
        </w:r>
      </w:ins>
      <w:ins w:id="346" w:author="Iris Zhang" w:date="2022-12-27T11:56:00Z">
        <w:r>
          <w:t xml:space="preserve">on </w:t>
        </w:r>
      </w:ins>
      <w:ins w:id="347" w:author="Iris Zhang" w:date="2022-12-27T11:54:00Z">
        <w:r>
          <w:t>increasing minority political representation</w:t>
        </w:r>
      </w:ins>
      <w:ins w:id="348" w:author="Iris Zhang" w:date="2022-12-27T11:56:00Z">
        <w:r>
          <w:t xml:space="preserve">, but also on increasing overall representation of minority political interests, </w:t>
        </w:r>
      </w:ins>
      <w:ins w:id="349" w:author="Iris Zhang" w:date="2022-12-27T11:54:00Z">
        <w:r>
          <w:t>at all levels of government</w:t>
        </w:r>
        <w:r>
          <w:t xml:space="preserve"> </w:t>
        </w:r>
      </w:ins>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(Issacharoff 2013, 100; Sass and Mehay 1995; Schuit and Rogowski 2017; Shah, Marschall, and Ruhil 2013)</w:t>
      </w:r>
      <w:r w:rsidR="00125118">
        <w:fldChar w:fldCharType="end"/>
      </w:r>
      <w:ins w:id="350" w:author="Iris Zhang" w:date="2022-12-27T11:54:00Z">
        <w:r>
          <w:t>.</w:t>
        </w:r>
      </w:ins>
      <w:ins w:id="351" w:author="Iris Zhang" w:date="2022-12-27T19:19:00Z">
        <w:r w:rsidR="00432BC7">
          <w:t xml:space="preserve"> </w:t>
        </w:r>
      </w:ins>
    </w:p>
    <w:p w14:paraId="1AE41335" w14:textId="0C10C46C" w:rsidR="008D3F8E" w:rsidRDefault="008D3F8E" w:rsidP="00CF7C95">
      <w:pPr>
        <w:spacing w:line="480" w:lineRule="auto"/>
        <w:pPrChange w:id="352" w:author="Iris Zhang" w:date="2023-01-03T11:01:00Z">
          <w:pPr>
            <w:spacing w:line="360" w:lineRule="auto"/>
            <w:ind w:firstLine="720"/>
          </w:pPr>
        </w:pPrChange>
      </w:pPr>
      <w:del w:id="353" w:author="Iris Zhang" w:date="2022-12-27T19:19:00Z">
        <w:r w:rsidDel="00432BC7">
          <w:delText xml:space="preserve">One mechanism for federal oversight in the VRA was </w:delText>
        </w:r>
      </w:del>
      <w:del w:id="354" w:author="Iris Zhang" w:date="2022-12-19T23:05:00Z">
        <w:r w:rsidRPr="001A4BEB" w:rsidDel="00F9516A">
          <w:rPr>
            <w:i/>
            <w:iCs/>
            <w:rPrChange w:id="355" w:author="Iris Zhang" w:date="2022-12-27T12:16:00Z">
              <w:rPr/>
            </w:rPrChange>
          </w:rPr>
          <w:delText xml:space="preserve">called </w:delText>
        </w:r>
      </w:del>
      <w:del w:id="356" w:author="Iris Zhang" w:date="2022-12-19T23:06:00Z">
        <w:r w:rsidRPr="001A4BEB" w:rsidDel="00F9516A">
          <w:rPr>
            <w:i/>
            <w:iCs/>
            <w:rPrChange w:id="357" w:author="Iris Zhang" w:date="2022-12-27T12:16:00Z">
              <w:rPr/>
            </w:rPrChange>
          </w:rPr>
          <w:delText>“</w:delText>
        </w:r>
      </w:del>
      <w:del w:id="358" w:author="Iris Zhang" w:date="2022-12-27T19:19:00Z">
        <w:r w:rsidRPr="001A4BEB" w:rsidDel="00432BC7">
          <w:rPr>
            <w:i/>
            <w:iCs/>
            <w:rPrChange w:id="359" w:author="Iris Zhang" w:date="2022-12-27T12:16:00Z">
              <w:rPr/>
            </w:rPrChange>
          </w:rPr>
          <w:delText>preclearance</w:delText>
        </w:r>
      </w:del>
      <w:del w:id="360" w:author="Iris Zhang" w:date="2022-12-19T23:06:00Z">
        <w:r w:rsidDel="00F9516A">
          <w:delText>”</w:delText>
        </w:r>
      </w:del>
      <w:del w:id="361" w:author="Iris Zhang" w:date="2022-12-27T19:19:00Z">
        <w:r w:rsidDel="00432BC7">
          <w:delText>: u</w:delText>
        </w:r>
      </w:del>
      <w:ins w:id="362" w:author="Iris Zhang" w:date="2022-12-27T19:19:00Z">
        <w:r w:rsidR="00432BC7">
          <w:t>U</w:t>
        </w:r>
      </w:ins>
      <w:r>
        <w:t>nder Section 5</w:t>
      </w:r>
      <w:ins w:id="363" w:author="Iris Zhang" w:date="2022-12-27T19:19:00Z">
        <w:r w:rsidR="00432BC7">
          <w:t xml:space="preserve"> of the VRA</w:t>
        </w:r>
      </w:ins>
      <w:r>
        <w:t xml:space="preserve">, jurisdictions subject to the </w:t>
      </w:r>
      <w:r w:rsidRPr="00432BC7">
        <w:rPr>
          <w:i/>
          <w:iCs/>
          <w:rPrChange w:id="364" w:author="Iris Zhang" w:date="2022-12-27T19:19:00Z">
            <w:rPr/>
          </w:rPrChange>
        </w:rPr>
        <w:t>preclearance</w:t>
      </w:r>
      <w:r>
        <w:t xml:space="preserve"> requirement </w:t>
      </w:r>
      <w:del w:id="365" w:author="Iris Zhang" w:date="2022-12-27T19:20:00Z">
        <w:r w:rsidDel="000840B5">
          <w:delText xml:space="preserve">must submit any </w:delText>
        </w:r>
      </w:del>
      <w:del w:id="366" w:author="Iris Zhang" w:date="2022-12-19T23:06:00Z">
        <w:r w:rsidDel="00F9516A">
          <w:delText xml:space="preserve">proposed </w:delText>
        </w:r>
      </w:del>
      <w:del w:id="367" w:author="Iris Zhang" w:date="2022-12-27T19:20:00Z">
        <w:r w:rsidDel="000840B5">
          <w:delText>changes to election administration and jurisdictional boundaries to a federal court to “preclear” these changes before they come into effect.</w:delText>
        </w:r>
        <w:r w:rsidDel="000840B5">
          <w:rPr>
            <w:rStyle w:val="EndnoteReference"/>
          </w:rPr>
          <w:endnoteReference w:id="5"/>
        </w:r>
        <w:r w:rsidDel="000840B5">
          <w:delText xml:space="preserve"> </w:delText>
        </w:r>
      </w:del>
      <w:del w:id="374" w:author="Iris Zhang" w:date="2022-12-19T23:06:00Z">
        <w:r w:rsidDel="00F9516A">
          <w:delText>The burden of proof was placed on j</w:delText>
        </w:r>
      </w:del>
      <w:del w:id="375" w:author="Iris Zhang" w:date="2022-12-27T19:20:00Z">
        <w:r w:rsidDel="000840B5">
          <w:delText xml:space="preserve">urisdictions seeking preclearance </w:delText>
        </w:r>
      </w:del>
      <w:ins w:id="376" w:author="Iris Zhang" w:date="2022-12-19T23:06:00Z">
        <w:r>
          <w:t>must prove</w:t>
        </w:r>
      </w:ins>
      <w:ins w:id="377" w:author="Iris Zhang" w:date="2022-12-27T19:20:00Z">
        <w:r w:rsidR="000840B5">
          <w:t xml:space="preserve"> in federal court</w:t>
        </w:r>
      </w:ins>
      <w:ins w:id="378" w:author="Iris Zhang" w:date="2022-12-19T23:06:00Z">
        <w:r>
          <w:t xml:space="preserve"> </w:t>
        </w:r>
      </w:ins>
      <w:del w:id="379" w:author="Iris Zhang" w:date="2022-12-19T23:06:00Z">
        <w:r w:rsidDel="00F9516A">
          <w:delText xml:space="preserve">to demonstrate </w:delText>
        </w:r>
      </w:del>
      <w:r>
        <w:t>that the proposed changes would not result</w:t>
      </w:r>
      <w:del w:id="380" w:author="Iris Zhang" w:date="2022-12-27T19:20:00Z">
        <w:r w:rsidDel="000840B5">
          <w:delText>s</w:delText>
        </w:r>
      </w:del>
      <w:r>
        <w:t xml:space="preserve"> in disparate </w:t>
      </w:r>
      <w:ins w:id="381" w:author="Iris Zhang" w:date="2022-12-19T23:06:00Z">
        <w:r>
          <w:t xml:space="preserve">racial </w:t>
        </w:r>
      </w:ins>
      <w:r>
        <w:t>impact on political representation</w:t>
      </w:r>
      <w:ins w:id="382" w:author="Iris Zhang" w:date="2022-12-27T19:20:00Z">
        <w:r w:rsidR="000840B5">
          <w:t xml:space="preserve"> prior to enacting them</w:t>
        </w:r>
      </w:ins>
      <w:del w:id="383" w:author="Iris Zhang" w:date="2022-12-19T23:06:00Z">
        <w:r w:rsidDel="00F9516A">
          <w:delText xml:space="preserve"> by race</w:delText>
        </w:r>
      </w:del>
      <w:r>
        <w:t>.</w:t>
      </w:r>
      <w:ins w:id="384" w:author="Iris Zhang" w:date="2022-12-27T19:20:00Z">
        <w:r w:rsidR="000840B5">
          <w:rPr>
            <w:rStyle w:val="EndnoteReference"/>
          </w:rPr>
          <w:endnoteReference w:id="6"/>
        </w:r>
      </w:ins>
      <w:r>
        <w:t xml:space="preserve"> Section 4</w:t>
      </w:r>
      <w:ins w:id="387" w:author="Iris Zhang" w:date="2022-12-27T12:16:00Z">
        <w:r>
          <w:t>(b)</w:t>
        </w:r>
      </w:ins>
      <w:r>
        <w:t xml:space="preserve"> outlined a </w:t>
      </w:r>
      <w:del w:id="388" w:author="Iris Zhang" w:date="2022-12-19T23:06:00Z">
        <w:r w:rsidDel="00F9516A">
          <w:delText>“</w:delText>
        </w:r>
      </w:del>
      <w:del w:id="389" w:author="Iris Zhang" w:date="2022-12-27T12:16:00Z">
        <w:r w:rsidDel="007733DD">
          <w:delText xml:space="preserve">coverage </w:delText>
        </w:r>
      </w:del>
      <w:r>
        <w:t>formula</w:t>
      </w:r>
      <w:del w:id="390" w:author="Iris Zhang" w:date="2022-12-19T23:06:00Z">
        <w:r w:rsidDel="00F9516A">
          <w:delText>”</w:delText>
        </w:r>
      </w:del>
      <w:r>
        <w:t xml:space="preserve"> for determining </w:t>
      </w:r>
      <w:del w:id="391" w:author="Iris Zhang" w:date="2022-12-19T23:06:00Z">
        <w:r w:rsidDel="00F9516A">
          <w:delText>which jurisdictions should be covered by this requirement</w:delText>
        </w:r>
      </w:del>
      <w:ins w:id="392" w:author="Iris Zhang" w:date="2022-12-19T23:06:00Z">
        <w:r>
          <w:t>coverage</w:t>
        </w:r>
      </w:ins>
      <w:r>
        <w:t>, using a combination of historical voter registration statistics and a demonstrated history of using racist voter suppression techniques like poll taxes and literacy tests.</w:t>
      </w:r>
      <w:r>
        <w:rPr>
          <w:rStyle w:val="EndnoteReference"/>
        </w:rPr>
        <w:endnoteReference w:id="7"/>
      </w:r>
      <w:r>
        <w:t xml:space="preserve"> Eight states in the South were covered entirely, a few states had only some counties covered, and a few counties in other states were at one time covered but later bailed out (released from oversight) after judicial review.</w:t>
      </w:r>
      <w:r>
        <w:rPr>
          <w:rStyle w:val="EndnoteReference"/>
        </w:rPr>
        <w:endnoteReference w:id="8"/>
      </w:r>
      <w:r>
        <w:t xml:space="preserve"> </w:t>
      </w:r>
      <w:del w:id="401" w:author="Iris Zhang" w:date="2022-12-27T11:54:00Z">
        <w:r w:rsidDel="005114A5">
          <w:fldChar w:fldCharType="begin"/>
        </w:r>
        <w:r w:rsidDel="005114A5">
          <w:delInstrText xml:space="preserve"> ADDIN ZOTERO_ITEM CSL_CITATION {"citationID":"ynxvm8AW","properties":{"formattedCitation":"(Issacharoff 2013:100)","plainCitation":"(Issacharoff 2013:100)","noteIndex":0},"citationItems":[{"id":1214,"uris":["http://zotero.org/users/9022956/items/CDZKXSKU"],"itemData":{"id":1214,"type":"article-journal","container-title":"Harvard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Voting","volume":"127","author":[{"family":"Issacharoff","given":"Samuel"}],"issued":{"date-parts":[["2013"]]}},"locator":"100","label":"page"}],"schema":"https://github.com/citation-style-language/schema/raw/master/csl-citation.json"} </w:delInstrText>
        </w:r>
        <w:r w:rsidDel="005114A5">
          <w:fldChar w:fldCharType="separate"/>
        </w:r>
        <w:r w:rsidDel="005114A5">
          <w:rPr>
            <w:noProof/>
          </w:rPr>
          <w:delText>(Issacharoff 2013:100)</w:delText>
        </w:r>
        <w:r w:rsidDel="005114A5">
          <w:fldChar w:fldCharType="end"/>
        </w:r>
      </w:del>
      <w:r>
        <w:t xml:space="preserve">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 Fossett, and Waren 2008; Berri 1989; Motomura 1982)</w:t>
      </w:r>
      <w:r w:rsidR="00125118">
        <w:fldChar w:fldCharType="end"/>
      </w:r>
      <w:r>
        <w:t>. Between the VRA’s enactment in 1965 to 2013, over 112,000 proposed municipal annexations were submitted to the Department of Justice seeking preclearance.</w:t>
      </w:r>
      <w:r>
        <w:rPr>
          <w:rStyle w:val="EndnoteReference"/>
        </w:rPr>
        <w:endnoteReference w:id="9"/>
      </w:r>
      <w:r>
        <w:t xml:space="preserve"> </w:t>
      </w:r>
      <w:del w:id="406" w:author="Iris Zhang" w:date="2022-12-19T23:07:00Z">
        <w:r w:rsidDel="004068EF">
          <w:delText xml:space="preserve">For covered jurisdictions, the burden of proof rested on the jurisdictions to show there will be no racially disparate effect of a proposed change on political representation </w:delText>
        </w:r>
        <w:r w:rsidDel="004068EF">
          <w:fldChar w:fldCharType="begin"/>
        </w:r>
        <w:r w:rsidDel="004068EF">
          <w:delInstrText xml:space="preserve"> ADDIN ZOTERO_ITEM CSL_CITATION {"citationID":"iO2CBMlD","properties":{"formattedCitation":"(Baumle et al. 2008; Berri 1989; Hardy 2020; Motomura 1982)","plainCitation":"(Baumle et al. 2008; Berri 1989; Hardy 2020;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delInstrText>
        </w:r>
        <w:r w:rsidDel="004068EF">
          <w:fldChar w:fldCharType="separate"/>
        </w:r>
        <w:r w:rsidDel="004068EF">
          <w:rPr>
            <w:noProof/>
          </w:rPr>
          <w:delText>(Baumle et al. 2008; Berri 1989; Hardy 2020; Motomura 1982)</w:delText>
        </w:r>
        <w:r w:rsidDel="004068EF">
          <w:fldChar w:fldCharType="end"/>
        </w:r>
        <w:r w:rsidDel="004068EF">
          <w:delText xml:space="preserve">. </w:delText>
        </w:r>
      </w:del>
    </w:p>
    <w:p w14:paraId="3AC19971" w14:textId="32373D83" w:rsidR="008D3F8E" w:rsidRDefault="008D3F8E" w:rsidP="00CF7C95">
      <w:pPr>
        <w:spacing w:line="480" w:lineRule="auto"/>
        <w:ind w:firstLine="720"/>
        <w:pPrChange w:id="407" w:author="Iris Zhang" w:date="2023-01-03T11:01:00Z">
          <w:pPr>
            <w:spacing w:line="360" w:lineRule="auto"/>
            <w:ind w:firstLine="720"/>
          </w:pPr>
        </w:pPrChange>
      </w:pPr>
      <w:r>
        <w:t>On June 25</w:t>
      </w:r>
      <w:r w:rsidRPr="00AD6119">
        <w:rPr>
          <w:vertAlign w:val="superscript"/>
        </w:rPr>
        <w:t>th</w:t>
      </w:r>
      <w:r>
        <w:t>, 2013, the coverage formula used in the Section 4 was ruled unconstitutional by the</w:t>
      </w:r>
      <w:del w:id="408" w:author="Iris Zhang" w:date="2022-12-19T23:07:00Z">
        <w:r w:rsidDel="004068EF">
          <w:delText xml:space="preserve"> US</w:delText>
        </w:r>
      </w:del>
      <w:r>
        <w:t xml:space="preserve"> Supreme Court in </w:t>
      </w:r>
      <w:r w:rsidRPr="003E4FDC">
        <w:rPr>
          <w:i/>
          <w:iCs/>
        </w:rPr>
        <w:t>Shelby v. Holder</w:t>
      </w:r>
      <w:r>
        <w:t>, thus</w:t>
      </w:r>
      <w:ins w:id="409" w:author="Iris Zhang" w:date="2022-12-19T23:08:00Z">
        <w:r>
          <w:t xml:space="preserve">, the </w:t>
        </w:r>
      </w:ins>
      <w:del w:id="410" w:author="Iris Zhang" w:date="2022-12-19T23:08:00Z">
        <w:r w:rsidDel="004068EF">
          <w:delText xml:space="preserve"> rendering the </w:delText>
        </w:r>
      </w:del>
      <w:r>
        <w:t xml:space="preserve">preclearance requirement in Section 5 </w:t>
      </w:r>
      <w:ins w:id="411" w:author="Iris Zhang" w:date="2022-12-19T23:08:00Z">
        <w:r>
          <w:t xml:space="preserve">is no </w:t>
        </w:r>
        <w:r>
          <w:lastRenderedPageBreak/>
          <w:t xml:space="preserve">longer </w:t>
        </w:r>
      </w:ins>
      <w:del w:id="412" w:author="Iris Zhang" w:date="2022-12-19T23:08:00Z">
        <w:r w:rsidDel="004068EF">
          <w:delText>un</w:delText>
        </w:r>
      </w:del>
      <w:r>
        <w:t>enforceable. Previously covered jurisdictions (referred to from now on as Section 5 jurisdictions) no longer need to submit preclearance requests.</w:t>
      </w:r>
      <w:r>
        <w:rPr>
          <w:rStyle w:val="EndnoteReference"/>
        </w:rPr>
        <w:endnoteReference w:id="10"/>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 2015)</w:t>
      </w:r>
      <w:r w:rsidR="00125118">
        <w:fldChar w:fldCharType="end"/>
      </w:r>
      <w:r>
        <w:t xml:space="preserve">. </w:t>
      </w:r>
    </w:p>
    <w:p w14:paraId="30285EF1" w14:textId="5B60CDD1" w:rsidR="008D3F8E" w:rsidRDefault="008D3F8E" w:rsidP="00CF7C95">
      <w:pPr>
        <w:spacing w:line="480" w:lineRule="auto"/>
        <w:pPrChange w:id="417" w:author="Iris Zhang" w:date="2023-01-03T11:01:00Z">
          <w:pPr>
            <w:spacing w:line="360" w:lineRule="auto"/>
            <w:ind w:firstLine="720"/>
          </w:pPr>
        </w:pPrChange>
      </w:pPr>
      <w:ins w:id="418" w:author="Iris Zhang" w:date="2022-12-19T23:09:00Z">
        <w:r>
          <w:t xml:space="preserve">Many </w:t>
        </w:r>
      </w:ins>
      <w:ins w:id="419" w:author="Iris Zhang" w:date="2022-12-27T12:10:00Z">
        <w:r>
          <w:t>scholars and activist</w:t>
        </w:r>
      </w:ins>
      <w:ins w:id="420" w:author="Iris Zhang" w:date="2022-12-27T12:11:00Z">
        <w:r>
          <w:t xml:space="preserve">s </w:t>
        </w:r>
      </w:ins>
      <w:ins w:id="421" w:author="Iris Zhang" w:date="2022-12-19T23:09:00Z">
        <w:r>
          <w:t xml:space="preserve">expected that the removal of Sections 4 and 5 would result in drastic </w:t>
        </w:r>
      </w:ins>
      <w:ins w:id="422" w:author="Iris Zhang" w:date="2022-12-26T23:26:00Z">
        <w:r>
          <w:t>erosion</w:t>
        </w:r>
      </w:ins>
      <w:ins w:id="423" w:author="Iris Zhang" w:date="2022-12-19T23:10:00Z">
        <w:r>
          <w:t xml:space="preserve"> of minority voting rights</w:t>
        </w:r>
      </w:ins>
      <w:ins w:id="424" w:author="Iris Zhang" w:date="2022-12-27T12:08:00Z">
        <w:r>
          <w:t xml:space="preserve"> (</w:t>
        </w:r>
      </w:ins>
      <w:ins w:id="425" w:author="Iris Zhang" w:date="2022-12-27T12:09:00Z">
        <w:r>
          <w:t>see</w:t>
        </w:r>
      </w:ins>
      <w:ins w:id="426" w:author="Iris Zhang" w:date="2022-12-27T12:11:00Z">
        <w:r>
          <w:t>,</w:t>
        </w:r>
      </w:ins>
      <w:ins w:id="427" w:author="Iris Zhang" w:date="2022-12-27T12:09:00Z">
        <w:r>
          <w:t xml:space="preserve"> e.g., </w:t>
        </w:r>
      </w:ins>
      <w:ins w:id="428" w:author="Iris Zhang" w:date="2022-12-27T12:08:00Z">
        <w:r>
          <w:t xml:space="preserve">amicus briefs filed in support of defendant, </w:t>
        </w:r>
        <w:r w:rsidRPr="001C45A9">
          <w:rPr>
            <w:i/>
            <w:iCs/>
            <w:rPrChange w:id="429" w:author="Iris Zhang" w:date="2022-12-27T12:09:00Z">
              <w:rPr/>
            </w:rPrChange>
          </w:rPr>
          <w:t>Shelby v. Holder</w:t>
        </w:r>
        <w:r>
          <w:t xml:space="preserve"> 2013).</w:t>
        </w:r>
      </w:ins>
      <w:ins w:id="430" w:author="Iris Zhang" w:date="2022-12-27T12:10:00Z">
        <w:r>
          <w:rPr>
            <w:rStyle w:val="EndnoteReference"/>
          </w:rPr>
          <w:endnoteReference w:id="11"/>
        </w:r>
      </w:ins>
      <w:ins w:id="435" w:author="Iris Zhang" w:date="2022-12-19T23:10:00Z">
        <w:r>
          <w:t xml:space="preserve"> </w:t>
        </w:r>
      </w:ins>
      <w:r>
        <w:t xml:space="preserve">On the one hand, removing a regulation against racial discrimination would plausibly result in increases in </w:t>
      </w:r>
      <w:del w:id="436" w:author="Iris Zhang" w:date="2022-12-27T12:20:00Z">
        <w:r w:rsidDel="002E7B67">
          <w:delText>that behavior</w:delText>
        </w:r>
      </w:del>
      <w:ins w:id="437" w:author="Iris Zhang" w:date="2022-12-27T12:20:00Z">
        <w:r>
          <w:t>racial discrimination</w:t>
        </w:r>
      </w:ins>
      <w:r>
        <w:t xml:space="preserve">.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Pr="00647A0B">
        <w:rPr>
          <w:i/>
          <w:iCs/>
        </w:rPr>
        <w:t>Shelby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 2020; Hardy 2020; Herron and Smith 2015)</w:t>
      </w:r>
      <w:r w:rsidR="00125118">
        <w:fldChar w:fldCharType="end"/>
      </w:r>
      <w:ins w:id="438" w:author="Iris Zhang" w:date="2022-12-27T12:21:00Z">
        <w:r>
          <w:t xml:space="preserve">. </w:t>
        </w:r>
      </w:ins>
      <w:del w:id="439" w:author="Iris Zhang" w:date="2022-12-27T12:21:00Z">
        <w:r w:rsidDel="0015506F">
          <w:delText xml:space="preserve">, and </w:delText>
        </w:r>
      </w:del>
      <w:r>
        <w:t xml:space="preserve">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w:t>
      </w:r>
      <w:ins w:id="440" w:author="Iris Zhang" w:date="2022-12-27T12:21:00Z">
        <w:r>
          <w:t xml:space="preserve">municipal </w:t>
        </w:r>
        <w:proofErr w:type="spellStart"/>
        <w:r>
          <w:t>underbounding</w:t>
        </w:r>
        <w:proofErr w:type="spellEnd"/>
        <w:r>
          <w:t xml:space="preserve"> against Black residents at f</w:t>
        </w:r>
      </w:ins>
      <w:ins w:id="441" w:author="Iris Zhang" w:date="2022-12-27T12:22:00Z">
        <w:r>
          <w:t xml:space="preserve">ringes intensified in </w:t>
        </w:r>
      </w:ins>
      <w:r>
        <w:t xml:space="preserve">Section 5 places </w:t>
      </w:r>
      <w:del w:id="442" w:author="Iris Zhang" w:date="2022-12-27T12:22:00Z">
        <w:r w:rsidDel="0015506F">
          <w:delText xml:space="preserve">discriminated against Black residents at municipal fringes more during annexations </w:delText>
        </w:r>
      </w:del>
      <w:r>
        <w:t xml:space="preserve">after </w:t>
      </w:r>
      <w:r w:rsidRPr="000267A1">
        <w:rPr>
          <w:i/>
          <w:iCs/>
        </w:rPr>
        <w:t>Shelby</w:t>
      </w:r>
      <w:ins w:id="443" w:author="Iris Zhang" w:date="2022-12-27T12:22:00Z">
        <w:r>
          <w:t xml:space="preserve">. </w:t>
        </w:r>
      </w:ins>
      <w:del w:id="444" w:author="Iris Zhang" w:date="2022-12-27T12:21:00Z">
        <w:r w:rsidDel="0015506F">
          <w:delText xml:space="preserve">. </w:delText>
        </w:r>
      </w:del>
    </w:p>
    <w:p w14:paraId="17CF03B1" w14:textId="25B2CE38" w:rsidR="008D3F8E" w:rsidRDefault="008D3F8E" w:rsidP="00CF7C95">
      <w:pPr>
        <w:spacing w:line="480" w:lineRule="auto"/>
        <w:ind w:firstLine="720"/>
        <w:pPrChange w:id="445" w:author="Iris Zhang" w:date="2023-01-03T11:01:00Z">
          <w:pPr>
            <w:spacing w:line="360" w:lineRule="auto"/>
            <w:ind w:firstLine="720"/>
          </w:pPr>
        </w:pPrChange>
      </w:pPr>
      <w:r>
        <w:t xml:space="preserve">On the other hand, the removal of an ineffective law would not be associated with increases in those behaviors if the regulation never successfully deterred that behavior, as in the 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 2018; Ryo 2019; Wong 2018)</w:t>
      </w:r>
      <w:r w:rsidR="00125118">
        <w:fldChar w:fldCharType="end"/>
      </w:r>
      <w:r>
        <w:t>. A study of pre-</w:t>
      </w:r>
      <w:r w:rsidRPr="00006CD4">
        <w:rPr>
          <w:i/>
          <w:iCs/>
        </w:rPr>
        <w:t>Shelby</w:t>
      </w:r>
      <w:r>
        <w:t xml:space="preserve"> annexations in the Houston metropolitan area concludes that Section 5 was not effectively preventing annexations that reduce minority population shares in </w:t>
      </w:r>
      <w:del w:id="446" w:author="Iris Zhang" w:date="2022-12-27T12:22:00Z">
        <w:r w:rsidDel="009B0D3F">
          <w:delText xml:space="preserve">those </w:delText>
        </w:r>
      </w:del>
      <w:ins w:id="447" w:author="Iris Zhang" w:date="2022-12-27T12:22:00Z">
        <w:r>
          <w:t>Houston-area</w:t>
        </w:r>
        <w:r>
          <w:t xml:space="preserve"> </w:t>
        </w:r>
      </w:ins>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 Fossett, and Waren 2008)</w:t>
      </w:r>
      <w:r w:rsidR="00125118">
        <w:fldChar w:fldCharType="end"/>
      </w:r>
      <w:r>
        <w:t xml:space="preserve">. </w:t>
      </w:r>
      <w:ins w:id="448" w:author="Iris Zhang" w:date="2022-12-27T12:23:00Z">
        <w:r>
          <w:t>But, if the law was never effective overall, its removal could even worsen already existing trends</w:t>
        </w:r>
      </w:ins>
      <w:ins w:id="449" w:author="Iris Zhang" w:date="2022-12-27T18:10:00Z">
        <w:r>
          <w:t xml:space="preserve"> nation</w:t>
        </w:r>
      </w:ins>
      <w:ins w:id="450" w:author="Iris Zhang" w:date="2022-12-27T18:11:00Z">
        <w:r>
          <w:t>wide</w:t>
        </w:r>
      </w:ins>
      <w:ins w:id="451" w:author="Iris Zhang" w:date="2022-12-27T12:23:00Z">
        <w:r>
          <w:t>.</w:t>
        </w:r>
      </w:ins>
      <w:del w:id="452" w:author="Iris Zhang" w:date="2022-12-27T12:24:00Z">
        <w:r w:rsidDel="00BD0346">
          <w:delText>O</w:delText>
        </w:r>
      </w:del>
      <w:ins w:id="453" w:author="Iris Zhang" w:date="2022-12-27T12:24:00Z">
        <w:r>
          <w:t xml:space="preserve"> Then again,</w:t>
        </w:r>
      </w:ins>
      <w:del w:id="454" w:author="Iris Zhang" w:date="2022-12-27T12:24:00Z">
        <w:r w:rsidDel="00BD0346">
          <w:delText>r,</w:delText>
        </w:r>
      </w:del>
      <w:r>
        <w:t xml:space="preserve"> if the normative expectations underlying a law is so publicly accepted that it becomes a norm to comply</w:t>
      </w:r>
      <w:ins w:id="455" w:author="Iris Zhang" w:date="2022-12-27T12:22:00Z">
        <w:r>
          <w:t xml:space="preserve"> </w:t>
        </w:r>
      </w:ins>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compliance might persist even with removal or discontinued enforcement</w:t>
      </w:r>
      <w:del w:id="456" w:author="Iris Zhang" w:date="2022-12-27T12:22:00Z">
        <w:r w:rsidDel="009B0D3F">
          <w:delText xml:space="preserve"> </w:delText>
        </w:r>
        <w:r w:rsidDel="009B0D3F">
          <w:fldChar w:fldCharType="begin"/>
        </w:r>
        <w:r w:rsidDel="009B0D3F">
          <w:del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delInstrText>
        </w:r>
        <w:r w:rsidDel="009B0D3F">
          <w:fldChar w:fldCharType="separate"/>
        </w:r>
        <w:r w:rsidDel="009B0D3F">
          <w:rPr>
            <w:noProof/>
          </w:rPr>
          <w:delText>(Hirsh 2009)</w:delText>
        </w:r>
        <w:r w:rsidDel="009B0D3F">
          <w:fldChar w:fldCharType="end"/>
        </w:r>
      </w:del>
      <w:r>
        <w:t>.</w:t>
      </w:r>
      <w:del w:id="457" w:author="Iris Zhang" w:date="2022-12-27T12:22:00Z">
        <w:r w:rsidDel="009B0D3F">
          <w:delText xml:space="preserve"> This is similar to reasoning cited by Chief Justice John Roberts in his concurring opinion, arguing that the law was no longer needed.</w:delText>
        </w:r>
      </w:del>
      <w:ins w:id="458" w:author="Iris Zhang" w:date="2022-12-27T12:23:00Z">
        <w:r>
          <w:t xml:space="preserve"> </w:t>
        </w:r>
      </w:ins>
      <w:r>
        <w:t xml:space="preserve"> </w:t>
      </w:r>
    </w:p>
    <w:p w14:paraId="7BCD635B" w14:textId="1847FF01" w:rsidR="008D3F8E" w:rsidRPr="00BF648A" w:rsidRDefault="00886CF6" w:rsidP="00CF7C95">
      <w:pPr>
        <w:spacing w:line="480" w:lineRule="auto"/>
        <w:ind w:firstLine="720"/>
        <w:pPrChange w:id="459" w:author="Iris Zhang" w:date="2023-01-03T11:01:00Z">
          <w:pPr>
            <w:spacing w:line="360" w:lineRule="auto"/>
            <w:ind w:firstLine="720"/>
          </w:pPr>
        </w:pPrChange>
      </w:pPr>
      <w:ins w:id="460" w:author="Iris Zhang" w:date="2022-12-27T19:34:00Z">
        <w:r>
          <w:lastRenderedPageBreak/>
          <w:t>To adjudicate between these competing possibilities abo</w:t>
        </w:r>
      </w:ins>
      <w:ins w:id="461" w:author="Iris Zhang" w:date="2022-12-27T19:35:00Z">
        <w:r>
          <w:t>ut the effects of ending Section 5 enforcement</w:t>
        </w:r>
      </w:ins>
      <w:del w:id="462" w:author="Iris Zhang" w:date="2022-12-27T19:37:00Z">
        <w:r w:rsidR="008D3F8E" w:rsidDel="00886CF6">
          <w:delText>In this study</w:delText>
        </w:r>
      </w:del>
      <w:r w:rsidR="008D3F8E">
        <w:t xml:space="preserve">, I leverage panel data on municipalities’ behavior spanning the period before and after </w:t>
      </w:r>
      <w:r w:rsidR="008D3F8E" w:rsidRPr="00BF648A">
        <w:rPr>
          <w:i/>
          <w:iCs/>
        </w:rPr>
        <w:t>Shelby</w:t>
      </w:r>
      <w:r w:rsidR="008D3F8E">
        <w:t xml:space="preserve"> to adjudicate between these two different predictions about the effect of </w:t>
      </w:r>
      <w:r w:rsidR="008D3F8E" w:rsidRPr="00BF648A">
        <w:rPr>
          <w:i/>
          <w:iCs/>
        </w:rPr>
        <w:t xml:space="preserve">Shelby </w:t>
      </w:r>
      <w:r w:rsidR="008D3F8E">
        <w:t>on minority-diluting annexations</w:t>
      </w:r>
      <w:ins w:id="463" w:author="Iris Zhang" w:date="2022-12-27T18:49:00Z">
        <w:r w:rsidR="008D3F8E">
          <w:t>, using trends in never-covered places as a comparison.</w:t>
        </w:r>
      </w:ins>
      <w:del w:id="464" w:author="Iris Zhang" w:date="2022-12-27T18:49:00Z">
        <w:r w:rsidR="008D3F8E" w:rsidDel="008D3F8E">
          <w:delText>.</w:delText>
        </w:r>
      </w:del>
      <w:r w:rsidR="008D3F8E">
        <w:t xml:space="preserve"> Formally, I hypothesize that </w:t>
      </w:r>
      <w:r w:rsidR="008D3F8E">
        <w:rPr>
          <w:rFonts w:ascii="Times" w:hAnsi="Times"/>
        </w:rPr>
        <w:t>a</w:t>
      </w:r>
      <w:r w:rsidR="008D3F8E" w:rsidRPr="00BF648A">
        <w:rPr>
          <w:rFonts w:ascii="Times" w:hAnsi="Times"/>
        </w:rPr>
        <w:t xml:space="preserve">fter invalidation by </w:t>
      </w:r>
      <w:r w:rsidR="008D3F8E" w:rsidRPr="00BF648A">
        <w:rPr>
          <w:rFonts w:ascii="Times" w:hAnsi="Times"/>
          <w:i/>
          <w:iCs/>
        </w:rPr>
        <w:t>Shelby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CF7C95">
      <w:pPr>
        <w:spacing w:line="480" w:lineRule="auto"/>
        <w:rPr>
          <w:b/>
          <w:bCs/>
        </w:rPr>
        <w:pPrChange w:id="465" w:author="Iris Zhang" w:date="2023-01-03T11:01:00Z">
          <w:pPr>
            <w:spacing w:line="360" w:lineRule="auto"/>
          </w:pPr>
        </w:pPrChange>
      </w:pPr>
    </w:p>
    <w:p w14:paraId="74FC4BE5" w14:textId="2E9FA5C3" w:rsidR="008D3F8E" w:rsidRPr="004B0505" w:rsidRDefault="008D3F8E" w:rsidP="00CF7C95">
      <w:pPr>
        <w:spacing w:line="480" w:lineRule="auto"/>
        <w:rPr>
          <w:b/>
          <w:bCs/>
        </w:rPr>
        <w:pPrChange w:id="466" w:author="Iris Zhang" w:date="2023-01-03T11:01:00Z">
          <w:pPr>
            <w:spacing w:line="360" w:lineRule="auto"/>
          </w:pPr>
        </w:pPrChange>
      </w:pPr>
      <w:r w:rsidRPr="004B0505">
        <w:rPr>
          <w:b/>
          <w:bCs/>
          <w:rPrChange w:id="467" w:author="Iris Zhang" w:date="2022-12-27T19:03:00Z">
            <w:rPr>
              <w:i/>
              <w:iCs/>
            </w:rPr>
          </w:rPrChange>
        </w:rPr>
        <w:t xml:space="preserve">Municipal </w:t>
      </w:r>
      <w:ins w:id="468" w:author="Iris Zhang" w:date="2022-12-27T19:03:00Z">
        <w:r w:rsidR="004B0505">
          <w:rPr>
            <w:b/>
            <w:bCs/>
          </w:rPr>
          <w:t>B</w:t>
        </w:r>
      </w:ins>
      <w:del w:id="469" w:author="Iris Zhang" w:date="2022-12-27T19:03:00Z">
        <w:r w:rsidRPr="004B0505" w:rsidDel="004B0505">
          <w:rPr>
            <w:b/>
            <w:bCs/>
            <w:rPrChange w:id="470" w:author="Iris Zhang" w:date="2022-12-27T19:03:00Z">
              <w:rPr>
                <w:i/>
                <w:iCs/>
              </w:rPr>
            </w:rPrChange>
          </w:rPr>
          <w:delText>b</w:delText>
        </w:r>
      </w:del>
      <w:r w:rsidRPr="004B0505">
        <w:rPr>
          <w:b/>
          <w:bCs/>
          <w:rPrChange w:id="471" w:author="Iris Zhang" w:date="2022-12-27T19:03:00Z">
            <w:rPr>
              <w:i/>
              <w:iCs/>
            </w:rPr>
          </w:rPrChange>
        </w:rPr>
        <w:t xml:space="preserve">oundaries and the </w:t>
      </w:r>
      <w:ins w:id="472" w:author="Iris Zhang" w:date="2022-12-27T19:03:00Z">
        <w:r w:rsidR="004B0505">
          <w:rPr>
            <w:b/>
            <w:bCs/>
          </w:rPr>
          <w:t>G</w:t>
        </w:r>
      </w:ins>
      <w:del w:id="473" w:author="Iris Zhang" w:date="2022-12-27T19:03:00Z">
        <w:r w:rsidRPr="004B0505" w:rsidDel="004B0505">
          <w:rPr>
            <w:b/>
            <w:bCs/>
            <w:rPrChange w:id="474" w:author="Iris Zhang" w:date="2022-12-27T19:03:00Z">
              <w:rPr>
                <w:i/>
                <w:iCs/>
              </w:rPr>
            </w:rPrChange>
          </w:rPr>
          <w:delText>g</w:delText>
        </w:r>
      </w:del>
      <w:r w:rsidRPr="004B0505">
        <w:rPr>
          <w:b/>
          <w:bCs/>
          <w:rPrChange w:id="475" w:author="Iris Zhang" w:date="2022-12-27T19:03:00Z">
            <w:rPr>
              <w:i/>
              <w:iCs/>
            </w:rPr>
          </w:rPrChange>
        </w:rPr>
        <w:t xml:space="preserve">overnance of </w:t>
      </w:r>
      <w:ins w:id="476" w:author="Iris Zhang" w:date="2022-12-27T19:03:00Z">
        <w:r w:rsidR="004B0505">
          <w:rPr>
            <w:b/>
            <w:bCs/>
          </w:rPr>
          <w:t>R</w:t>
        </w:r>
      </w:ins>
      <w:del w:id="477" w:author="Iris Zhang" w:date="2022-12-27T19:03:00Z">
        <w:r w:rsidRPr="004B0505" w:rsidDel="004B0505">
          <w:rPr>
            <w:b/>
            <w:bCs/>
            <w:rPrChange w:id="478" w:author="Iris Zhang" w:date="2022-12-27T19:03:00Z">
              <w:rPr>
                <w:i/>
                <w:iCs/>
              </w:rPr>
            </w:rPrChange>
          </w:rPr>
          <w:delText>r</w:delText>
        </w:r>
      </w:del>
      <w:r w:rsidRPr="004B0505">
        <w:rPr>
          <w:b/>
          <w:bCs/>
          <w:rPrChange w:id="479" w:author="Iris Zhang" w:date="2022-12-27T19:03:00Z">
            <w:rPr>
              <w:i/>
              <w:iCs/>
            </w:rPr>
          </w:rPrChange>
        </w:rPr>
        <w:t>ace</w:t>
      </w:r>
    </w:p>
    <w:p w14:paraId="3317CB12" w14:textId="78A47DCC" w:rsidR="008D3F8E" w:rsidRDefault="008D3F8E" w:rsidP="00CF7C95">
      <w:pPr>
        <w:spacing w:line="480" w:lineRule="auto"/>
        <w:pPrChange w:id="480" w:author="Iris Zhang" w:date="2023-01-03T11:01:00Z">
          <w:pPr>
            <w:spacing w:line="360" w:lineRule="auto"/>
            <w:ind w:firstLine="720"/>
          </w:pPr>
        </w:pPrChange>
      </w:pPr>
      <w:r>
        <w:t xml:space="preserve">Even as the country becomes more racially diverse as a whole, scholars have highlighted the uneven racial diversification patterns between places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 2010; Lichter, Parisi, and Taquino 2015)</w:t>
      </w:r>
      <w:r w:rsidR="00125118">
        <w:fldChar w:fldCharType="end"/>
      </w:r>
      <w:r>
        <w:t xml:space="preserve">. </w:t>
      </w:r>
      <w:proofErr w:type="spellStart"/>
      <w:r>
        <w:t>Lichter</w:t>
      </w:r>
      <w:proofErr w:type="spellEnd"/>
      <w:r>
        <w:t xml:space="preserve">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“places—as political and economic actors—play a large and typically unappreciated role in excluding blacks and other minorities from the geographic mainstream”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(2015, 870)</w:t>
      </w:r>
      <w:r w:rsidR="00125118">
        <w:fldChar w:fldCharType="end"/>
      </w:r>
      <w:r>
        <w:t xml:space="preserve">. </w:t>
      </w:r>
    </w:p>
    <w:p w14:paraId="7557D127" w14:textId="221ADA57" w:rsidR="008D3F8E" w:rsidRPr="00DD615D" w:rsidRDefault="008D3F8E" w:rsidP="00CF7C95">
      <w:pPr>
        <w:spacing w:line="480" w:lineRule="auto"/>
        <w:ind w:firstLine="720"/>
        <w:divId w:val="1498500570"/>
        <w:rPr>
          <w:rFonts w:eastAsia="Times New Roman" w:cs="Times New Roman"/>
        </w:rPr>
        <w:pPrChange w:id="481" w:author="Iris Zhang" w:date="2023-01-03T11:01:00Z">
          <w:pPr>
            <w:spacing w:line="360" w:lineRule="auto"/>
            <w:ind w:firstLine="720"/>
            <w:divId w:val="1498500570"/>
          </w:pPr>
        </w:pPrChange>
      </w:pPr>
      <w:r>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(Beck 2019; n.d.; Carmichael and Kent 2014; Collins, Stuart, and Janulis 2021; Harris 2016; Muhammad 2011; Pacewicz and Robinson 2021)</w:t>
      </w:r>
      <w:r w:rsidR="00125118">
        <w:fldChar w:fldCharType="end"/>
      </w:r>
      <w:r>
        <w:t xml:space="preserve">. Cities can also enforce limits on geographic boundaries that deter Black and minority population growth. For example, the proliferation of zoning laws in many cities is </w:t>
      </w:r>
      <w:r>
        <w:lastRenderedPageBreak/>
        <w:t xml:space="preserve">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 2009; Shlay and Rossi 1981; Trounstine 2018)</w:t>
      </w:r>
      <w:r w:rsidR="00125118">
        <w:fldChar w:fldCharType="end"/>
      </w:r>
      <w:r>
        <w:t xml:space="preserve">. Research from other types of administrative boundaries shows how </w:t>
      </w:r>
      <w:ins w:id="482" w:author="Iris Zhang" w:date="2022-12-27T12:28:00Z">
        <w:r>
          <w:t xml:space="preserve">boundaries for </w:t>
        </w:r>
      </w:ins>
      <w:r>
        <w:t>school district</w:t>
      </w:r>
      <w:ins w:id="483" w:author="Iris Zhang" w:date="2022-12-27T12:28:00Z">
        <w:r>
          <w:t>s</w:t>
        </w:r>
      </w:ins>
      <w:del w:id="484" w:author="Iris Zhang" w:date="2022-12-27T12:28:00Z">
        <w:r w:rsidDel="00EB78F5">
          <w:delText xml:space="preserve"> boundaries</w:delText>
        </w:r>
      </w:del>
      <w:r>
        <w:t>, state legislative district</w:t>
      </w:r>
      <w:ins w:id="485" w:author="Iris Zhang" w:date="2022-12-27T12:28:00Z">
        <w:r>
          <w:t>s,</w:t>
        </w:r>
      </w:ins>
      <w:r>
        <w:t xml:space="preserve"> </w:t>
      </w:r>
      <w:del w:id="486" w:author="Iris Zhang" w:date="2022-12-27T12:28:00Z">
        <w:r w:rsidDel="00EB78F5">
          <w:delText xml:space="preserve">boundaries, </w:delText>
        </w:r>
      </w:del>
      <w:r>
        <w:t>and congressional voting district boundaries can be manipulated in ways that facilitate racial inequality</w:t>
      </w:r>
      <w:ins w:id="487" w:author="Iris Zhang" w:date="2022-12-27T12:27:00Z">
        <w:r>
          <w:t xml:space="preserve">, even relying on prison construction to inflate </w:t>
        </w:r>
      </w:ins>
      <w:ins w:id="488" w:author="Iris Zhang" w:date="2022-12-27T12:28:00Z">
        <w:r>
          <w:t xml:space="preserve">district </w:t>
        </w:r>
      </w:ins>
      <w:ins w:id="489" w:author="Iris Zhang" w:date="2022-12-27T12:27:00Z">
        <w:r>
          <w:t>voter counts</w:t>
        </w:r>
      </w:ins>
      <w:r>
        <w:t xml:space="preserve">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w:t>
      </w:r>
      <w:ins w:id="490" w:author="Iris Zhang" w:date="2022-12-27T12:28:00Z">
        <w:r>
          <w:rPr>
            <w:noProof/>
          </w:rPr>
          <w:t xml:space="preserve">see, e.g., </w:t>
        </w:r>
      </w:ins>
      <w:r>
        <w:rPr>
          <w:noProof/>
        </w:rPr>
        <w:t>Bischoff 2008; Cain and Zhang 2016; Cooperstock 2022; Palandrani and Watson 2020; Reardon, Yun, and Eitle 2000; Remster and Kramer 2018, 2018; Vargas et al. 2021; Yarbrough 2002)</w:t>
      </w:r>
      <w:r>
        <w:fldChar w:fldCharType="end"/>
      </w:r>
      <w:r>
        <w:t xml:space="preserve">. </w:t>
      </w:r>
    </w:p>
    <w:p w14:paraId="64FFCF9D" w14:textId="5128B1A7" w:rsidR="008D3F8E" w:rsidRDefault="008D3F8E" w:rsidP="00CF7C95">
      <w:pPr>
        <w:spacing w:line="480" w:lineRule="auto"/>
        <w:ind w:firstLine="720"/>
        <w:pPrChange w:id="491" w:author="Iris Zhang" w:date="2023-01-03T11:01:00Z">
          <w:pPr>
            <w:spacing w:line="360" w:lineRule="auto"/>
            <w:ind w:firstLine="720"/>
          </w:pPr>
        </w:pPrChange>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an “instrument of race- and class-based social control”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(2021, 3)</w:t>
      </w:r>
      <w:r w:rsidR="00125118">
        <w:fldChar w:fldCharType="end"/>
      </w:r>
      <w:r>
        <w:t>. Their research focused on municipal redistricting of internal boundaries, whereas I argue that the boundaries of the place itself is also an instrument of race- and class-based social control because they are “</w:t>
      </w:r>
      <w:r w:rsidRPr="00E8072F">
        <w:t xml:space="preserve">the locality where political or economic battles are fought and where affluent or poor, </w:t>
      </w:r>
      <w:r>
        <w:t>White</w:t>
      </w:r>
      <w:r w:rsidRPr="00E8072F">
        <w:t xml:space="preserve"> or minority, or immigrant or native groups are included or excluded from the community</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 Parisi, and Taquino 2012, 367)</w:t>
      </w:r>
      <w:r w:rsidR="00125118">
        <w:fldChar w:fldCharType="end"/>
      </w:r>
      <w:r>
        <w:t xml:space="preserve">. </w:t>
      </w:r>
    </w:p>
    <w:p w14:paraId="5CD821AA" w14:textId="611D7B84" w:rsidR="008D3F8E" w:rsidRDefault="008D3F8E" w:rsidP="00CF7C95">
      <w:pPr>
        <w:spacing w:line="480" w:lineRule="auto"/>
        <w:ind w:firstLine="720"/>
        <w:pPrChange w:id="492" w:author="Iris Zhang" w:date="2023-01-03T11:01:00Z">
          <w:pPr>
            <w:spacing w:line="360" w:lineRule="auto"/>
            <w:ind w:firstLine="720"/>
          </w:pPr>
        </w:pPrChange>
      </w:pPr>
      <w:r>
        <w:t xml:space="preserve">Termed “municipal </w:t>
      </w:r>
      <w:proofErr w:type="spellStart"/>
      <w:r>
        <w:t>underbounding</w:t>
      </w:r>
      <w:proofErr w:type="spellEnd"/>
      <w:r>
        <w:t xml:space="preserve">,”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(Aiken 1987; Anderson 2008; Durst 2014; 2019; Durst et al. 2021; Johnson et al. 2004; Marsh, Parnell, and Joyner 2010; Mukhija and Mason 2013; Murphy 1978)</w:t>
      </w:r>
      <w:r w:rsidR="00125118">
        <w:fldChar w:fldCharType="end"/>
      </w:r>
      <w:r>
        <w:t xml:space="preserve">. </w:t>
      </w:r>
      <w:ins w:id="493" w:author="Iris Zhang" w:date="2022-12-27T12:29:00Z">
        <w:r>
          <w:t>Much of this research documents the consequences for residents</w:t>
        </w:r>
      </w:ins>
      <w:ins w:id="494" w:author="Iris Zhang" w:date="2022-12-27T12:30:00Z">
        <w:r>
          <w:t xml:space="preserve"> living at the fringe, but </w:t>
        </w:r>
      </w:ins>
      <w:del w:id="495" w:author="Iris Zhang" w:date="2022-12-27T12:30:00Z">
        <w:r w:rsidDel="009F416A">
          <w:delText>L</w:delText>
        </w:r>
      </w:del>
      <w:ins w:id="496" w:author="Iris Zhang" w:date="2022-12-27T12:30:00Z">
        <w:r>
          <w:t>l</w:t>
        </w:r>
      </w:ins>
      <w:r>
        <w:t xml:space="preserve">ess is understood about </w:t>
      </w:r>
      <w:del w:id="497" w:author="Iris Zhang" w:date="2022-12-27T12:30:00Z">
        <w:r w:rsidDel="009F416A">
          <w:delText xml:space="preserve">the consequences of annexations for </w:delText>
        </w:r>
      </w:del>
      <w:r>
        <w:t xml:space="preserve">the </w:t>
      </w:r>
      <w:ins w:id="498" w:author="Iris Zhang" w:date="2022-12-27T18:09:00Z">
        <w:r>
          <w:t xml:space="preserve">consequences </w:t>
        </w:r>
        <w:r>
          <w:lastRenderedPageBreak/>
          <w:t xml:space="preserve">for </w:t>
        </w:r>
      </w:ins>
      <w:r>
        <w:t xml:space="preserve">racial minority residents already living within the </w:t>
      </w:r>
      <w:ins w:id="499" w:author="Iris Zhang" w:date="2022-12-27T12:30:00Z">
        <w:r>
          <w:t xml:space="preserve">annexing </w:t>
        </w:r>
      </w:ins>
      <w:r>
        <w:t>municipality. Annexation can weaken minority political power in local government if the addition of predominantly White residents through annexation dilutes their population share</w:t>
      </w:r>
      <w:ins w:id="500" w:author="Iris Zhang" w:date="2022-12-27T18:10:00Z">
        <w:r>
          <w:t>s</w:t>
        </w:r>
      </w:ins>
      <w:r>
        <w:t xml:space="preserve">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 Fossett, and Waren 2008; Moeser and Dennis 2020; Taper 1962)</w:t>
      </w:r>
      <w:r w:rsidR="00125118">
        <w:fldChar w:fldCharType="end"/>
      </w:r>
      <w:r>
        <w:t xml:space="preserve">. If pursued in this way, </w:t>
      </w:r>
      <w:ins w:id="501" w:author="Iris Zhang" w:date="2022-12-27T15:23:00Z">
        <w:r>
          <w:t xml:space="preserve">municipalities can use </w:t>
        </w:r>
      </w:ins>
      <w:r>
        <w:t xml:space="preserve">racially selective annexations </w:t>
      </w:r>
      <w:del w:id="502" w:author="Iris Zhang" w:date="2022-12-27T15:23:00Z">
        <w:r w:rsidDel="0052324E">
          <w:delText xml:space="preserve">is one method that municipalities can use </w:delText>
        </w:r>
      </w:del>
      <w:r>
        <w:t xml:space="preserve">to shape their overall demographic makeup to the effect of racial </w:t>
      </w:r>
      <w:ins w:id="503" w:author="Iris Zhang" w:date="2022-12-27T12:31:00Z">
        <w:r>
          <w:t xml:space="preserve">and class </w:t>
        </w:r>
      </w:ins>
      <w:r>
        <w:t xml:space="preserve">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 Parisi, and Taquino 2015; Vargas et al. 2021)</w:t>
      </w:r>
      <w:r w:rsidR="00125118">
        <w:fldChar w:fldCharType="end"/>
      </w:r>
      <w:r>
        <w:t xml:space="preserve">, but prior research on this aspect of annexations </w:t>
      </w:r>
      <w:del w:id="504" w:author="Iris Zhang" w:date="2022-12-27T12:31:00Z">
        <w:r w:rsidDel="009F416A">
          <w:delText xml:space="preserve">this </w:delText>
        </w:r>
      </w:del>
      <w:r>
        <w:t xml:space="preserve">is limited in </w:t>
      </w:r>
      <w:ins w:id="505" w:author="Iris Zhang" w:date="2022-12-27T12:31:00Z">
        <w:r>
          <w:t xml:space="preserve">geographic </w:t>
        </w:r>
      </w:ins>
      <w:r>
        <w:t>scope and has not looked at post-</w:t>
      </w:r>
      <w:r w:rsidRPr="00204361">
        <w:rPr>
          <w:i/>
          <w:iCs/>
        </w:rPr>
        <w:t>Shelby</w:t>
      </w:r>
      <w:r>
        <w:t xml:space="preserve"> changes </w:t>
      </w:r>
      <w:r w:rsidR="00125118">
        <w:fldChar w:fldCharType="begin"/>
      </w:r>
      <w:r w:rsidR="00125118">
        <w:instrText xml:space="preserve"> ADDIN ZOTERO_ITEM CSL_CITATION {"citationID":"cczDcn2Y","properties":{"formattedCitation":"(Baumle,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 Fossett, and Waren 2008; Berri 1989; Motomura 1982)</w:t>
      </w:r>
      <w:r w:rsidR="00125118">
        <w:fldChar w:fldCharType="end"/>
      </w:r>
      <w:r>
        <w:t>.</w:t>
      </w:r>
      <w:r>
        <w:rPr>
          <w:rStyle w:val="EndnoteReference"/>
        </w:rPr>
        <w:endnoteReference w:id="12"/>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CF7C95">
      <w:pPr>
        <w:spacing w:line="480" w:lineRule="auto"/>
        <w:pPrChange w:id="510" w:author="Iris Zhang" w:date="2023-01-03T11:01:00Z">
          <w:pPr>
            <w:spacing w:line="360" w:lineRule="auto"/>
          </w:pPr>
        </w:pPrChange>
      </w:pPr>
    </w:p>
    <w:p w14:paraId="21B71452" w14:textId="2EBDEFA6" w:rsidR="008D3F8E" w:rsidRPr="005E4CC3" w:rsidRDefault="008D3F8E" w:rsidP="00CF7C95">
      <w:pPr>
        <w:spacing w:line="480" w:lineRule="auto"/>
        <w:rPr>
          <w:b/>
          <w:bCs/>
          <w:rPrChange w:id="511" w:author="Iris Zhang" w:date="2022-12-27T19:03:00Z">
            <w:rPr>
              <w:i/>
              <w:iCs/>
            </w:rPr>
          </w:rPrChange>
        </w:rPr>
        <w:pPrChange w:id="512" w:author="Iris Zhang" w:date="2023-01-03T11:01:00Z">
          <w:pPr>
            <w:spacing w:line="360" w:lineRule="auto"/>
          </w:pPr>
        </w:pPrChange>
      </w:pPr>
      <w:r w:rsidRPr="005E4CC3">
        <w:rPr>
          <w:b/>
          <w:bCs/>
          <w:rPrChange w:id="513" w:author="Iris Zhang" w:date="2022-12-27T19:03:00Z">
            <w:rPr>
              <w:i/>
              <w:iCs/>
            </w:rPr>
          </w:rPrChange>
        </w:rPr>
        <w:t xml:space="preserve">The </w:t>
      </w:r>
      <w:ins w:id="514" w:author="Iris Zhang" w:date="2022-12-27T19:03:00Z">
        <w:r w:rsidR="005E4CC3">
          <w:rPr>
            <w:b/>
            <w:bCs/>
          </w:rPr>
          <w:t>C</w:t>
        </w:r>
      </w:ins>
      <w:del w:id="515" w:author="Iris Zhang" w:date="2022-12-27T19:03:00Z">
        <w:r w:rsidRPr="005E4CC3" w:rsidDel="005E4CC3">
          <w:rPr>
            <w:b/>
            <w:bCs/>
            <w:rPrChange w:id="516" w:author="Iris Zhang" w:date="2022-12-27T19:03:00Z">
              <w:rPr>
                <w:i/>
                <w:iCs/>
              </w:rPr>
            </w:rPrChange>
          </w:rPr>
          <w:delText>c</w:delText>
        </w:r>
      </w:del>
      <w:r w:rsidRPr="005E4CC3">
        <w:rPr>
          <w:b/>
          <w:bCs/>
          <w:rPrChange w:id="517" w:author="Iris Zhang" w:date="2022-12-27T19:03:00Z">
            <w:rPr>
              <w:i/>
              <w:iCs/>
            </w:rPr>
          </w:rPrChange>
        </w:rPr>
        <w:t xml:space="preserve">hanging </w:t>
      </w:r>
      <w:ins w:id="518" w:author="Iris Zhang" w:date="2022-12-27T19:03:00Z">
        <w:r w:rsidR="005E4CC3">
          <w:rPr>
            <w:b/>
            <w:bCs/>
          </w:rPr>
          <w:t>C</w:t>
        </w:r>
      </w:ins>
      <w:del w:id="519" w:author="Iris Zhang" w:date="2022-12-27T19:03:00Z">
        <w:r w:rsidRPr="005E4CC3" w:rsidDel="005E4CC3">
          <w:rPr>
            <w:b/>
            <w:bCs/>
            <w:rPrChange w:id="520" w:author="Iris Zhang" w:date="2022-12-27T19:03:00Z">
              <w:rPr>
                <w:i/>
                <w:iCs/>
              </w:rPr>
            </w:rPrChange>
          </w:rPr>
          <w:delText>c</w:delText>
        </w:r>
      </w:del>
      <w:r w:rsidRPr="005E4CC3">
        <w:rPr>
          <w:b/>
          <w:bCs/>
          <w:rPrChange w:id="521" w:author="Iris Zhang" w:date="2022-12-27T19:03:00Z">
            <w:rPr>
              <w:i/>
              <w:iCs/>
            </w:rPr>
          </w:rPrChange>
        </w:rPr>
        <w:t xml:space="preserve">olor </w:t>
      </w:r>
      <w:ins w:id="522" w:author="Iris Zhang" w:date="2022-12-27T19:03:00Z">
        <w:r w:rsidR="005E4CC3">
          <w:rPr>
            <w:b/>
            <w:bCs/>
          </w:rPr>
          <w:t>L</w:t>
        </w:r>
      </w:ins>
      <w:del w:id="523" w:author="Iris Zhang" w:date="2022-12-27T19:03:00Z">
        <w:r w:rsidRPr="005E4CC3" w:rsidDel="005E4CC3">
          <w:rPr>
            <w:b/>
            <w:bCs/>
            <w:rPrChange w:id="524" w:author="Iris Zhang" w:date="2022-12-27T19:03:00Z">
              <w:rPr>
                <w:i/>
                <w:iCs/>
              </w:rPr>
            </w:rPrChange>
          </w:rPr>
          <w:delText>l</w:delText>
        </w:r>
      </w:del>
      <w:r w:rsidRPr="005E4CC3">
        <w:rPr>
          <w:b/>
          <w:bCs/>
          <w:rPrChange w:id="525" w:author="Iris Zhang" w:date="2022-12-27T19:03:00Z">
            <w:rPr>
              <w:i/>
              <w:iCs/>
            </w:rPr>
          </w:rPrChange>
        </w:rPr>
        <w:t xml:space="preserve">ine and Black </w:t>
      </w:r>
      <w:ins w:id="526" w:author="Iris Zhang" w:date="2022-12-27T19:03:00Z">
        <w:r w:rsidR="005E4CC3">
          <w:rPr>
            <w:b/>
            <w:bCs/>
          </w:rPr>
          <w:t>E</w:t>
        </w:r>
      </w:ins>
      <w:del w:id="527" w:author="Iris Zhang" w:date="2022-12-27T19:03:00Z">
        <w:r w:rsidRPr="005E4CC3" w:rsidDel="005E4CC3">
          <w:rPr>
            <w:b/>
            <w:bCs/>
            <w:rPrChange w:id="528" w:author="Iris Zhang" w:date="2022-12-27T19:03:00Z">
              <w:rPr>
                <w:i/>
                <w:iCs/>
              </w:rPr>
            </w:rPrChange>
          </w:rPr>
          <w:delText>e</w:delText>
        </w:r>
      </w:del>
      <w:r w:rsidRPr="005E4CC3">
        <w:rPr>
          <w:b/>
          <w:bCs/>
          <w:rPrChange w:id="529" w:author="Iris Zhang" w:date="2022-12-27T19:03:00Z">
            <w:rPr>
              <w:i/>
              <w:iCs/>
            </w:rPr>
          </w:rPrChange>
        </w:rPr>
        <w:t xml:space="preserve">xceptionalism </w:t>
      </w:r>
    </w:p>
    <w:p w14:paraId="0AFB6F6D" w14:textId="442E9729" w:rsidR="008D3F8E" w:rsidRDefault="008D3F8E" w:rsidP="00CF7C95">
      <w:pPr>
        <w:spacing w:line="480" w:lineRule="auto"/>
        <w:pPrChange w:id="530" w:author="Iris Zhang" w:date="2023-01-03T11:01:00Z">
          <w:pPr>
            <w:spacing w:line="360" w:lineRule="auto"/>
          </w:pPr>
        </w:pPrChange>
      </w:pPr>
      <w:r>
        <w:t xml:space="preserve"> </w:t>
      </w:r>
      <w:del w:id="531" w:author="Iris Zhang" w:date="2022-12-27T19:04:00Z">
        <w:r w:rsidDel="00995827">
          <w:tab/>
        </w:r>
      </w:del>
      <w:r>
        <w:t xml:space="preserve">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 2004; Lichter et al.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 2018; Wilson and Edwards 2014)</w:t>
      </w:r>
      <w:r w:rsidR="00125118">
        <w:fldChar w:fldCharType="end"/>
      </w:r>
      <w:r>
        <w:t xml:space="preserve">. But, as the U.S. continues to experience growth in racial minority 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 2021)</w:t>
      </w:r>
      <w:r w:rsidR="00125118">
        <w:fldChar w:fldCharType="end"/>
      </w:r>
      <w:r>
        <w:t xml:space="preserve">. The theory of racial threat posits that as </w:t>
      </w:r>
      <w:del w:id="532" w:author="Iris Zhang" w:date="2022-12-27T18:12:00Z">
        <w:r w:rsidDel="009853EE">
          <w:delText xml:space="preserve">cities </w:delText>
        </w:r>
      </w:del>
      <w:ins w:id="533" w:author="Iris Zhang" w:date="2022-12-27T18:12:00Z">
        <w:r>
          <w:t>places</w:t>
        </w:r>
        <w:r>
          <w:t xml:space="preserve"> </w:t>
        </w:r>
      </w:ins>
      <w:r>
        <w:t xml:space="preserve">become more racially diverse, White communities intensify 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 1996; Wilkes and Okamoto 2002)</w:t>
      </w:r>
      <w:r w:rsidR="00125118">
        <w:fldChar w:fldCharType="end"/>
      </w:r>
      <w:r>
        <w:t xml:space="preserve">. Other research finds that White people living in places with White </w:t>
      </w:r>
      <w:r>
        <w:lastRenderedPageBreak/>
        <w:t xml:space="preserve">population share decreases </w:t>
      </w:r>
      <w:del w:id="534" w:author="Iris Zhang" w:date="2022-12-27T18:12:00Z">
        <w:r w:rsidDel="009853EE">
          <w:delText>participate in a variety of racially exclusionary behavior reflecting</w:delText>
        </w:r>
      </w:del>
      <w:ins w:id="535" w:author="Iris Zhang" w:date="2022-12-27T18:12:00Z">
        <w:r>
          <w:t>exhibit</w:t>
        </w:r>
      </w:ins>
      <w:r>
        <w:t xml:space="preserve"> fear </w:t>
      </w:r>
      <w:del w:id="536" w:author="Iris Zhang" w:date="2022-12-27T18:12:00Z">
        <w:r w:rsidDel="009853EE">
          <w:delText xml:space="preserve">or resentment </w:delText>
        </w:r>
      </w:del>
      <w:r>
        <w:t>towards these demographic changes</w:t>
      </w:r>
      <w:ins w:id="537" w:author="Iris Zhang" w:date="2022-12-19T23:43:00Z">
        <w:r>
          <w:t xml:space="preserve"> and </w:t>
        </w:r>
      </w:ins>
      <w:ins w:id="538" w:author="Iris Zhang" w:date="2022-12-27T18:12:00Z">
        <w:r>
          <w:t>direct</w:t>
        </w:r>
      </w:ins>
      <w:ins w:id="539" w:author="Iris Zhang" w:date="2022-12-19T23:43:00Z">
        <w:r>
          <w:t xml:space="preserve"> this resentment towards Black groups</w:t>
        </w:r>
      </w:ins>
      <w:r>
        <w:t xml:space="preserve">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Abascal</w:t>
      </w:r>
      <w:proofErr w:type="spellEnd"/>
      <w:r w:rsidR="00125118" w:rsidRPr="00125118">
        <w:rPr>
          <w:rFonts w:cs="Times New Roman"/>
        </w:rPr>
        <w:t xml:space="preserve"> 2022; R. D. King and Wheelock 2007; Stacey, Carbone-López, and Rosenfeld 2011)</w:t>
      </w:r>
      <w:r w:rsidR="00125118">
        <w:fldChar w:fldCharType="end"/>
      </w:r>
      <w:r>
        <w:t xml:space="preserve">. </w:t>
      </w:r>
      <w:del w:id="540" w:author="Iris Zhang" w:date="2022-12-19T23:43:00Z">
        <w:r w:rsidDel="00A53B9B">
          <w:delText xml:space="preserve">However, in the residential context, racial threat is not merely based on differences in White/non-White population shares. </w:delText>
        </w:r>
      </w:del>
    </w:p>
    <w:p w14:paraId="5F5C61D5" w14:textId="620AF6EA" w:rsidR="008D3F8E" w:rsidRDefault="008D3F8E" w:rsidP="00CF7C95">
      <w:pPr>
        <w:spacing w:line="480" w:lineRule="auto"/>
        <w:ind w:firstLine="720"/>
        <w:rPr>
          <w:rFonts w:ascii="Times" w:hAnsi="Times"/>
        </w:rPr>
        <w:pPrChange w:id="541" w:author="Iris Zhang" w:date="2023-01-03T11:01:00Z">
          <w:pPr>
            <w:spacing w:line="360" w:lineRule="auto"/>
            <w:ind w:firstLine="720"/>
          </w:pPr>
        </w:pPrChange>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 Lichter, and Taquino 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3"/>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 2012; Lee and Bean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negative) for percent Black than for percent non-Black minority</w:t>
      </w:r>
      <w:r>
        <w:rPr>
          <w:rFonts w:ascii="Times" w:hAnsi="Times"/>
        </w:rPr>
        <w:t xml:space="preserve"> after an annexation, both before and after </w:t>
      </w:r>
      <w:r w:rsidRPr="00CA7132">
        <w:rPr>
          <w:rFonts w:ascii="Times" w:hAnsi="Times"/>
          <w:i/>
          <w:iCs/>
        </w:rPr>
        <w:t>Shelby</w:t>
      </w:r>
      <w:r>
        <w:rPr>
          <w:rFonts w:ascii="Times" w:hAnsi="Times"/>
        </w:rPr>
        <w:t xml:space="preserve"> (H3)</w:t>
      </w:r>
      <w:r w:rsidRPr="00452EDA">
        <w:rPr>
          <w:rFonts w:ascii="Times" w:hAnsi="Times"/>
        </w:rPr>
        <w:t xml:space="preserve">. </w:t>
      </w:r>
    </w:p>
    <w:p w14:paraId="44AAF22F" w14:textId="77777777" w:rsidR="008D3F8E" w:rsidRPr="00214B82" w:rsidRDefault="008D3F8E" w:rsidP="00CF7C95">
      <w:pPr>
        <w:spacing w:line="480" w:lineRule="auto"/>
        <w:ind w:firstLine="720"/>
        <w:rPr>
          <w:rFonts w:ascii="Times" w:hAnsi="Times"/>
        </w:rPr>
        <w:pPrChange w:id="542" w:author="Iris Zhang" w:date="2023-01-03T11:01:00Z">
          <w:pPr>
            <w:spacing w:line="360" w:lineRule="auto"/>
            <w:ind w:firstLine="720"/>
          </w:pPr>
        </w:pPrChange>
      </w:pPr>
    </w:p>
    <w:p w14:paraId="64C6F93B" w14:textId="23DBF91D" w:rsidR="008D3F8E" w:rsidDel="000C0710" w:rsidRDefault="008D3F8E" w:rsidP="00CF7C95">
      <w:pPr>
        <w:spacing w:line="480" w:lineRule="auto"/>
        <w:rPr>
          <w:del w:id="543" w:author="Iris Zhang" w:date="2023-01-03T11:02:00Z"/>
          <w:b/>
          <w:bCs/>
        </w:rPr>
        <w:pPrChange w:id="544" w:author="Iris Zhang" w:date="2023-01-03T11:01:00Z">
          <w:pPr>
            <w:spacing w:line="360" w:lineRule="auto"/>
          </w:pPr>
        </w:pPrChange>
      </w:pPr>
      <w:del w:id="545" w:author="Iris Zhang" w:date="2022-12-27T18:56:00Z">
        <w:r w:rsidDel="00AF383C">
          <w:rPr>
            <w:b/>
            <w:bCs/>
          </w:rPr>
          <w:delText xml:space="preserve">Data and Methods </w:delText>
        </w:r>
      </w:del>
      <w:ins w:id="546" w:author="Iris Zhang" w:date="2022-12-27T18:56:00Z">
        <w:r w:rsidR="00AF383C">
          <w:rPr>
            <w:b/>
            <w:bCs/>
          </w:rPr>
          <w:t>DATA AND METHODS</w:t>
        </w:r>
      </w:ins>
    </w:p>
    <w:p w14:paraId="10019141" w14:textId="77777777" w:rsidR="008D3F8E" w:rsidRDefault="008D3F8E" w:rsidP="00CF7C95">
      <w:pPr>
        <w:spacing w:line="480" w:lineRule="auto"/>
        <w:rPr>
          <w:b/>
          <w:bCs/>
        </w:rPr>
        <w:pPrChange w:id="547" w:author="Iris Zhang" w:date="2023-01-03T11:01:00Z">
          <w:pPr>
            <w:spacing w:line="360" w:lineRule="auto"/>
          </w:pPr>
        </w:pPrChange>
      </w:pPr>
    </w:p>
    <w:p w14:paraId="150EFA6D" w14:textId="3E96E840" w:rsidR="008D3F8E" w:rsidRPr="00AF383C" w:rsidRDefault="008D3F8E" w:rsidP="00CF7C95">
      <w:pPr>
        <w:spacing w:line="480" w:lineRule="auto"/>
        <w:rPr>
          <w:b/>
          <w:bCs/>
          <w:rPrChange w:id="548" w:author="Iris Zhang" w:date="2022-12-27T18:56:00Z">
            <w:rPr>
              <w:i/>
              <w:iCs/>
            </w:rPr>
          </w:rPrChange>
        </w:rPr>
        <w:pPrChange w:id="549" w:author="Iris Zhang" w:date="2023-01-03T11:01:00Z">
          <w:pPr>
            <w:spacing w:line="360" w:lineRule="auto"/>
          </w:pPr>
        </w:pPrChange>
      </w:pPr>
      <w:r w:rsidRPr="00AF383C">
        <w:rPr>
          <w:b/>
          <w:bCs/>
          <w:rPrChange w:id="550" w:author="Iris Zhang" w:date="2022-12-27T18:56:00Z">
            <w:rPr>
              <w:i/>
              <w:iCs/>
            </w:rPr>
          </w:rPrChange>
        </w:rPr>
        <w:t xml:space="preserve">Outcome Variables </w:t>
      </w:r>
    </w:p>
    <w:p w14:paraId="4E1CBEE3" w14:textId="78B79BAC" w:rsidR="008D3F8E" w:rsidRDefault="008D3F8E" w:rsidP="00CF7C95">
      <w:pPr>
        <w:spacing w:line="480" w:lineRule="auto"/>
        <w:pPrChange w:id="551" w:author="Iris Zhang" w:date="2023-01-03T11:01:00Z">
          <w:pPr>
            <w:spacing w:line="360" w:lineRule="auto"/>
            <w:ind w:firstLine="720"/>
          </w:pPr>
        </w:pPrChange>
      </w:pPr>
      <w:r>
        <w:t xml:space="preserve">To address the first question of how probabilities to annex changed before and after </w:t>
      </w:r>
      <w:r w:rsidRPr="003159FC">
        <w:rPr>
          <w:i/>
          <w:iCs/>
        </w:rPr>
        <w:t>Shelby</w:t>
      </w:r>
      <w:r>
        <w:t xml:space="preserve">, I use a binary indicator of conducting an annexation as the outcome variable. This is assigned 1 if the place conducted an annexation in the period (e.g., 2007-2013 and 2014-2020) and 0 otherwise. Municipalities—which correspond to Census places—conduct annexations. Census blocks, the smallest available geographic units with publicly available demographic data, can be annexed, </w:t>
      </w:r>
      <w:r>
        <w:lastRenderedPageBreak/>
        <w:t xml:space="preserve">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Annexations can occur in any of the following three periods: 2007-2013, which corresponds to the period immediately prior to the Supreme Court decision; and 2014-2020, which corresponds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4"/>
      </w:r>
      <w:r>
        <w:t xml:space="preserve"> </w:t>
      </w:r>
    </w:p>
    <w:p w14:paraId="03D7F75A" w14:textId="71372F9B" w:rsidR="008D3F8E" w:rsidRDefault="008D3F8E" w:rsidP="00CF7C95">
      <w:pPr>
        <w:spacing w:line="480" w:lineRule="auto"/>
        <w:ind w:firstLine="720"/>
        <w:pPrChange w:id="552" w:author="Iris Zhang" w:date="2023-01-03T11:01:00Z">
          <w:pPr>
            <w:spacing w:line="360" w:lineRule="auto"/>
            <w:ind w:firstLine="720"/>
          </w:pPr>
        </w:pPrChange>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 2018; 2019; Lichter et al. 2007; Wilson and Edwards 2014)</w:t>
      </w:r>
      <w:r w:rsidR="00125118">
        <w:fldChar w:fldCharType="end"/>
      </w:r>
      <w:r>
        <w:t>.</w:t>
      </w:r>
      <w:r>
        <w:rPr>
          <w:rStyle w:val="EndnoteReference"/>
        </w:rPr>
        <w:endnoteReference w:id="15"/>
      </w:r>
      <w:r>
        <w:t xml:space="preserve"> Shapefiles for each year show boundaries updated to January 1</w:t>
      </w:r>
      <w:r w:rsidRPr="00CB08C3">
        <w:rPr>
          <w:vertAlign w:val="superscript"/>
        </w:rPr>
        <w:t>st</w:t>
      </w:r>
      <w:r>
        <w:t xml:space="preserve"> of that year. Hence, the best available data on pre-</w:t>
      </w:r>
      <w:r w:rsidRPr="00B765AF">
        <w:rPr>
          <w:i/>
          <w:iCs/>
        </w:rPr>
        <w:t>Shelby</w:t>
      </w:r>
      <w:r>
        <w:t xml:space="preserve"> boundaries are the 2013 shapefiles (updated as of January 1</w:t>
      </w:r>
      <w:r w:rsidRPr="00CB08C3">
        <w:rPr>
          <w:vertAlign w:val="superscript"/>
        </w:rPr>
        <w:t>st</w:t>
      </w:r>
      <w:r>
        <w:t>, 2013), and on the immediate post-</w:t>
      </w:r>
      <w:r w:rsidRPr="00B765AF">
        <w:rPr>
          <w:i/>
          <w:iCs/>
        </w:rPr>
        <w:t>Shelby</w:t>
      </w:r>
      <w:r>
        <w:t xml:space="preserve"> boundaries are the 2014 shapefiles (updated as of January 1</w:t>
      </w:r>
      <w:r w:rsidRPr="00CB08C3">
        <w:rPr>
          <w:vertAlign w:val="superscript"/>
        </w:rPr>
        <w:t>st</w:t>
      </w:r>
      <w:r>
        <w:t>, 2014).</w:t>
      </w:r>
      <w:r>
        <w:rPr>
          <w:rStyle w:val="EndnoteReference"/>
        </w:rPr>
        <w:endnoteReference w:id="16"/>
      </w:r>
      <w:r>
        <w:t xml:space="preserve"> </w:t>
      </w:r>
    </w:p>
    <w:p w14:paraId="57204586" w14:textId="2B96B718" w:rsidR="008D3F8E" w:rsidDel="000C0710" w:rsidRDefault="008D3F8E" w:rsidP="00CF7C95">
      <w:pPr>
        <w:spacing w:line="480" w:lineRule="auto"/>
        <w:ind w:firstLine="720"/>
        <w:rPr>
          <w:del w:id="561" w:author="Iris Zhang" w:date="2023-01-03T11:04:00Z"/>
        </w:rPr>
        <w:pPrChange w:id="562" w:author="Iris Zhang" w:date="2023-01-03T11:01:00Z">
          <w:pPr>
            <w:spacing w:line="360" w:lineRule="auto"/>
            <w:ind w:firstLine="720"/>
          </w:pPr>
        </w:pPrChange>
      </w:pPr>
      <w:r>
        <w:t>One significant challenge of this approach is that boundaries change between years for reasons unrelated to annexation. Moreover, refinements in how Census place boundaries are drawn over 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annexed blocks must have at least 90% areal overlap with place boundaries at the end of the period.</w:t>
      </w:r>
      <w:r>
        <w:rPr>
          <w:rStyle w:val="EndnoteReference"/>
        </w:rPr>
        <w:endnoteReference w:id="17"/>
      </w:r>
      <w:r>
        <w:t xml:space="preserve"> Second, I validate my identified annexations with annexations recorded in </w:t>
      </w:r>
      <w:r>
        <w:lastRenderedPageBreak/>
        <w:t>the Census Bureau’s Boundary and Annexation Survey (BAS), the only official source of boundary changes for all states, even though it is incomplete in coverage.</w:t>
      </w:r>
      <w:r w:rsidR="000C0710">
        <w:rPr>
          <w:rStyle w:val="EndnoteReference"/>
        </w:rPr>
        <w:endnoteReference w:id="18"/>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very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9"/>
      </w:r>
      <w:r>
        <w:t xml:space="preserve"> </w:t>
      </w:r>
    </w:p>
    <w:p w14:paraId="0723973F" w14:textId="77777777" w:rsidR="00834430" w:rsidRDefault="00834430" w:rsidP="000C0710">
      <w:pPr>
        <w:spacing w:line="480" w:lineRule="auto"/>
        <w:ind w:firstLine="720"/>
        <w:rPr>
          <w:ins w:id="563" w:author="Iris Zhang" w:date="2022-12-27T18:58:00Z"/>
        </w:rPr>
        <w:pPrChange w:id="564" w:author="Iris Zhang" w:date="2023-01-03T11:04:00Z">
          <w:pPr>
            <w:spacing w:line="360" w:lineRule="auto"/>
          </w:pPr>
        </w:pPrChange>
      </w:pPr>
    </w:p>
    <w:p w14:paraId="697875E9" w14:textId="4CFEB356" w:rsidR="008D3F8E" w:rsidDel="00834430" w:rsidRDefault="00834430" w:rsidP="000C0710">
      <w:pPr>
        <w:spacing w:line="480" w:lineRule="auto"/>
        <w:jc w:val="center"/>
        <w:rPr>
          <w:del w:id="565" w:author="Iris Zhang" w:date="2022-12-27T18:43:00Z"/>
          <w:b/>
          <w:bCs/>
        </w:rPr>
        <w:pPrChange w:id="566" w:author="Iris Zhang" w:date="2023-01-03T11:04:00Z">
          <w:pPr>
            <w:spacing w:line="360" w:lineRule="auto"/>
          </w:pPr>
        </w:pPrChange>
      </w:pPr>
      <w:ins w:id="567" w:author="Iris Zhang" w:date="2022-12-27T18:58:00Z">
        <w:r>
          <w:t>[Please insert Table 1 approximately here]</w:t>
        </w:r>
      </w:ins>
    </w:p>
    <w:p w14:paraId="69948034" w14:textId="77777777" w:rsidR="00834430" w:rsidRDefault="00834430" w:rsidP="000C0710">
      <w:pPr>
        <w:spacing w:line="480" w:lineRule="auto"/>
        <w:jc w:val="center"/>
        <w:rPr>
          <w:ins w:id="568" w:author="Iris Zhang" w:date="2022-12-27T19:00:00Z"/>
        </w:rPr>
        <w:pPrChange w:id="569" w:author="Iris Zhang" w:date="2023-01-03T11:04:00Z">
          <w:pPr>
            <w:spacing w:line="360" w:lineRule="auto"/>
          </w:pPr>
        </w:pPrChange>
      </w:pPr>
    </w:p>
    <w:p w14:paraId="126D9691" w14:textId="750F5DF5" w:rsidR="008D3F8E" w:rsidRPr="00834430" w:rsidDel="00834430" w:rsidRDefault="00834430" w:rsidP="00CF7C95">
      <w:pPr>
        <w:spacing w:line="480" w:lineRule="auto"/>
        <w:ind w:firstLine="720"/>
        <w:rPr>
          <w:del w:id="570" w:author="Iris Zhang" w:date="2022-12-27T18:59:00Z"/>
          <w:moveFrom w:id="571" w:author="Iris Zhang" w:date="2022-12-27T18:59:00Z"/>
          <w:rPrChange w:id="572" w:author="Iris Zhang" w:date="2022-12-27T18:59:00Z">
            <w:rPr>
              <w:del w:id="573" w:author="Iris Zhang" w:date="2022-12-27T18:59:00Z"/>
              <w:moveFrom w:id="574" w:author="Iris Zhang" w:date="2022-12-27T18:59:00Z"/>
              <w:b/>
              <w:bCs/>
            </w:rPr>
          </w:rPrChange>
        </w:rPr>
        <w:pPrChange w:id="575" w:author="Iris Zhang" w:date="2023-01-03T11:01:00Z">
          <w:pPr>
            <w:spacing w:line="360" w:lineRule="auto"/>
          </w:pPr>
        </w:pPrChange>
      </w:pPr>
      <w:ins w:id="576" w:author="Iris Zhang" w:date="2022-12-27T18:59:00Z">
        <w:r w:rsidRPr="00834430">
          <w:rPr>
            <w:rPrChange w:id="577" w:author="Iris Zhang" w:date="2022-12-27T18:59:00Z">
              <w:rPr>
                <w:b/>
                <w:bCs/>
              </w:rPr>
            </w:rPrChange>
          </w:rPr>
          <w:t>A</w:t>
        </w:r>
      </w:ins>
      <w:moveFromRangeStart w:id="578" w:author="Iris Zhang" w:date="2022-12-27T18:59:00Z" w:name="move123059979"/>
      <w:moveFrom w:id="579" w:author="Iris Zhang" w:date="2022-12-27T18:59:00Z">
        <w:del w:id="580" w:author="Iris Zhang" w:date="2022-12-27T18:59:00Z">
          <w:r w:rsidR="008D3F8E" w:rsidRPr="00834430" w:rsidDel="00834430">
            <w:rPr>
              <w:rPrChange w:id="581" w:author="Iris Zhang" w:date="2022-12-27T18:59:00Z">
                <w:rPr>
                  <w:b/>
                  <w:bCs/>
                </w:rPr>
              </w:rPrChange>
            </w:rPr>
            <w:delText>Table 1. Comparison of Author’s Identification of Annexations and Official Records in the 2000-2021 Boundary and Annexation Surveys (BAS)</w:delText>
          </w:r>
        </w:del>
      </w:moveFrom>
    </w:p>
    <w:p w14:paraId="0B8AB57D" w14:textId="20720329" w:rsidR="008D3F8E" w:rsidRPr="00B128FC" w:rsidDel="00834430" w:rsidRDefault="008D3F8E" w:rsidP="00CF7C95">
      <w:pPr>
        <w:spacing w:line="480" w:lineRule="auto"/>
        <w:ind w:firstLine="720"/>
        <w:rPr>
          <w:del w:id="582" w:author="Iris Zhang" w:date="2022-12-27T18:59:00Z"/>
          <w:moveFrom w:id="583" w:author="Iris Zhang" w:date="2022-12-27T18:59:00Z"/>
          <w:b/>
          <w:bCs/>
        </w:rPr>
        <w:pPrChange w:id="584" w:author="Iris Zhang" w:date="2023-01-03T11:01:00Z">
          <w:pPr>
            <w:spacing w:line="360" w:lineRule="auto"/>
          </w:pPr>
        </w:pPrChange>
      </w:pPr>
    </w:p>
    <w:p w14:paraId="203DC167" w14:textId="50F0107D" w:rsidR="008D3F8E" w:rsidDel="00834430" w:rsidRDefault="008D3F8E" w:rsidP="00CF7C95">
      <w:pPr>
        <w:spacing w:line="480" w:lineRule="auto"/>
        <w:ind w:firstLine="720"/>
        <w:rPr>
          <w:del w:id="585" w:author="Iris Zhang" w:date="2022-12-27T18:59:00Z"/>
          <w:moveFrom w:id="586" w:author="Iris Zhang" w:date="2022-12-27T18:59:00Z"/>
        </w:rPr>
        <w:pPrChange w:id="587" w:author="Iris Zhang" w:date="2023-01-03T11:01:00Z">
          <w:pPr>
            <w:spacing w:line="360" w:lineRule="auto"/>
          </w:pPr>
        </w:pPrChange>
      </w:pPr>
      <w:moveFrom w:id="588" w:author="Iris Zhang" w:date="2022-12-27T18:59:00Z">
        <w:del w:id="589" w:author="Iris Zhang" w:date="2022-12-27T18:59:00Z">
          <w:r w:rsidRPr="00B128FC" w:rsidDel="00834430">
            <w:rPr>
              <w:noProof/>
            </w:rPr>
            <w:drawing>
              <wp:inline distT="0" distB="0" distL="0" distR="0" wp14:anchorId="4D323CA3" wp14:editId="1B4D0B0A">
                <wp:extent cx="4343400" cy="287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del>
      </w:moveFrom>
    </w:p>
    <w:moveFromRangeEnd w:id="578"/>
    <w:p w14:paraId="22152D89" w14:textId="053F608B" w:rsidR="008D3F8E" w:rsidDel="008D3F8E" w:rsidRDefault="008D3F8E" w:rsidP="00CF7C95">
      <w:pPr>
        <w:spacing w:line="480" w:lineRule="auto"/>
        <w:ind w:firstLine="720"/>
        <w:rPr>
          <w:del w:id="590" w:author="Iris Zhang" w:date="2022-12-27T18:50:00Z"/>
        </w:rPr>
        <w:pPrChange w:id="591" w:author="Iris Zhang" w:date="2023-01-03T11:01:00Z">
          <w:pPr>
            <w:spacing w:line="360" w:lineRule="auto"/>
          </w:pPr>
        </w:pPrChange>
      </w:pPr>
    </w:p>
    <w:p w14:paraId="3331B8EC" w14:textId="2B5AD130" w:rsidR="008D3F8E" w:rsidRDefault="008D3F8E" w:rsidP="00CF7C95">
      <w:pPr>
        <w:spacing w:line="480" w:lineRule="auto"/>
        <w:ind w:firstLine="720"/>
        <w:pPrChange w:id="592" w:author="Iris Zhang" w:date="2023-01-03T11:01:00Z">
          <w:pPr>
            <w:spacing w:before="240" w:line="360" w:lineRule="auto"/>
            <w:ind w:firstLine="720"/>
          </w:pPr>
        </w:pPrChange>
      </w:pPr>
      <w:del w:id="593" w:author="Iris Zhang" w:date="2022-12-27T18:59:00Z">
        <w:r w:rsidDel="00834430">
          <w:delText>A</w:delText>
        </w:r>
      </w:del>
      <w:r>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 2019; Edwards 2008)</w:t>
      </w:r>
      <w:r w:rsidR="00125118">
        <w:fldChar w:fldCharType="end"/>
      </w:r>
      <w:r>
        <w:t xml:space="preserve">, resulting in 41 total states. Census Designated Places (CDPs) are unincorporated communities assigned place IDs by the Census but do not have conventional municipal government structures. I exclude them as places that could 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 2019)</w:t>
      </w:r>
      <w:r w:rsidR="00125118">
        <w:fldChar w:fldCharType="end"/>
      </w:r>
      <w:r>
        <w:t>.</w:t>
      </w:r>
      <w:r w:rsidR="000C0710">
        <w:rPr>
          <w:rStyle w:val="EndnoteReference"/>
        </w:rPr>
        <w:endnoteReference w:id="20"/>
      </w:r>
      <w:r w:rsidR="000C0710">
        <w:t xml:space="preserve"> </w:t>
      </w:r>
      <w:r>
        <w:t xml:space="preserve">Places must have at least one populated annexable block to be included in the sample, and they must fulfill this criteria in both years (2007 and 2014) and have been in existence from 2000 to 2020 to ensure a balanced panel. As described in more detail below, I rely on 2000 data to generate trends as a control variable in </w:t>
      </w:r>
      <w:r>
        <w:lastRenderedPageBreak/>
        <w:t xml:space="preserve">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04DDB527" w:rsidR="008D3F8E" w:rsidRDefault="008D3F8E" w:rsidP="00CF7C95">
      <w:pPr>
        <w:spacing w:line="480" w:lineRule="auto"/>
        <w:ind w:firstLine="720"/>
        <w:pPrChange w:id="594" w:author="Iris Zhang" w:date="2023-01-03T11:01:00Z">
          <w:pPr>
            <w:spacing w:line="360" w:lineRule="auto"/>
            <w:ind w:firstLine="720"/>
          </w:pPr>
        </w:pPrChange>
      </w:pPr>
      <w:r>
        <w:t xml:space="preserve">Figures 1 to 3 show examples of municipal boundaries changing due to annexations between 2000-2020 for Atlanta, GA, Jacksonville, AL, and no changes for </w:t>
      </w:r>
      <w:proofErr w:type="spellStart"/>
      <w:r>
        <w:t>Wale</w:t>
      </w:r>
      <w:del w:id="595" w:author="Iris Zhang" w:date="2022-12-27T18:51:00Z">
        <w:r w:rsidDel="008D3F8E">
          <w:delText>k</w:delText>
        </w:r>
      </w:del>
      <w:r>
        <w:t>s</w:t>
      </w:r>
      <w:ins w:id="596" w:author="Iris Zhang" w:date="2022-12-27T18:51:00Z">
        <w:r>
          <w:t>k</w:t>
        </w:r>
      </w:ins>
      <w:r>
        <w:t>a</w:t>
      </w:r>
      <w:proofErr w:type="spellEnd"/>
      <w:r>
        <w:t xml:space="preserve">,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when annexations occur, especially when blocks are only partially annexed, but I am nevertheless able to differentiate between places that did and did not annex, even across changes in boundary-years. </w:t>
      </w:r>
    </w:p>
    <w:p w14:paraId="02F9422E" w14:textId="4C6893C2" w:rsidR="00834430" w:rsidRDefault="008D3F8E" w:rsidP="000C0710">
      <w:pPr>
        <w:spacing w:line="480" w:lineRule="auto"/>
        <w:ind w:firstLine="720"/>
        <w:rPr>
          <w:ins w:id="597" w:author="Iris Zhang" w:date="2022-12-27T19:00:00Z"/>
        </w:rPr>
        <w:pPrChange w:id="598" w:author="Iris Zhang" w:date="2023-01-03T11:04:00Z">
          <w:pPr>
            <w:spacing w:line="360" w:lineRule="auto"/>
          </w:pPr>
        </w:pPrChange>
      </w:pPr>
      <w:r>
        <w:t xml:space="preserve">To answer the second question of whether annexations play a role in shaping the racial composition of cities and how the relationship changes after </w:t>
      </w:r>
      <w:r w:rsidRPr="007C674D">
        <w:rPr>
          <w:i/>
          <w:iCs/>
        </w:rPr>
        <w:t>Shelby</w:t>
      </w:r>
      <w:r>
        <w:t xml:space="preserve">, I use three 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w:t>
      </w:r>
      <w:r>
        <w:lastRenderedPageBreak/>
        <w:t xml:space="preserve">linearly interpolate missing data for the whole panel of variables between 2000 to 2020 and linearly extrapolate for 2000 and 2020. </w:t>
      </w:r>
      <w:r>
        <w:tab/>
      </w:r>
    </w:p>
    <w:p w14:paraId="75C2C6A7" w14:textId="77777777" w:rsidR="00834430" w:rsidRDefault="00834430" w:rsidP="00CF7C95">
      <w:pPr>
        <w:spacing w:line="480" w:lineRule="auto"/>
        <w:jc w:val="center"/>
        <w:rPr>
          <w:ins w:id="599" w:author="Iris Zhang" w:date="2022-12-27T19:00:00Z"/>
        </w:rPr>
        <w:pPrChange w:id="600" w:author="Iris Zhang" w:date="2023-01-03T11:01:00Z">
          <w:pPr>
            <w:spacing w:line="360" w:lineRule="auto"/>
          </w:pPr>
        </w:pPrChange>
      </w:pPr>
      <w:ins w:id="601" w:author="Iris Zhang" w:date="2022-12-27T19:00:00Z">
        <w:r>
          <w:t>[</w:t>
        </w:r>
        <w:r>
          <w:t xml:space="preserve">Please insert </w:t>
        </w:r>
        <w:r>
          <w:t>Figure</w:t>
        </w:r>
        <w:r>
          <w:t xml:space="preserve"> 1 approximately here</w:t>
        </w:r>
        <w:r>
          <w:t>]</w:t>
        </w:r>
      </w:ins>
    </w:p>
    <w:p w14:paraId="4E105F8A" w14:textId="09273BF8" w:rsidR="00834430" w:rsidRDefault="00834430" w:rsidP="00CF7C95">
      <w:pPr>
        <w:spacing w:line="480" w:lineRule="auto"/>
        <w:jc w:val="center"/>
        <w:rPr>
          <w:ins w:id="602" w:author="Iris Zhang" w:date="2022-12-27T19:00:00Z"/>
        </w:rPr>
        <w:pPrChange w:id="603" w:author="Iris Zhang" w:date="2023-01-03T11:01:00Z">
          <w:pPr>
            <w:spacing w:line="360" w:lineRule="auto"/>
          </w:pPr>
        </w:pPrChange>
      </w:pPr>
      <w:ins w:id="604" w:author="Iris Zhang" w:date="2022-12-27T19:00:00Z">
        <w:r>
          <w:t xml:space="preserve">[Please insert Figure </w:t>
        </w:r>
        <w:r>
          <w:t>2</w:t>
        </w:r>
        <w:r>
          <w:t xml:space="preserve"> approximately here</w:t>
        </w:r>
        <w:r>
          <w:t>]</w:t>
        </w:r>
      </w:ins>
    </w:p>
    <w:p w14:paraId="1B569C8D" w14:textId="0037DE63" w:rsidR="00834430" w:rsidDel="00995827" w:rsidRDefault="00834430" w:rsidP="00CF7C95">
      <w:pPr>
        <w:spacing w:line="480" w:lineRule="auto"/>
        <w:jc w:val="center"/>
        <w:rPr>
          <w:del w:id="605" w:author="Iris Zhang" w:date="2022-12-27T19:04:00Z"/>
        </w:rPr>
        <w:pPrChange w:id="606" w:author="Iris Zhang" w:date="2023-01-03T11:01:00Z">
          <w:pPr>
            <w:spacing w:line="360" w:lineRule="auto"/>
          </w:pPr>
        </w:pPrChange>
      </w:pPr>
      <w:ins w:id="607" w:author="Iris Zhang" w:date="2022-12-27T19:00:00Z">
        <w:r>
          <w:t xml:space="preserve">[Please insert Figure </w:t>
        </w:r>
        <w:r>
          <w:t>3</w:t>
        </w:r>
        <w:r>
          <w:t xml:space="preserve"> approximately her</w:t>
        </w:r>
      </w:ins>
      <w:ins w:id="608" w:author="Iris Zhang" w:date="2022-12-27T19:04:00Z">
        <w:r w:rsidR="00995827">
          <w:t>e]</w:t>
        </w:r>
      </w:ins>
    </w:p>
    <w:p w14:paraId="7A5B374E" w14:textId="5163847C" w:rsidR="00995827" w:rsidRDefault="00995827" w:rsidP="00CF7C95">
      <w:pPr>
        <w:spacing w:line="480" w:lineRule="auto"/>
        <w:jc w:val="center"/>
        <w:rPr>
          <w:ins w:id="609" w:author="Iris Zhang" w:date="2022-12-27T19:04:00Z"/>
        </w:rPr>
        <w:pPrChange w:id="610" w:author="Iris Zhang" w:date="2023-01-03T11:01:00Z">
          <w:pPr>
            <w:spacing w:line="360" w:lineRule="auto"/>
          </w:pPr>
        </w:pPrChange>
      </w:pPr>
    </w:p>
    <w:p w14:paraId="46CFB556" w14:textId="34BF50B5" w:rsidR="008D3F8E" w:rsidRPr="00995827" w:rsidDel="00834430" w:rsidRDefault="008D3F8E" w:rsidP="00CF7C95">
      <w:pPr>
        <w:spacing w:line="480" w:lineRule="auto"/>
        <w:jc w:val="center"/>
        <w:rPr>
          <w:del w:id="611" w:author="Iris Zhang" w:date="2022-12-27T19:00:00Z"/>
          <w:b/>
          <w:bCs/>
        </w:rPr>
        <w:pPrChange w:id="612" w:author="Iris Zhang" w:date="2023-01-03T11:01:00Z">
          <w:pPr>
            <w:spacing w:line="360" w:lineRule="auto"/>
          </w:pPr>
        </w:pPrChange>
      </w:pPr>
      <w:del w:id="613" w:author="Iris Zhang" w:date="2022-12-27T19:00:00Z">
        <w:r w:rsidRPr="00995827" w:rsidDel="00834430">
          <w:rPr>
            <w:b/>
            <w:bCs/>
          </w:rPr>
          <w:delText>Figure 1. Annexations in the City of Atlanta, GA, between 2000-2020</w:delText>
        </w:r>
      </w:del>
    </w:p>
    <w:p w14:paraId="1C27E723" w14:textId="0DF67F19" w:rsidR="008D3F8E" w:rsidRPr="00995827" w:rsidDel="00834430" w:rsidRDefault="008D3F8E" w:rsidP="00CF7C95">
      <w:pPr>
        <w:spacing w:line="480" w:lineRule="auto"/>
        <w:rPr>
          <w:del w:id="614" w:author="Iris Zhang" w:date="2022-12-27T19:00:00Z"/>
          <w:b/>
          <w:bCs/>
          <w:rPrChange w:id="615" w:author="Iris Zhang" w:date="2022-12-27T19:04:00Z">
            <w:rPr>
              <w:del w:id="616" w:author="Iris Zhang" w:date="2022-12-27T19:00:00Z"/>
            </w:rPr>
          </w:rPrChange>
        </w:rPr>
        <w:pPrChange w:id="617" w:author="Iris Zhang" w:date="2023-01-03T11:01:00Z">
          <w:pPr>
            <w:spacing w:line="360" w:lineRule="auto"/>
          </w:pPr>
        </w:pPrChange>
      </w:pPr>
      <w:del w:id="618" w:author="Iris Zhang" w:date="2022-12-27T19:00:00Z">
        <w:r w:rsidRPr="00995827" w:rsidDel="00834430">
          <w:rPr>
            <w:b/>
            <w:bCs/>
            <w:noProof/>
            <w:rPrChange w:id="619" w:author="Iris Zhang" w:date="2022-12-27T19:04:00Z">
              <w:rPr>
                <w:noProof/>
              </w:rPr>
            </w:rPrChange>
          </w:rPr>
          <w:drawing>
            <wp:inline distT="0" distB="0" distL="0" distR="0" wp14:anchorId="67998F9E" wp14:editId="7792E951">
              <wp:extent cx="5282119" cy="3960153"/>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l="3590" r="8205"/>
                      <a:stretch/>
                    </pic:blipFill>
                    <pic:spPr bwMode="auto">
                      <a:xfrm>
                        <a:off x="0" y="0"/>
                        <a:ext cx="5308988" cy="3980297"/>
                      </a:xfrm>
                      <a:prstGeom prst="rect">
                        <a:avLst/>
                      </a:prstGeom>
                      <a:ln>
                        <a:noFill/>
                      </a:ln>
                      <a:extLst>
                        <a:ext uri="{53640926-AAD7-44D8-BBD7-CCE9431645EC}">
                          <a14:shadowObscured xmlns:a14="http://schemas.microsoft.com/office/drawing/2010/main"/>
                        </a:ext>
                      </a:extLst>
                    </pic:spPr>
                  </pic:pic>
                </a:graphicData>
              </a:graphic>
            </wp:inline>
          </w:drawing>
        </w:r>
      </w:del>
    </w:p>
    <w:p w14:paraId="6149D265" w14:textId="44769E40" w:rsidR="008D3F8E" w:rsidRPr="00995827" w:rsidDel="00834430" w:rsidRDefault="008D3F8E" w:rsidP="00CF7C95">
      <w:pPr>
        <w:spacing w:line="480" w:lineRule="auto"/>
        <w:rPr>
          <w:del w:id="620" w:author="Iris Zhang" w:date="2022-12-27T19:00:00Z"/>
          <w:b/>
          <w:bCs/>
          <w:rPrChange w:id="621" w:author="Iris Zhang" w:date="2022-12-27T19:04:00Z">
            <w:rPr>
              <w:del w:id="622" w:author="Iris Zhang" w:date="2022-12-27T19:00:00Z"/>
            </w:rPr>
          </w:rPrChange>
        </w:rPr>
        <w:pPrChange w:id="623" w:author="Iris Zhang" w:date="2023-01-03T11:01:00Z">
          <w:pPr>
            <w:spacing w:line="360" w:lineRule="auto"/>
          </w:pPr>
        </w:pPrChange>
      </w:pPr>
    </w:p>
    <w:p w14:paraId="5F24073F" w14:textId="416BEE37" w:rsidR="008D3F8E" w:rsidRPr="00995827" w:rsidDel="00834430" w:rsidRDefault="008D3F8E" w:rsidP="00CF7C95">
      <w:pPr>
        <w:spacing w:line="480" w:lineRule="auto"/>
        <w:rPr>
          <w:del w:id="624" w:author="Iris Zhang" w:date="2022-12-27T19:00:00Z"/>
          <w:b/>
          <w:bCs/>
        </w:rPr>
        <w:pPrChange w:id="625" w:author="Iris Zhang" w:date="2023-01-03T11:01:00Z">
          <w:pPr>
            <w:spacing w:line="360" w:lineRule="auto"/>
          </w:pPr>
        </w:pPrChange>
      </w:pPr>
      <w:del w:id="626" w:author="Iris Zhang" w:date="2022-12-27T19:00:00Z">
        <w:r w:rsidRPr="00995827" w:rsidDel="00834430">
          <w:rPr>
            <w:b/>
            <w:bCs/>
          </w:rPr>
          <w:delText>Figure 2.</w:delText>
        </w:r>
        <w:r w:rsidRPr="00995827" w:rsidDel="00834430">
          <w:rPr>
            <w:b/>
            <w:bCs/>
            <w:rPrChange w:id="627" w:author="Iris Zhang" w:date="2022-12-27T19:04:00Z">
              <w:rPr/>
            </w:rPrChange>
          </w:rPr>
          <w:delText xml:space="preserve"> </w:delText>
        </w:r>
        <w:r w:rsidRPr="00995827" w:rsidDel="00834430">
          <w:rPr>
            <w:b/>
            <w:bCs/>
          </w:rPr>
          <w:delText>Annexations in the City of Jacksonville, Alabama, between 2000-2020</w:delText>
        </w:r>
      </w:del>
    </w:p>
    <w:p w14:paraId="16B990CE" w14:textId="56209AD4" w:rsidR="008D3F8E" w:rsidRPr="00995827" w:rsidDel="00834430" w:rsidRDefault="008D3F8E" w:rsidP="00CF7C95">
      <w:pPr>
        <w:spacing w:line="480" w:lineRule="auto"/>
        <w:rPr>
          <w:del w:id="628" w:author="Iris Zhang" w:date="2022-12-27T19:00:00Z"/>
          <w:b/>
          <w:bCs/>
        </w:rPr>
        <w:pPrChange w:id="629" w:author="Iris Zhang" w:date="2023-01-03T11:01:00Z">
          <w:pPr>
            <w:spacing w:line="360" w:lineRule="auto"/>
          </w:pPr>
        </w:pPrChange>
      </w:pPr>
      <w:del w:id="630" w:author="Iris Zhang" w:date="2022-12-27T19:00:00Z">
        <w:r w:rsidRPr="00995827" w:rsidDel="00834430">
          <w:rPr>
            <w:b/>
            <w:bCs/>
            <w:noProof/>
            <w:rPrChange w:id="631" w:author="Iris Zhang" w:date="2022-12-27T19:04:00Z">
              <w:rPr>
                <w:noProof/>
              </w:rPr>
            </w:rPrChange>
          </w:rPr>
          <w:drawing>
            <wp:inline distT="0" distB="0" distL="0" distR="0" wp14:anchorId="4CBD12D7" wp14:editId="309DE0F1">
              <wp:extent cx="5456255" cy="397975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2">
                        <a:extLst>
                          <a:ext uri="{28A0092B-C50C-407E-A947-70E740481C1C}">
                            <a14:useLocalDpi xmlns:a14="http://schemas.microsoft.com/office/drawing/2010/main" val="0"/>
                          </a:ext>
                        </a:extLst>
                      </a:blip>
                      <a:srcRect l="1559" r="7773"/>
                      <a:stretch/>
                    </pic:blipFill>
                    <pic:spPr bwMode="auto">
                      <a:xfrm>
                        <a:off x="0" y="0"/>
                        <a:ext cx="5509518" cy="4018602"/>
                      </a:xfrm>
                      <a:prstGeom prst="rect">
                        <a:avLst/>
                      </a:prstGeom>
                      <a:ln>
                        <a:noFill/>
                      </a:ln>
                      <a:extLst>
                        <a:ext uri="{53640926-AAD7-44D8-BBD7-CCE9431645EC}">
                          <a14:shadowObscured xmlns:a14="http://schemas.microsoft.com/office/drawing/2010/main"/>
                        </a:ext>
                      </a:extLst>
                    </pic:spPr>
                  </pic:pic>
                </a:graphicData>
              </a:graphic>
            </wp:inline>
          </w:drawing>
        </w:r>
      </w:del>
    </w:p>
    <w:p w14:paraId="5C4C88A0" w14:textId="33389B2D" w:rsidR="008D3F8E" w:rsidRPr="00995827" w:rsidDel="00834430" w:rsidRDefault="008D3F8E" w:rsidP="00CF7C95">
      <w:pPr>
        <w:spacing w:line="480" w:lineRule="auto"/>
        <w:rPr>
          <w:del w:id="632" w:author="Iris Zhang" w:date="2022-12-27T19:00:00Z"/>
          <w:b/>
          <w:bCs/>
        </w:rPr>
        <w:pPrChange w:id="633" w:author="Iris Zhang" w:date="2023-01-03T11:01:00Z">
          <w:pPr>
            <w:spacing w:line="360" w:lineRule="auto"/>
          </w:pPr>
        </w:pPrChange>
      </w:pPr>
      <w:del w:id="634" w:author="Iris Zhang" w:date="2022-12-27T19:00:00Z">
        <w:r w:rsidRPr="00995827" w:rsidDel="00834430">
          <w:rPr>
            <w:b/>
            <w:bCs/>
          </w:rPr>
          <w:delText>Figure 3. (No) Annexations in the City of Waleska, Georgia, between 2000-2020</w:delText>
        </w:r>
      </w:del>
    </w:p>
    <w:p w14:paraId="55E07FD5" w14:textId="0D35E5D3" w:rsidR="008D3F8E" w:rsidRPr="00995827" w:rsidDel="00834430" w:rsidRDefault="008D3F8E" w:rsidP="00CF7C95">
      <w:pPr>
        <w:spacing w:line="480" w:lineRule="auto"/>
        <w:rPr>
          <w:del w:id="635" w:author="Iris Zhang" w:date="2022-12-27T19:00:00Z"/>
          <w:b/>
          <w:bCs/>
          <w:rPrChange w:id="636" w:author="Iris Zhang" w:date="2022-12-27T19:04:00Z">
            <w:rPr>
              <w:del w:id="637" w:author="Iris Zhang" w:date="2022-12-27T19:00:00Z"/>
            </w:rPr>
          </w:rPrChange>
        </w:rPr>
        <w:sectPr w:rsidR="008D3F8E" w:rsidRPr="00995827" w:rsidDel="00834430" w:rsidSect="002534E8">
          <w:footnotePr>
            <w:numRestart w:val="eachSect"/>
          </w:footnotePr>
          <w:endnotePr>
            <w:numFmt w:val="decimal"/>
          </w:endnotePr>
          <w:pgSz w:w="12240" w:h="15840"/>
          <w:pgMar w:top="720" w:right="720" w:bottom="720" w:left="720" w:header="720" w:footer="720" w:gutter="0"/>
          <w:cols w:space="720"/>
          <w:docGrid w:linePitch="360"/>
        </w:sectPr>
        <w:pPrChange w:id="638" w:author="Iris Zhang" w:date="2023-01-03T11:01:00Z">
          <w:pPr>
            <w:spacing w:line="360" w:lineRule="auto"/>
          </w:pPr>
        </w:pPrChange>
      </w:pPr>
      <w:del w:id="639" w:author="Iris Zhang" w:date="2022-12-27T19:00:00Z">
        <w:r w:rsidRPr="00995827" w:rsidDel="00834430">
          <w:rPr>
            <w:b/>
            <w:bCs/>
            <w:noProof/>
            <w:rPrChange w:id="640" w:author="Iris Zhang" w:date="2022-12-27T19:04:00Z">
              <w:rPr>
                <w:noProof/>
              </w:rPr>
            </w:rPrChange>
          </w:rPr>
          <w:drawing>
            <wp:inline distT="0" distB="0" distL="0" distR="0" wp14:anchorId="7943F31E" wp14:editId="28037C2E">
              <wp:extent cx="6283960" cy="438917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3">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del>
    </w:p>
    <w:p w14:paraId="7FF908BA" w14:textId="77777777" w:rsidR="008D3F8E" w:rsidRPr="00995827" w:rsidRDefault="008D3F8E" w:rsidP="00CF7C95">
      <w:pPr>
        <w:spacing w:line="480" w:lineRule="auto"/>
        <w:rPr>
          <w:b/>
          <w:bCs/>
          <w:rPrChange w:id="641" w:author="Iris Zhang" w:date="2022-12-27T19:04:00Z">
            <w:rPr>
              <w:i/>
              <w:iCs/>
            </w:rPr>
          </w:rPrChange>
        </w:rPr>
        <w:pPrChange w:id="642" w:author="Iris Zhang" w:date="2023-01-03T11:01:00Z">
          <w:pPr>
            <w:spacing w:line="360" w:lineRule="auto"/>
          </w:pPr>
        </w:pPrChange>
      </w:pPr>
      <w:r w:rsidRPr="00995827">
        <w:rPr>
          <w:b/>
          <w:bCs/>
          <w:rPrChange w:id="643" w:author="Iris Zhang" w:date="2022-12-27T19:04:00Z">
            <w:rPr>
              <w:i/>
              <w:iCs/>
            </w:rPr>
          </w:rPrChange>
        </w:rPr>
        <w:t>Independent Variables</w:t>
      </w:r>
    </w:p>
    <w:p w14:paraId="0FD0C83A" w14:textId="5BA47ED1" w:rsidR="008D3F8E" w:rsidRDefault="008D3F8E" w:rsidP="00CF7C95">
      <w:pPr>
        <w:spacing w:line="480" w:lineRule="auto"/>
        <w:pPrChange w:id="644" w:author="Iris Zhang" w:date="2023-01-03T11:01:00Z">
          <w:pPr>
            <w:spacing w:line="360" w:lineRule="auto"/>
            <w:ind w:firstLine="720"/>
          </w:pPr>
        </w:pPrChange>
      </w:pPr>
      <w:r>
        <w:t xml:space="preserve">For the first question on whether the </w:t>
      </w:r>
      <w:r w:rsidRPr="00DD146E">
        <w:rPr>
          <w:i/>
          <w:iCs/>
        </w:rPr>
        <w:t xml:space="preserve">Shelby </w:t>
      </w:r>
      <w:r>
        <w:t>decision is associated with changes in municipalities’ probability to conduct annexations, the independent variables are a binary indicator of Section 5 coverage and a binary indicator of being in the post-</w:t>
      </w:r>
      <w:r w:rsidRPr="00B765AF">
        <w:rPr>
          <w:i/>
          <w:iCs/>
        </w:rPr>
        <w:t>Shelby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this interaction term is statistically significant, it would suggest that there is a statistically significant effect of the </w:t>
      </w:r>
      <w:r w:rsidRPr="00B765AF">
        <w:rPr>
          <w:i/>
          <w:iCs/>
        </w:rPr>
        <w:t>Shelby</w:t>
      </w:r>
      <w:r>
        <w:t xml:space="preserve"> decision removing Section 5 coverage on municipalities’ likelihood to conduct annexations. </w:t>
      </w:r>
    </w:p>
    <w:p w14:paraId="579E07E6" w14:textId="24F35135" w:rsidR="008D3F8E" w:rsidRDefault="008D3F8E" w:rsidP="00CF7C95">
      <w:pPr>
        <w:spacing w:line="480" w:lineRule="auto"/>
        <w:ind w:firstLine="720"/>
        <w:pPrChange w:id="645" w:author="Iris Zhang" w:date="2023-01-03T11:01:00Z">
          <w:pPr>
            <w:spacing w:line="360" w:lineRule="auto"/>
            <w:ind w:firstLine="720"/>
          </w:pPr>
        </w:pPrChange>
      </w:pPr>
      <w:r>
        <w:t xml:space="preserve">For the second question, I ask whether a place’s racial composition at the end of a period is significantly associated with having conducted annexations during the period, and whether the </w:t>
      </w:r>
      <w:r w:rsidRPr="00DD146E">
        <w:rPr>
          <w:i/>
          <w:iCs/>
        </w:rPr>
        <w:t xml:space="preserve">Shelby </w:t>
      </w:r>
      <w:r>
        <w:t xml:space="preserve">decision changes this relationship. In addition to the above two variables, I also include a binary indicator of whether the place annexed in that period. I use a three-way interaction term </w:t>
      </w:r>
      <w:r>
        <w:lastRenderedPageBreak/>
        <w:t xml:space="preserve">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CF7C95">
      <w:pPr>
        <w:spacing w:line="480" w:lineRule="auto"/>
        <w:pPrChange w:id="646" w:author="Iris Zhang" w:date="2023-01-03T11:01:00Z">
          <w:pPr>
            <w:spacing w:line="360" w:lineRule="auto"/>
          </w:pPr>
        </w:pPrChange>
      </w:pPr>
      <w:r>
        <w:tab/>
      </w:r>
    </w:p>
    <w:p w14:paraId="33961D93" w14:textId="06C9EA0D" w:rsidR="008D3F8E" w:rsidRPr="001450E2" w:rsidRDefault="008D3F8E" w:rsidP="00CF7C95">
      <w:pPr>
        <w:spacing w:line="480" w:lineRule="auto"/>
        <w:rPr>
          <w:b/>
          <w:bCs/>
          <w:rPrChange w:id="647" w:author="Iris Zhang" w:date="2022-12-27T19:05:00Z">
            <w:rPr>
              <w:i/>
              <w:iCs/>
            </w:rPr>
          </w:rPrChange>
        </w:rPr>
        <w:pPrChange w:id="648" w:author="Iris Zhang" w:date="2023-01-03T11:01:00Z">
          <w:pPr>
            <w:spacing w:line="360" w:lineRule="auto"/>
          </w:pPr>
        </w:pPrChange>
      </w:pPr>
      <w:r w:rsidRPr="001450E2">
        <w:rPr>
          <w:b/>
          <w:bCs/>
          <w:rPrChange w:id="649" w:author="Iris Zhang" w:date="2022-12-27T19:05:00Z">
            <w:rPr>
              <w:i/>
              <w:iCs/>
            </w:rPr>
          </w:rPrChange>
        </w:rPr>
        <w:t xml:space="preserve">Control </w:t>
      </w:r>
      <w:ins w:id="650" w:author="Iris Zhang" w:date="2022-12-27T19:05:00Z">
        <w:r w:rsidR="001450E2" w:rsidRPr="001450E2">
          <w:rPr>
            <w:b/>
            <w:bCs/>
            <w:rPrChange w:id="651" w:author="Iris Zhang" w:date="2022-12-27T19:05:00Z">
              <w:rPr>
                <w:i/>
                <w:iCs/>
              </w:rPr>
            </w:rPrChange>
          </w:rPr>
          <w:t>V</w:t>
        </w:r>
      </w:ins>
      <w:del w:id="652" w:author="Iris Zhang" w:date="2022-12-27T19:05:00Z">
        <w:r w:rsidRPr="001450E2" w:rsidDel="001450E2">
          <w:rPr>
            <w:b/>
            <w:bCs/>
            <w:rPrChange w:id="653" w:author="Iris Zhang" w:date="2022-12-27T19:05:00Z">
              <w:rPr>
                <w:i/>
                <w:iCs/>
              </w:rPr>
            </w:rPrChange>
          </w:rPr>
          <w:delText>v</w:delText>
        </w:r>
      </w:del>
      <w:r w:rsidRPr="001450E2">
        <w:rPr>
          <w:b/>
          <w:bCs/>
          <w:rPrChange w:id="654" w:author="Iris Zhang" w:date="2022-12-27T19:05:00Z">
            <w:rPr>
              <w:i/>
              <w:iCs/>
            </w:rPr>
          </w:rPrChange>
        </w:rPr>
        <w:t xml:space="preserve">ariables </w:t>
      </w:r>
    </w:p>
    <w:p w14:paraId="25490905" w14:textId="0F4DAF11" w:rsidR="008D3F8E" w:rsidRDefault="008D3F8E" w:rsidP="00CF7C95">
      <w:pPr>
        <w:spacing w:line="480" w:lineRule="auto"/>
        <w:pPrChange w:id="655" w:author="Iris Zhang" w:date="2023-01-03T11:01:00Z">
          <w:pPr>
            <w:spacing w:line="360" w:lineRule="auto"/>
            <w:ind w:firstLine="720"/>
          </w:pPr>
        </w:pPrChange>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 2021)</w:t>
      </w:r>
      <w:r w:rsidR="00125118">
        <w:fldChar w:fldCharType="end"/>
      </w:r>
      <w:r>
        <w:t xml:space="preserve">. </w:t>
      </w:r>
    </w:p>
    <w:p w14:paraId="47EF8619" w14:textId="47FB5CC7" w:rsidR="008D3F8E" w:rsidRDefault="008D3F8E" w:rsidP="00CF7C95">
      <w:pPr>
        <w:spacing w:line="480" w:lineRule="auto"/>
        <w:ind w:firstLine="720"/>
        <w:pPrChange w:id="656" w:author="Iris Zhang" w:date="2023-01-03T11:01:00Z">
          <w:pPr>
            <w:spacing w:line="360" w:lineRule="auto"/>
            <w:ind w:firstLine="720"/>
          </w:pPr>
        </w:pPrChange>
      </w:pPr>
      <w:r>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Though these laws may change over time, available data on these laws are time-invariant. Since there are no places in my sample that cross multiple state lines, state-level variations in laws governing annexations are included in place fixed effects.</w:t>
      </w:r>
      <w:r>
        <w:rPr>
          <w:rStyle w:val="EndnoteReference"/>
        </w:rPr>
        <w:endnoteReference w:id="21"/>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469459D4" w:rsidR="008D3F8E" w:rsidRDefault="008D3F8E" w:rsidP="00CF7C95">
      <w:pPr>
        <w:spacing w:line="480" w:lineRule="auto"/>
        <w:ind w:firstLine="720"/>
        <w:pPrChange w:id="657" w:author="Iris Zhang" w:date="2023-01-03T11:01:00Z">
          <w:pPr>
            <w:spacing w:line="360" w:lineRule="auto"/>
            <w:ind w:firstLine="720"/>
          </w:pPr>
        </w:pPrChange>
      </w:pPr>
      <w:r>
        <w:lastRenderedPageBreak/>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 2021; Lichter et al.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 2007)</w:t>
      </w:r>
      <w:r w:rsidR="00125118">
        <w:fldChar w:fldCharType="end"/>
      </w:r>
      <w:r>
        <w:t>. I control for the percent Black and non-Black minority population in annexable blocks.</w:t>
      </w:r>
    </w:p>
    <w:p w14:paraId="68A970AC" w14:textId="3A700F53" w:rsidR="008D3F8E" w:rsidRDefault="008D3F8E" w:rsidP="00CF7C95">
      <w:pPr>
        <w:spacing w:line="480" w:lineRule="auto"/>
        <w:ind w:firstLine="720"/>
        <w:pPrChange w:id="658" w:author="Iris Zhang" w:date="2023-01-03T11:01:00Z">
          <w:pPr>
            <w:spacing w:line="360" w:lineRule="auto"/>
            <w:ind w:firstLine="720"/>
          </w:pPr>
        </w:pPrChange>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 2010)</w:t>
      </w:r>
      <w:r w:rsidR="00125118">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 2019)</w:t>
      </w:r>
      <w:r w:rsidR="00125118">
        <w:fldChar w:fldCharType="end"/>
      </w:r>
      <w:r>
        <w:t>. I use the Residential Area Characteristics (RAC) and Worker Area Characteristics (WAC) files from the Census Bureau’s LODES datasets to proxy for economic health among annexable territory. Using the RAC file for 2007 and 2014 harmonized to 2010 boundaries,</w:t>
      </w:r>
      <w:r>
        <w:rPr>
          <w:rStyle w:val="EndnoteReference"/>
        </w:rPr>
        <w:endnoteReference w:id="22"/>
      </w:r>
      <w:r>
        <w:t xml:space="preserve"> I derive the percent of residents in each Census block earning at least $3,333 per month—the highest salary tier in the data. Using the WAC file from LODES, 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w:t>
      </w:r>
      <w:r>
        <w:lastRenderedPageBreak/>
        <w:t xml:space="preserve">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CF7C95">
      <w:pPr>
        <w:spacing w:line="480" w:lineRule="auto"/>
        <w:pPrChange w:id="659" w:author="Iris Zhang" w:date="2023-01-03T11:01:00Z">
          <w:pPr>
            <w:spacing w:line="360" w:lineRule="auto"/>
          </w:pPr>
        </w:pPrChange>
      </w:pPr>
    </w:p>
    <w:p w14:paraId="167E04A3" w14:textId="094384E2" w:rsidR="008D3F8E" w:rsidRPr="00072D42" w:rsidRDefault="008D3F8E" w:rsidP="00CF7C95">
      <w:pPr>
        <w:spacing w:line="480" w:lineRule="auto"/>
        <w:rPr>
          <w:b/>
          <w:bCs/>
          <w:rPrChange w:id="660" w:author="Iris Zhang" w:date="2022-12-27T19:05:00Z">
            <w:rPr>
              <w:i/>
              <w:iCs/>
            </w:rPr>
          </w:rPrChange>
        </w:rPr>
        <w:pPrChange w:id="661" w:author="Iris Zhang" w:date="2023-01-03T11:01:00Z">
          <w:pPr>
            <w:spacing w:line="360" w:lineRule="auto"/>
          </w:pPr>
        </w:pPrChange>
      </w:pPr>
      <w:r w:rsidRPr="00072D42">
        <w:rPr>
          <w:b/>
          <w:bCs/>
          <w:rPrChange w:id="662" w:author="Iris Zhang" w:date="2022-12-27T19:05:00Z">
            <w:rPr>
              <w:i/>
              <w:iCs/>
            </w:rPr>
          </w:rPrChange>
        </w:rPr>
        <w:t xml:space="preserve">Analytic </w:t>
      </w:r>
      <w:ins w:id="663" w:author="Iris Zhang" w:date="2022-12-27T19:05:00Z">
        <w:r w:rsidR="00072D42" w:rsidRPr="00072D42">
          <w:rPr>
            <w:b/>
            <w:bCs/>
            <w:rPrChange w:id="664" w:author="Iris Zhang" w:date="2022-12-27T19:05:00Z">
              <w:rPr>
                <w:i/>
                <w:iCs/>
              </w:rPr>
            </w:rPrChange>
          </w:rPr>
          <w:t>S</w:t>
        </w:r>
      </w:ins>
      <w:del w:id="665" w:author="Iris Zhang" w:date="2022-12-27T19:05:00Z">
        <w:r w:rsidRPr="00072D42" w:rsidDel="00072D42">
          <w:rPr>
            <w:b/>
            <w:bCs/>
            <w:rPrChange w:id="666" w:author="Iris Zhang" w:date="2022-12-27T19:05:00Z">
              <w:rPr>
                <w:i/>
                <w:iCs/>
              </w:rPr>
            </w:rPrChange>
          </w:rPr>
          <w:delText>s</w:delText>
        </w:r>
      </w:del>
      <w:r w:rsidRPr="00072D42">
        <w:rPr>
          <w:b/>
          <w:bCs/>
          <w:rPrChange w:id="667" w:author="Iris Zhang" w:date="2022-12-27T19:05:00Z">
            <w:rPr>
              <w:i/>
              <w:iCs/>
            </w:rPr>
          </w:rPrChange>
        </w:rPr>
        <w:t>trategy</w:t>
      </w:r>
    </w:p>
    <w:p w14:paraId="7B8493CA" w14:textId="0B8DBE50" w:rsidR="008D3F8E" w:rsidDel="000C0710" w:rsidRDefault="008D3F8E" w:rsidP="00CF7C95">
      <w:pPr>
        <w:spacing w:line="480" w:lineRule="auto"/>
        <w:rPr>
          <w:del w:id="668" w:author="Iris Zhang" w:date="2023-01-03T11:04:00Z"/>
        </w:rPr>
        <w:pPrChange w:id="669" w:author="Iris Zhang" w:date="2023-01-03T11:01:00Z">
          <w:pPr>
            <w:spacing w:line="360" w:lineRule="auto"/>
            <w:ind w:firstLine="720"/>
          </w:pPr>
        </w:pPrChange>
      </w:pPr>
      <w:r>
        <w:t>To model the probability of annexation, I use a difference-in-differences approach by using an interaction term between the binary variables for Section 5 coverage and being in the post-</w:t>
      </w:r>
      <w:r w:rsidRPr="00DB7F28">
        <w:rPr>
          <w:i/>
          <w:iCs/>
        </w:rPr>
        <w:t>Shelby</w:t>
      </w:r>
      <w:r>
        <w:t xml:space="preserve"> period. This interaction term is used to assess whether the </w:t>
      </w:r>
      <w:r w:rsidRPr="00AE2DF2">
        <w:rPr>
          <w:i/>
          <w:iCs/>
        </w:rPr>
        <w:t xml:space="preserve">Shelby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 2003)</w:t>
      </w:r>
      <w:r w:rsidR="00125118">
        <w:fldChar w:fldCharType="end"/>
      </w:r>
      <w:r>
        <w:t xml:space="preserve"> and its use in a difference-in-differences set-up that relies on the interaction term is 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 2006; Karaca-Mandic, Norton, and Dowd 2012)</w:t>
      </w:r>
      <w:r w:rsidR="00125118">
        <w:fldChar w:fldCharType="end"/>
      </w:r>
      <w:r>
        <w:t xml:space="preserve">. To facilitate a more straightforward analysis of the coefficient, I use a linear probability model with municipality and period fixed effects regressing annexation on the difference-in-differences estimator: </w:t>
      </w:r>
    </w:p>
    <w:p w14:paraId="28269D87" w14:textId="77777777" w:rsidR="008D3F8E" w:rsidRDefault="008D3F8E" w:rsidP="000C0710">
      <w:pPr>
        <w:spacing w:line="480" w:lineRule="auto"/>
        <w:pPrChange w:id="670" w:author="Iris Zhang" w:date="2023-01-03T11:04:00Z">
          <w:pPr>
            <w:spacing w:line="360" w:lineRule="auto"/>
            <w:ind w:firstLine="720"/>
          </w:pPr>
        </w:pPrChange>
      </w:pPr>
    </w:p>
    <w:p w14:paraId="6C76024E" w14:textId="732F648E" w:rsidR="008D3F8E" w:rsidRPr="00AD1AC0" w:rsidRDefault="008D3F8E" w:rsidP="00CF7C95">
      <w:pPr>
        <w:spacing w:line="480" w:lineRule="auto"/>
        <w:ind w:firstLine="720"/>
        <w:rPr>
          <w:sz w:val="28"/>
          <w:szCs w:val="28"/>
        </w:rPr>
        <w:pPrChange w:id="671" w:author="Iris Zhang" w:date="2023-01-03T11:01:00Z">
          <w:pPr>
            <w:spacing w:line="360" w:lineRule="auto"/>
            <w:ind w:firstLine="720"/>
          </w:pPr>
        </w:pPrChange>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CF7C95">
      <w:pPr>
        <w:spacing w:line="480" w:lineRule="auto"/>
        <w:jc w:val="right"/>
        <w:pPrChange w:id="672" w:author="Iris Zhang" w:date="2023-01-03T11:01:00Z">
          <w:pPr>
            <w:spacing w:line="360" w:lineRule="auto"/>
            <w:jc w:val="right"/>
          </w:pPr>
        </w:pPrChange>
      </w:pPr>
      <w:r>
        <w:t>(1)</w:t>
      </w:r>
    </w:p>
    <w:p w14:paraId="311BBC78" w14:textId="2DF0E6D7" w:rsidR="008D3F8E" w:rsidRDefault="008D3F8E" w:rsidP="00CF7C95">
      <w:pPr>
        <w:spacing w:line="480" w:lineRule="auto"/>
        <w:pPrChange w:id="673" w:author="Iris Zhang" w:date="2023-01-03T11:01:00Z">
          <w:pPr>
            <w:spacing w:line="360" w:lineRule="auto"/>
          </w:pPr>
        </w:pPrChange>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proofErr w:type="spellStart"/>
      <w:r w:rsidRPr="00E80FBE">
        <w:rPr>
          <w:i/>
          <w:iCs/>
        </w:rPr>
        <w:t>i</w:t>
      </w:r>
      <w:proofErr w:type="spellEnd"/>
      <w:r>
        <w:t xml:space="preserve"> conducted an annexation within the period and 0 otherwise. Period is a binary indicator assigned 1 if the municipality-year observation </w:t>
      </w:r>
      <w:proofErr w:type="spellStart"/>
      <w:r w:rsidRPr="00E80FBE">
        <w:rPr>
          <w:i/>
          <w:iCs/>
        </w:rPr>
        <w:t>i</w:t>
      </w:r>
      <w:proofErr w:type="spellEnd"/>
      <w:r>
        <w:t xml:space="preserve"> is in 2014-2020 and 0 otherwise. Section 5 is a binary indicator assigned 1 if municipality </w:t>
      </w:r>
      <w:proofErr w:type="spellStart"/>
      <w:r w:rsidRPr="00E80FBE">
        <w:rPr>
          <w:i/>
          <w:iCs/>
        </w:rPr>
        <w:t>i</w:t>
      </w:r>
      <w:proofErr w:type="spellEnd"/>
      <w:r>
        <w:t xml:space="preserve"> is covered by Section 5 and 0 otherwise. X</w:t>
      </w:r>
      <w:r w:rsidRPr="00F164D8">
        <w:rPr>
          <w:i/>
          <w:iCs/>
        </w:rPr>
        <w:t>i</w:t>
      </w:r>
      <w:r>
        <w:rPr>
          <w:i/>
          <w:iCs/>
        </w:rPr>
        <w:t xml:space="preserve"> </w:t>
      </w:r>
      <w:r>
        <w:t xml:space="preserve">is a matrix of time-varying covariates for place </w:t>
      </w:r>
      <w:proofErr w:type="spellStart"/>
      <w:r w:rsidRPr="00F164D8">
        <w:rPr>
          <w:i/>
          <w:iCs/>
        </w:rPr>
        <w:t>i</w:t>
      </w:r>
      <w:proofErr w:type="spellEnd"/>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 xml:space="preserve">(Angrist and </w:t>
      </w:r>
      <w:r w:rsidR="00125118">
        <w:rPr>
          <w:noProof/>
        </w:rPr>
        <w:lastRenderedPageBreak/>
        <w:t>Pischke 2009; Caetano et al. 2022; Gelman and Hill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Aneja</w:t>
      </w:r>
      <w:proofErr w:type="spellEnd"/>
      <w:r w:rsidR="00125118" w:rsidRPr="00125118">
        <w:rPr>
          <w:rFonts w:cs="Times New Roman"/>
        </w:rPr>
        <w:t xml:space="preserve"> and </w:t>
      </w:r>
      <w:proofErr w:type="spellStart"/>
      <w:r w:rsidR="00125118" w:rsidRPr="00125118">
        <w:rPr>
          <w:rFonts w:cs="Times New Roman"/>
        </w:rPr>
        <w:t>Avenancio</w:t>
      </w:r>
      <w:proofErr w:type="spellEnd"/>
      <w:r w:rsidR="00125118" w:rsidRPr="00125118">
        <w:rPr>
          <w:rFonts w:cs="Times New Roman"/>
        </w:rPr>
        <w:t>-León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 Williams, and Moral-Benito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 2021)</w:t>
      </w:r>
      <w:r w:rsidR="00125118">
        <w:fldChar w:fldCharType="end"/>
      </w:r>
      <w:r>
        <w:t xml:space="preserve">. </w:t>
      </w:r>
    </w:p>
    <w:p w14:paraId="6D0B4C67" w14:textId="5927CE64" w:rsidR="008D3F8E" w:rsidDel="000C0710" w:rsidRDefault="008D3F8E" w:rsidP="00CF7C95">
      <w:pPr>
        <w:spacing w:line="480" w:lineRule="auto"/>
        <w:ind w:firstLine="720"/>
        <w:rPr>
          <w:del w:id="674" w:author="Iris Zhang" w:date="2023-01-03T11:04:00Z"/>
        </w:rPr>
        <w:pPrChange w:id="675" w:author="Iris Zhang" w:date="2023-01-03T11:01:00Z">
          <w:pPr>
            <w:spacing w:line="360" w:lineRule="auto"/>
            <w:ind w:firstLine="720"/>
          </w:pPr>
        </w:pPrChange>
      </w:pPr>
      <w:r>
        <w:t xml:space="preserve">For question 2, to understand whether annexations are associated with a place’s racial composition after annexation, and whether the </w:t>
      </w:r>
      <w:r w:rsidRPr="00766BDD">
        <w:rPr>
          <w:i/>
          <w:iCs/>
        </w:rPr>
        <w:t>Shelby</w:t>
      </w:r>
      <w:r>
        <w:t xml:space="preserve"> decision moderates this association, I use a fixed effects linear regression model with a three-way interaction between annexation, period, and Section 5 to test this moderation effect. I model the share of the population that is a given race at the end of the period as follows: </w:t>
      </w:r>
    </w:p>
    <w:p w14:paraId="657EEB8D" w14:textId="77777777" w:rsidR="008D3F8E" w:rsidRDefault="008D3F8E" w:rsidP="000C0710">
      <w:pPr>
        <w:spacing w:line="480" w:lineRule="auto"/>
        <w:ind w:firstLine="720"/>
        <w:pPrChange w:id="676" w:author="Iris Zhang" w:date="2023-01-03T11:04:00Z">
          <w:pPr>
            <w:spacing w:line="360" w:lineRule="auto"/>
            <w:ind w:firstLine="720"/>
          </w:pPr>
        </w:pPrChange>
      </w:pPr>
    </w:p>
    <w:p w14:paraId="511F5BDC" w14:textId="55358340" w:rsidR="008D3F8E" w:rsidRDefault="008D3F8E" w:rsidP="00CF7C95">
      <w:pPr>
        <w:spacing w:line="480" w:lineRule="auto"/>
        <w:ind w:firstLine="720"/>
        <w:pPrChange w:id="677" w:author="Iris Zhang" w:date="2023-01-03T11:01:00Z">
          <w:pPr>
            <w:spacing w:line="360" w:lineRule="auto"/>
            <w:ind w:firstLine="720"/>
          </w:pPr>
        </w:pPrChange>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3B13E662" w14:textId="2B5EFF36" w:rsidR="008D3F8E" w:rsidDel="000C0710" w:rsidRDefault="008D3F8E" w:rsidP="00CF7C95">
      <w:pPr>
        <w:spacing w:line="480" w:lineRule="auto"/>
        <w:jc w:val="right"/>
        <w:rPr>
          <w:del w:id="678" w:author="Iris Zhang" w:date="2023-01-03T11:04:00Z"/>
        </w:rPr>
        <w:pPrChange w:id="679" w:author="Iris Zhang" w:date="2023-01-03T11:01:00Z">
          <w:pPr>
            <w:spacing w:line="360" w:lineRule="auto"/>
            <w:jc w:val="right"/>
          </w:pPr>
        </w:pPrChange>
      </w:pPr>
      <w:r>
        <w:t>(2)</w:t>
      </w:r>
    </w:p>
    <w:p w14:paraId="057A00D1" w14:textId="77777777" w:rsidR="008D3F8E" w:rsidRDefault="008D3F8E" w:rsidP="000C0710">
      <w:pPr>
        <w:spacing w:line="480" w:lineRule="auto"/>
        <w:jc w:val="right"/>
        <w:pPrChange w:id="680" w:author="Iris Zhang" w:date="2023-01-03T11:04:00Z">
          <w:pPr>
            <w:spacing w:line="360" w:lineRule="auto"/>
          </w:pPr>
        </w:pPrChange>
      </w:pPr>
    </w:p>
    <w:p w14:paraId="049897FC" w14:textId="2186172D" w:rsidR="008D3F8E" w:rsidRDefault="008D3F8E" w:rsidP="00CF7C95">
      <w:pPr>
        <w:spacing w:line="480" w:lineRule="auto"/>
        <w:pPrChange w:id="681" w:author="Iris Zhang" w:date="2023-01-03T11:01:00Z">
          <w:pPr>
            <w:spacing w:line="360" w:lineRule="auto"/>
          </w:pPr>
        </w:pPrChange>
      </w:pPr>
      <w:r>
        <w:t xml:space="preserve">Where </w:t>
      </w:r>
      <w:r>
        <w:rPr>
          <w:i/>
          <w:iCs/>
        </w:rPr>
        <w:t>r</w:t>
      </w:r>
      <w:r>
        <w:t xml:space="preserve"> refers to the three separate racial composition outcomes for White, Black, and non-Black minority for place </w:t>
      </w:r>
      <w:proofErr w:type="spellStart"/>
      <w:r>
        <w:rPr>
          <w:i/>
          <w:iCs/>
        </w:rPr>
        <w:t>i</w:t>
      </w:r>
      <w:proofErr w:type="spellEnd"/>
      <w:r>
        <w:rPr>
          <w:i/>
          <w:iCs/>
        </w:rPr>
        <w:t xml:space="preserve">.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7FED8C0A" w:rsidR="008D3F8E" w:rsidRDefault="008D3F8E" w:rsidP="00CF7C95">
      <w:pPr>
        <w:spacing w:line="480" w:lineRule="auto"/>
        <w:ind w:firstLine="720"/>
        <w:pPrChange w:id="682" w:author="Iris Zhang" w:date="2023-01-03T11:01:00Z">
          <w:pPr>
            <w:spacing w:line="360" w:lineRule="auto"/>
            <w:ind w:firstLine="720"/>
          </w:pPr>
        </w:pPrChange>
      </w:pPr>
      <w:r>
        <w:t xml:space="preserve">The advantage of the difference-in-differences framework is that the use of unit and time fixed effects allows me to use each municipality as its own control over time, thus differencing </w:t>
      </w:r>
      <w:r>
        <w:lastRenderedPageBreak/>
        <w:t xml:space="preserve">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 Simon, and Bello-Gomez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Pr="00CD4119">
        <w:rPr>
          <w:i/>
          <w:iCs/>
        </w:rPr>
        <w:t>Shelby</w:t>
      </w:r>
      <w:r>
        <w:t xml:space="preserve"> outcome, this would violate the strict exogeneity assumption. This is also plausible since the lawsuit leading to the </w:t>
      </w:r>
      <w:r w:rsidRPr="00071F17">
        <w:rPr>
          <w:i/>
          <w:iCs/>
        </w:rPr>
        <w:t>Shelby v. Holder</w:t>
      </w:r>
      <w:r>
        <w:t xml:space="preserve"> decision began in 2010, in part because Shelby County wanted to challenge a DOJ objection to the results of an election after 177 un-precleared municipal annexations in the City of Calera, AL (</w:t>
      </w:r>
      <w:r w:rsidRPr="00DA41FD">
        <w:rPr>
          <w:i/>
          <w:iCs/>
        </w:rPr>
        <w:t>Shelby v. Holder</w:t>
      </w:r>
      <w:r>
        <w:t xml:space="preserve"> 2011). To test whether results are merely a reflection of treatment anticipation, I run all models using 2000-2007 as the pre-</w:t>
      </w:r>
      <w:r w:rsidRPr="00B765AF">
        <w:rPr>
          <w:i/>
          <w:iCs/>
        </w:rPr>
        <w:t>Shelby</w:t>
      </w:r>
      <w:r>
        <w:t xml:space="preserve"> period instead of 2007-2013, since treatment anticipation is less likely 6-13 years in advance of the </w:t>
      </w:r>
      <w:r w:rsidRPr="00C40D75">
        <w:rPr>
          <w:i/>
          <w:iCs/>
        </w:rPr>
        <w:t>Shelby v. Holder</w:t>
      </w:r>
      <w:r>
        <w:t xml:space="preserve"> decision, and results from these analyses do not change the substantive interpretation of the effects of </w:t>
      </w:r>
      <w:r w:rsidRPr="007250C3">
        <w:rPr>
          <w:i/>
          <w:iCs/>
        </w:rPr>
        <w:t>Shelby v. Holder</w:t>
      </w:r>
      <w:r>
        <w:t xml:space="preserve">. In supplementary analyses, </w:t>
      </w:r>
      <w:r w:rsidRPr="001703BD">
        <w:t>using data on the racial composition of annexed blocks, I construct binary indicators at varying thresholds of composition decreases (&gt;0%</w:t>
      </w:r>
      <w:r>
        <w:t xml:space="preserve"> or </w:t>
      </w:r>
      <w:r w:rsidRPr="001703BD">
        <w:t>&gt;0.5%)</w:t>
      </w:r>
      <w:r>
        <w:t xml:space="preserve"> </w:t>
      </w:r>
      <w:r w:rsidRPr="001703BD">
        <w:t xml:space="preserve">after the population of annexed blocks are added to the population of the </w:t>
      </w:r>
      <w:r>
        <w:t>place</w:t>
      </w:r>
      <w:r w:rsidRPr="001703BD">
        <w:t>, based on levels at the 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CF7C95">
      <w:pPr>
        <w:spacing w:line="480" w:lineRule="auto"/>
        <w:pPrChange w:id="683" w:author="Iris Zhang" w:date="2023-01-03T11:01:00Z">
          <w:pPr>
            <w:spacing w:line="360" w:lineRule="auto"/>
          </w:pPr>
        </w:pPrChange>
      </w:pPr>
    </w:p>
    <w:p w14:paraId="1BC2843F" w14:textId="64DACEB4" w:rsidR="008D3F8E" w:rsidRPr="000125E7" w:rsidRDefault="008D3F8E" w:rsidP="00CF7C95">
      <w:pPr>
        <w:spacing w:line="480" w:lineRule="auto"/>
        <w:rPr>
          <w:b/>
          <w:bCs/>
          <w:rPrChange w:id="684" w:author="Iris Zhang" w:date="2022-12-27T19:05:00Z">
            <w:rPr>
              <w:i/>
              <w:iCs/>
            </w:rPr>
          </w:rPrChange>
        </w:rPr>
        <w:pPrChange w:id="685" w:author="Iris Zhang" w:date="2023-01-03T11:01:00Z">
          <w:pPr>
            <w:spacing w:line="360" w:lineRule="auto"/>
          </w:pPr>
        </w:pPrChange>
      </w:pPr>
      <w:r w:rsidRPr="000125E7">
        <w:rPr>
          <w:b/>
          <w:bCs/>
          <w:rPrChange w:id="686" w:author="Iris Zhang" w:date="2022-12-27T19:05:00Z">
            <w:rPr>
              <w:i/>
              <w:iCs/>
            </w:rPr>
          </w:rPrChange>
        </w:rPr>
        <w:t xml:space="preserve">Descriptive Results </w:t>
      </w:r>
    </w:p>
    <w:p w14:paraId="13AB107F" w14:textId="78EB3A64" w:rsidR="00497BC5" w:rsidRDefault="008D3F8E" w:rsidP="00CF7C95">
      <w:pPr>
        <w:spacing w:line="480" w:lineRule="auto"/>
        <w:rPr>
          <w:ins w:id="687" w:author="Iris Zhang" w:date="2022-12-27T19:06:00Z"/>
        </w:rPr>
        <w:pPrChange w:id="688" w:author="Iris Zhang" w:date="2023-01-03T11:01:00Z">
          <w:pPr>
            <w:spacing w:line="360" w:lineRule="auto"/>
          </w:pPr>
        </w:pPrChange>
      </w:pPr>
      <w:r>
        <w:lastRenderedPageBreak/>
        <w:t xml:space="preserve">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shares of residents in jobs earning high incomes and higher shares of jobs in the retail and manufacturing industries. </w:t>
      </w:r>
    </w:p>
    <w:p w14:paraId="15B421D5" w14:textId="73787450" w:rsidR="00497BC5" w:rsidRDefault="00497BC5" w:rsidP="000C0710">
      <w:pPr>
        <w:spacing w:line="480" w:lineRule="auto"/>
        <w:jc w:val="center"/>
        <w:rPr>
          <w:ins w:id="689" w:author="Iris Zhang" w:date="2022-12-27T19:06:00Z"/>
          <w:b/>
          <w:bCs/>
        </w:rPr>
        <w:pPrChange w:id="690" w:author="Iris Zhang" w:date="2023-01-03T11:05:00Z">
          <w:pPr>
            <w:spacing w:line="360" w:lineRule="auto"/>
            <w:jc w:val="center"/>
          </w:pPr>
        </w:pPrChange>
      </w:pPr>
      <w:ins w:id="691" w:author="Iris Zhang" w:date="2022-12-27T19:06:00Z">
        <w:r>
          <w:t xml:space="preserve">[Please insert </w:t>
        </w:r>
        <w:r>
          <w:t>Table 2</w:t>
        </w:r>
        <w:r>
          <w:t xml:space="preserve"> approximately here]</w:t>
        </w:r>
      </w:ins>
    </w:p>
    <w:p w14:paraId="5F032AE1" w14:textId="7D47C2DA" w:rsidR="008D3F8E" w:rsidRPr="00497BC5" w:rsidDel="00C5148D" w:rsidRDefault="00497BC5" w:rsidP="00CF7C95">
      <w:pPr>
        <w:spacing w:line="480" w:lineRule="auto"/>
        <w:ind w:firstLine="720"/>
        <w:rPr>
          <w:del w:id="692" w:author="Iris Zhang" w:date="2022-12-27T18:51:00Z"/>
        </w:rPr>
        <w:pPrChange w:id="693" w:author="Iris Zhang" w:date="2023-01-03T11:01:00Z">
          <w:pPr>
            <w:spacing w:line="360" w:lineRule="auto"/>
            <w:ind w:firstLine="720"/>
          </w:pPr>
        </w:pPrChange>
      </w:pPr>
      <w:ins w:id="694" w:author="Iris Zhang" w:date="2022-12-27T19:07:00Z">
        <w:r w:rsidRPr="00497BC5">
          <w:rPr>
            <w:rPrChange w:id="695" w:author="Iris Zhang" w:date="2022-12-27T19:07:00Z">
              <w:rPr>
                <w:b/>
                <w:bCs/>
              </w:rPr>
            </w:rPrChange>
          </w:rPr>
          <w:t>T</w:t>
        </w:r>
      </w:ins>
    </w:p>
    <w:p w14:paraId="629F4E14" w14:textId="77777777" w:rsidR="008D3F8E" w:rsidRPr="00497BC5" w:rsidDel="00C5148D" w:rsidRDefault="008D3F8E" w:rsidP="00CF7C95">
      <w:pPr>
        <w:spacing w:line="480" w:lineRule="auto"/>
        <w:ind w:firstLine="720"/>
        <w:rPr>
          <w:del w:id="696" w:author="Iris Zhang" w:date="2022-12-27T18:51:00Z"/>
        </w:rPr>
        <w:pPrChange w:id="697" w:author="Iris Zhang" w:date="2023-01-03T11:01:00Z">
          <w:pPr>
            <w:spacing w:line="360" w:lineRule="auto"/>
            <w:ind w:firstLine="720"/>
          </w:pPr>
        </w:pPrChange>
      </w:pPr>
    </w:p>
    <w:p w14:paraId="2B056F79" w14:textId="13489246" w:rsidR="008D3F8E" w:rsidRPr="00497BC5" w:rsidDel="00497BC5" w:rsidRDefault="008D3F8E" w:rsidP="00CF7C95">
      <w:pPr>
        <w:spacing w:line="480" w:lineRule="auto"/>
        <w:ind w:firstLine="720"/>
        <w:rPr>
          <w:del w:id="698" w:author="Iris Zhang" w:date="2022-12-27T19:05:00Z"/>
          <w:rPrChange w:id="699" w:author="Iris Zhang" w:date="2022-12-27T19:07:00Z">
            <w:rPr>
              <w:del w:id="700" w:author="Iris Zhang" w:date="2022-12-27T19:05:00Z"/>
              <w:b/>
              <w:bCs/>
            </w:rPr>
          </w:rPrChange>
        </w:rPr>
        <w:pPrChange w:id="701" w:author="Iris Zhang" w:date="2023-01-03T11:01:00Z">
          <w:pPr>
            <w:spacing w:line="360" w:lineRule="auto"/>
          </w:pPr>
        </w:pPrChange>
      </w:pPr>
      <w:del w:id="702" w:author="Iris Zhang" w:date="2022-12-27T19:05:00Z">
        <w:r w:rsidRPr="00497BC5" w:rsidDel="00497BC5">
          <w:rPr>
            <w:rPrChange w:id="703" w:author="Iris Zhang" w:date="2022-12-27T19:07:00Z">
              <w:rPr>
                <w:b/>
                <w:bCs/>
              </w:rPr>
            </w:rPrChange>
          </w:rPr>
          <w:delText>Table 2. Descriptive Statistics for Analytical Sample</w:delText>
        </w:r>
      </w:del>
    </w:p>
    <w:p w14:paraId="240386FE" w14:textId="62204F95" w:rsidR="008D3F8E" w:rsidRPr="00497BC5" w:rsidDel="00497BC5" w:rsidRDefault="008D3F8E" w:rsidP="00CF7C95">
      <w:pPr>
        <w:spacing w:line="480" w:lineRule="auto"/>
        <w:ind w:firstLine="720"/>
        <w:rPr>
          <w:del w:id="704" w:author="Iris Zhang" w:date="2022-12-27T19:05:00Z"/>
          <w:rPrChange w:id="705" w:author="Iris Zhang" w:date="2022-12-27T19:07:00Z">
            <w:rPr>
              <w:del w:id="706" w:author="Iris Zhang" w:date="2022-12-27T19:05:00Z"/>
              <w:b/>
              <w:bCs/>
            </w:rPr>
          </w:rPrChange>
        </w:rPr>
        <w:pPrChange w:id="707" w:author="Iris Zhang" w:date="2023-01-03T11:01:00Z">
          <w:pPr>
            <w:spacing w:line="360" w:lineRule="auto"/>
          </w:pPr>
        </w:pPrChange>
      </w:pPr>
    </w:p>
    <w:p w14:paraId="4AE19DE5" w14:textId="61A90936" w:rsidR="008D3F8E" w:rsidRPr="00497BC5" w:rsidDel="00497BC5" w:rsidRDefault="008D3F8E" w:rsidP="00CF7C95">
      <w:pPr>
        <w:spacing w:line="480" w:lineRule="auto"/>
        <w:ind w:firstLine="720"/>
        <w:rPr>
          <w:del w:id="708" w:author="Iris Zhang" w:date="2022-12-27T19:05:00Z"/>
          <w:i/>
          <w:iCs/>
        </w:rPr>
        <w:pPrChange w:id="709" w:author="Iris Zhang" w:date="2023-01-03T11:01:00Z">
          <w:pPr>
            <w:spacing w:line="360" w:lineRule="auto"/>
          </w:pPr>
        </w:pPrChange>
      </w:pPr>
      <w:del w:id="710" w:author="Iris Zhang" w:date="2022-12-27T19:05:00Z">
        <w:r w:rsidRPr="00497BC5" w:rsidDel="00497BC5">
          <w:rPr>
            <w:i/>
            <w:iCs/>
            <w:noProof/>
          </w:rPr>
          <w:drawing>
            <wp:inline distT="0" distB="0" distL="0" distR="0" wp14:anchorId="652049FF" wp14:editId="18F7033F">
              <wp:extent cx="5943600" cy="5741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1670"/>
                      </a:xfrm>
                      <a:prstGeom prst="rect">
                        <a:avLst/>
                      </a:prstGeom>
                    </pic:spPr>
                  </pic:pic>
                </a:graphicData>
              </a:graphic>
            </wp:inline>
          </w:drawing>
        </w:r>
      </w:del>
    </w:p>
    <w:p w14:paraId="332F080F" w14:textId="77777777" w:rsidR="008D3F8E" w:rsidRPr="00497BC5" w:rsidDel="00497BC5" w:rsidRDefault="008D3F8E" w:rsidP="00CF7C95">
      <w:pPr>
        <w:spacing w:line="480" w:lineRule="auto"/>
        <w:ind w:firstLine="720"/>
        <w:rPr>
          <w:del w:id="711" w:author="Iris Zhang" w:date="2022-12-27T19:06:00Z"/>
          <w:i/>
          <w:iCs/>
        </w:rPr>
        <w:pPrChange w:id="712" w:author="Iris Zhang" w:date="2023-01-03T11:01:00Z">
          <w:pPr>
            <w:spacing w:line="360" w:lineRule="auto"/>
          </w:pPr>
        </w:pPrChange>
      </w:pPr>
    </w:p>
    <w:p w14:paraId="344E0AA4" w14:textId="5A08D281" w:rsidR="008D3F8E" w:rsidRDefault="008D3F8E" w:rsidP="00CF7C95">
      <w:pPr>
        <w:spacing w:line="480" w:lineRule="auto"/>
        <w:ind w:firstLine="720"/>
        <w:pPrChange w:id="713" w:author="Iris Zhang" w:date="2023-01-03T11:01:00Z">
          <w:pPr>
            <w:spacing w:line="360" w:lineRule="auto"/>
            <w:ind w:firstLine="720"/>
          </w:pPr>
        </w:pPrChange>
      </w:pPr>
      <w:del w:id="714" w:author="Iris Zhang" w:date="2022-12-27T19:06:00Z">
        <w:r w:rsidRPr="00497BC5" w:rsidDel="00497BC5">
          <w:delText>T</w:delText>
        </w:r>
      </w:del>
      <w:r w:rsidRPr="00497BC5">
        <w:t>a</w:t>
      </w:r>
      <w:r>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Pr="00B765AF">
        <w:rPr>
          <w:i/>
          <w:iCs/>
        </w:rPr>
        <w:t>Shelby</w:t>
      </w:r>
      <w:r>
        <w:t xml:space="preserve"> period that were covered by Section 5 versus not, covered places have a </w:t>
      </w:r>
      <w:r>
        <w:rPr>
          <w:i/>
          <w:iCs/>
        </w:rPr>
        <w:t>lower</w:t>
      </w:r>
      <w:r>
        <w:t xml:space="preserve"> percent Black population in 2020 (18.6%) compared to uncovered ones (22.9%).  However, they also have a </w:t>
      </w:r>
      <w:r>
        <w:lastRenderedPageBreak/>
        <w:t>lower percent White population (53% versus 57.8%) and a larger share of non-Black minority residents by 2020 (28.4% compared to 19.4%). These differences are similar in the 2007 to 2013, pre-</w:t>
      </w:r>
      <w:r w:rsidRPr="00B765AF">
        <w:rPr>
          <w:i/>
          <w:iCs/>
        </w:rPr>
        <w:t>Shelby</w:t>
      </w:r>
      <w:r>
        <w:t xml:space="preserve"> period. Trends are slightly different in places that did not annex for the Black population only. Post-</w:t>
      </w:r>
      <w:r w:rsidRPr="00B765AF">
        <w:rPr>
          <w:i/>
          <w:iCs/>
        </w:rPr>
        <w:t>Shelby</w:t>
      </w:r>
      <w:r>
        <w:t xml:space="preserve">, annexing places had a higher percent Black population (6.1%) by 2020 compared to those that were not covered (3.4%). </w:t>
      </w:r>
      <w:proofErr w:type="gramStart"/>
      <w:r>
        <w:t>Similar to</w:t>
      </w:r>
      <w:proofErr w:type="gramEnd"/>
      <w:r>
        <w:t xml:space="preserve"> places that annexed, covered places have a lower percent White population and higher percent non-Black minority population by 2020. </w:t>
      </w:r>
      <w:proofErr w:type="gramStart"/>
      <w:r>
        <w:t>And,</w:t>
      </w:r>
      <w:proofErr w:type="gramEnd"/>
      <w:r>
        <w:t xml:space="preserve"> these differences are again similar in the 2007 to 2013, pre-</w:t>
      </w:r>
      <w:r w:rsidRPr="00B765AF">
        <w:rPr>
          <w:i/>
          <w:iCs/>
        </w:rPr>
        <w:t>Shelby</w:t>
      </w:r>
      <w:r>
        <w:t xml:space="preserve"> period. </w:t>
      </w:r>
    </w:p>
    <w:p w14:paraId="451D12F6" w14:textId="5B7AD9BB" w:rsidR="00497BC5" w:rsidRDefault="008D3F8E" w:rsidP="000C0710">
      <w:pPr>
        <w:spacing w:line="480" w:lineRule="auto"/>
        <w:ind w:firstLine="720"/>
        <w:rPr>
          <w:ins w:id="715" w:author="Iris Zhang" w:date="2022-12-27T19:07:00Z"/>
        </w:rPr>
        <w:pPrChange w:id="716" w:author="Iris Zhang" w:date="2023-01-03T11:05:00Z">
          <w:pPr>
            <w:spacing w:line="360" w:lineRule="auto"/>
            <w:jc w:val="center"/>
          </w:pPr>
        </w:pPrChange>
      </w:pPr>
      <w:r>
        <w:t>Taken together, conditional on annexation, there is little descriptive evidence to suggest that annexation is associated with minority population dilution for residents already living in the municipality. It may instead be the opposite: compared to not annexing at all, annexations could hasten racial diversification of places, such that places wishing to discriminate do so by refusing to annex at all.</w:t>
      </w:r>
    </w:p>
    <w:p w14:paraId="0C5DE92C" w14:textId="6A392FE1" w:rsidR="00497BC5" w:rsidRPr="000C0710" w:rsidRDefault="00497BC5" w:rsidP="000C0710">
      <w:pPr>
        <w:spacing w:line="480" w:lineRule="auto"/>
        <w:jc w:val="center"/>
        <w:rPr>
          <w:b/>
          <w:bCs/>
          <w:rPrChange w:id="717" w:author="Iris Zhang" w:date="2023-01-03T11:05:00Z">
            <w:rPr/>
          </w:rPrChange>
        </w:rPr>
        <w:pPrChange w:id="718" w:author="Iris Zhang" w:date="2023-01-03T11:05:00Z">
          <w:pPr>
            <w:spacing w:line="360" w:lineRule="auto"/>
            <w:ind w:firstLine="720"/>
          </w:pPr>
        </w:pPrChange>
      </w:pPr>
      <w:ins w:id="719" w:author="Iris Zhang" w:date="2022-12-27T19:07:00Z">
        <w:r>
          <w:t xml:space="preserve">[Please insert Table </w:t>
        </w:r>
        <w:r>
          <w:t>3</w:t>
        </w:r>
        <w:r>
          <w:t xml:space="preserve"> approximately here]</w:t>
        </w:r>
      </w:ins>
    </w:p>
    <w:p w14:paraId="0F2C0B1F" w14:textId="7D033C03" w:rsidR="008D3F8E" w:rsidDel="00497BC5" w:rsidRDefault="00497BC5" w:rsidP="00CF7C95">
      <w:pPr>
        <w:spacing w:line="480" w:lineRule="auto"/>
        <w:ind w:firstLine="720"/>
        <w:rPr>
          <w:del w:id="720" w:author="Iris Zhang" w:date="2022-12-27T19:08:00Z"/>
        </w:rPr>
        <w:pPrChange w:id="721" w:author="Iris Zhang" w:date="2023-01-03T11:01:00Z">
          <w:pPr>
            <w:spacing w:line="360" w:lineRule="auto"/>
            <w:ind w:firstLine="720"/>
          </w:pPr>
        </w:pPrChange>
      </w:pPr>
      <w:ins w:id="722" w:author="Iris Zhang" w:date="2022-12-27T19:08:00Z">
        <w:r>
          <w:rPr>
            <w:b/>
            <w:bCs/>
          </w:rPr>
          <w:tab/>
        </w:r>
      </w:ins>
    </w:p>
    <w:p w14:paraId="1D630EC9" w14:textId="0E0A832C" w:rsidR="008D3F8E" w:rsidRPr="00382234" w:rsidDel="00497BC5" w:rsidRDefault="008D3F8E" w:rsidP="00CF7C95">
      <w:pPr>
        <w:spacing w:line="480" w:lineRule="auto"/>
        <w:rPr>
          <w:del w:id="723" w:author="Iris Zhang" w:date="2022-12-27T19:07:00Z"/>
          <w:b/>
          <w:bCs/>
        </w:rPr>
        <w:pPrChange w:id="724" w:author="Iris Zhang" w:date="2023-01-03T11:01:00Z">
          <w:pPr>
            <w:spacing w:line="360" w:lineRule="auto"/>
          </w:pPr>
        </w:pPrChange>
      </w:pPr>
      <w:del w:id="725" w:author="Iris Zhang" w:date="2022-12-27T19:07:00Z">
        <w:r w:rsidRPr="00CE2E88" w:rsidDel="00497BC5">
          <w:rPr>
            <w:b/>
            <w:bCs/>
          </w:rPr>
          <w:delText xml:space="preserve">Table 3. </w:delText>
        </w:r>
        <w:r w:rsidDel="00497BC5">
          <w:rPr>
            <w:b/>
            <w:bCs/>
          </w:rPr>
          <w:delText xml:space="preserve">Average </w:delText>
        </w:r>
        <w:r w:rsidRPr="00CE2E88" w:rsidDel="00497BC5">
          <w:rPr>
            <w:b/>
            <w:bCs/>
          </w:rPr>
          <w:delText xml:space="preserve">Racial Composition </w:delText>
        </w:r>
        <w:r w:rsidDel="00497BC5">
          <w:rPr>
            <w:b/>
            <w:bCs/>
          </w:rPr>
          <w:delText xml:space="preserve">Across Period and Geographic Level </w:delText>
        </w:r>
        <w:r w:rsidRPr="00CE2E88" w:rsidDel="00497BC5">
          <w:rPr>
            <w:b/>
            <w:bCs/>
          </w:rPr>
          <w:delText xml:space="preserve">for Analytical Sample </w:delText>
        </w:r>
      </w:del>
    </w:p>
    <w:p w14:paraId="24C916D8" w14:textId="3E1828FC" w:rsidR="008D3F8E" w:rsidDel="00497BC5" w:rsidRDefault="008D3F8E" w:rsidP="00CF7C95">
      <w:pPr>
        <w:spacing w:line="480" w:lineRule="auto"/>
        <w:rPr>
          <w:del w:id="726" w:author="Iris Zhang" w:date="2022-12-27T19:07:00Z"/>
        </w:rPr>
        <w:pPrChange w:id="727" w:author="Iris Zhang" w:date="2023-01-03T11:01:00Z">
          <w:pPr>
            <w:spacing w:line="360" w:lineRule="auto"/>
          </w:pPr>
        </w:pPrChange>
      </w:pPr>
      <w:del w:id="728" w:author="Iris Zhang" w:date="2022-12-27T19:07:00Z">
        <w:r w:rsidRPr="00382234" w:rsidDel="00497BC5">
          <w:rPr>
            <w:noProof/>
          </w:rPr>
          <w:drawing>
            <wp:inline distT="0" distB="0" distL="0" distR="0" wp14:anchorId="0D26920E" wp14:editId="371E7A42">
              <wp:extent cx="5943600" cy="1004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4570"/>
                      </a:xfrm>
                      <a:prstGeom prst="rect">
                        <a:avLst/>
                      </a:prstGeom>
                    </pic:spPr>
                  </pic:pic>
                </a:graphicData>
              </a:graphic>
            </wp:inline>
          </w:drawing>
        </w:r>
      </w:del>
    </w:p>
    <w:p w14:paraId="04A1234D" w14:textId="77777777" w:rsidR="008D3F8E" w:rsidRPr="002823E4" w:rsidDel="00497BC5" w:rsidRDefault="008D3F8E" w:rsidP="00CF7C95">
      <w:pPr>
        <w:spacing w:line="480" w:lineRule="auto"/>
        <w:rPr>
          <w:del w:id="729" w:author="Iris Zhang" w:date="2022-12-27T19:08:00Z"/>
        </w:rPr>
        <w:pPrChange w:id="730" w:author="Iris Zhang" w:date="2023-01-03T11:01:00Z">
          <w:pPr>
            <w:spacing w:line="360" w:lineRule="auto"/>
          </w:pPr>
        </w:pPrChange>
      </w:pPr>
    </w:p>
    <w:p w14:paraId="73994403" w14:textId="04F8393B" w:rsidR="00497BC5" w:rsidRDefault="008D3F8E" w:rsidP="00CF7C95">
      <w:pPr>
        <w:spacing w:line="480" w:lineRule="auto"/>
        <w:rPr>
          <w:ins w:id="731" w:author="Iris Zhang" w:date="2022-12-27T19:08:00Z"/>
        </w:rPr>
        <w:pPrChange w:id="732" w:author="Iris Zhang" w:date="2023-01-03T11:01:00Z">
          <w:pPr>
            <w:spacing w:line="360" w:lineRule="auto"/>
          </w:pPr>
        </w:pPrChange>
      </w:pPr>
      <w:commentRangeStart w:id="733"/>
      <w:r>
        <w:t xml:space="preserve">Table 4 presents </w:t>
      </w:r>
      <w:commentRangeEnd w:id="733"/>
      <w:r>
        <w:rPr>
          <w:rStyle w:val="CommentReference"/>
          <w:rFonts w:ascii="Century Schoolbook" w:hAnsi="Century Schoolbook"/>
        </w:rPr>
        <w:commentReference w:id="733"/>
      </w:r>
      <w:r>
        <w:t>coefficients from linear probability models predicting annexation for both the base model without time-varying covariates and the full model with covariates, with place fixed effects across both models. There are no coefficients for being previously covered by Section 5 as it is a time-invariant attribute and thus absorbed into place fixed effects. Consistent with descriptive results, there is a statistically significant, negative coefficient for the post-</w:t>
      </w:r>
      <w:r w:rsidRPr="00925B0B">
        <w:rPr>
          <w:i/>
          <w:iCs/>
        </w:rPr>
        <w:t>Shelby</w:t>
      </w:r>
      <w:r>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w:t>
      </w:r>
      <w:r>
        <w:lastRenderedPageBreak/>
        <w:t>among previously covered cities. These coefficients are slightly smaller in magnitude when including time-varying covariates, with the D</w:t>
      </w:r>
      <w:ins w:id="734" w:author="Iris Zhang" w:date="2022-12-27T20:22:00Z">
        <w:r w:rsidR="003A5FD7">
          <w:t>I</w:t>
        </w:r>
      </w:ins>
      <w:del w:id="735" w:author="Iris Zhang" w:date="2022-12-27T20:22:00Z">
        <w:r w:rsidDel="003A5FD7">
          <w:delText>i</w:delText>
        </w:r>
      </w:del>
      <w:r>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46545F88" w:rsidR="00497BC5" w:rsidRPr="000C0710" w:rsidRDefault="00497BC5" w:rsidP="000C0710">
      <w:pPr>
        <w:spacing w:line="480" w:lineRule="auto"/>
        <w:jc w:val="center"/>
        <w:rPr>
          <w:b/>
          <w:bCs/>
          <w:rPrChange w:id="736" w:author="Iris Zhang" w:date="2023-01-03T11:05:00Z">
            <w:rPr/>
          </w:rPrChange>
        </w:rPr>
        <w:pPrChange w:id="737" w:author="Iris Zhang" w:date="2023-01-03T11:05:00Z">
          <w:pPr>
            <w:spacing w:line="360" w:lineRule="auto"/>
            <w:ind w:firstLine="720"/>
          </w:pPr>
        </w:pPrChange>
      </w:pPr>
      <w:ins w:id="738" w:author="Iris Zhang" w:date="2022-12-27T19:08:00Z">
        <w:r>
          <w:t xml:space="preserve">[Please insert Table </w:t>
        </w:r>
        <w:r>
          <w:t>4</w:t>
        </w:r>
        <w:r>
          <w:t xml:space="preserve"> approximately here]</w:t>
        </w:r>
      </w:ins>
    </w:p>
    <w:p w14:paraId="7521129C" w14:textId="72A82B9F" w:rsidR="008D3F8E" w:rsidRPr="00497BC5" w:rsidDel="00497BC5" w:rsidRDefault="00497BC5" w:rsidP="00CF7C95">
      <w:pPr>
        <w:spacing w:line="480" w:lineRule="auto"/>
        <w:ind w:firstLine="720"/>
        <w:rPr>
          <w:del w:id="739" w:author="Iris Zhang" w:date="2022-12-27T19:08:00Z"/>
          <w:b/>
          <w:bCs/>
          <w:rPrChange w:id="740" w:author="Iris Zhang" w:date="2022-12-27T19:09:00Z">
            <w:rPr>
              <w:del w:id="741" w:author="Iris Zhang" w:date="2022-12-27T19:08:00Z"/>
            </w:rPr>
          </w:rPrChange>
        </w:rPr>
        <w:pPrChange w:id="742" w:author="Iris Zhang" w:date="2023-01-03T11:01:00Z">
          <w:pPr>
            <w:spacing w:line="360" w:lineRule="auto"/>
            <w:ind w:firstLine="720"/>
          </w:pPr>
        </w:pPrChange>
      </w:pPr>
      <w:ins w:id="743" w:author="Iris Zhang" w:date="2022-12-27T19:08:00Z">
        <w:r w:rsidRPr="00497BC5">
          <w:rPr>
            <w:b/>
            <w:bCs/>
          </w:rPr>
          <w:t>R</w:t>
        </w:r>
      </w:ins>
    </w:p>
    <w:p w14:paraId="3D83D7F2" w14:textId="0F2CDCE5" w:rsidR="008D3F8E" w:rsidRPr="00497BC5" w:rsidDel="00497BC5" w:rsidRDefault="008D3F8E" w:rsidP="00CF7C95">
      <w:pPr>
        <w:spacing w:line="480" w:lineRule="auto"/>
        <w:rPr>
          <w:del w:id="744" w:author="Iris Zhang" w:date="2022-12-27T19:08:00Z"/>
          <w:b/>
          <w:bCs/>
          <w:color w:val="000000"/>
        </w:rPr>
        <w:pPrChange w:id="745" w:author="Iris Zhang" w:date="2023-01-03T11:01:00Z">
          <w:pPr>
            <w:spacing w:line="360" w:lineRule="auto"/>
          </w:pPr>
        </w:pPrChange>
      </w:pPr>
      <w:del w:id="746" w:author="Iris Zhang" w:date="2022-12-27T19:08:00Z">
        <w:r w:rsidRPr="00497BC5" w:rsidDel="00497BC5">
          <w:rPr>
            <w:b/>
            <w:bCs/>
          </w:rPr>
          <w:delText>Table 4</w:delText>
        </w:r>
        <w:r w:rsidRPr="00497BC5" w:rsidDel="00497BC5">
          <w:rPr>
            <w:b/>
            <w:bCs/>
            <w:color w:val="000000"/>
          </w:rPr>
          <w:delText>. Linear Probability Regression Results Predicting Annexation by Section 5 Coverage and Period</w:delText>
        </w:r>
      </w:del>
    </w:p>
    <w:p w14:paraId="3FA9903B" w14:textId="1D897E82" w:rsidR="008D3F8E" w:rsidRPr="00497BC5" w:rsidDel="00497BC5" w:rsidRDefault="008D3F8E" w:rsidP="00CF7C95">
      <w:pPr>
        <w:spacing w:line="480" w:lineRule="auto"/>
        <w:rPr>
          <w:del w:id="747" w:author="Iris Zhang" w:date="2022-12-27T19:08:00Z"/>
          <w:b/>
          <w:bCs/>
          <w:rPrChange w:id="748" w:author="Iris Zhang" w:date="2022-12-27T19:09:00Z">
            <w:rPr>
              <w:del w:id="749" w:author="Iris Zhang" w:date="2022-12-27T19:08:00Z"/>
              <w:i/>
              <w:iCs/>
            </w:rPr>
          </w:rPrChange>
        </w:rPr>
        <w:pPrChange w:id="750" w:author="Iris Zhang" w:date="2023-01-03T11:01:00Z">
          <w:pPr>
            <w:spacing w:line="360" w:lineRule="auto"/>
          </w:pPr>
        </w:pPrChange>
      </w:pPr>
      <w:del w:id="751" w:author="Iris Zhang" w:date="2022-12-27T19:08:00Z">
        <w:r w:rsidRPr="00497BC5" w:rsidDel="00497BC5">
          <w:rPr>
            <w:b/>
            <w:bCs/>
            <w:noProof/>
            <w:rPrChange w:id="752" w:author="Iris Zhang" w:date="2022-12-27T19:09:00Z">
              <w:rPr>
                <w:i/>
                <w:iCs/>
                <w:noProof/>
              </w:rPr>
            </w:rPrChange>
          </w:rPr>
          <w:drawing>
            <wp:inline distT="0" distB="0" distL="0" distR="0" wp14:anchorId="4038C4BC" wp14:editId="2D22DEB8">
              <wp:extent cx="4565876" cy="477296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563" cy="4778912"/>
                      </a:xfrm>
                      <a:prstGeom prst="rect">
                        <a:avLst/>
                      </a:prstGeom>
                    </pic:spPr>
                  </pic:pic>
                </a:graphicData>
              </a:graphic>
            </wp:inline>
          </w:drawing>
        </w:r>
      </w:del>
    </w:p>
    <w:p w14:paraId="337E7E6E" w14:textId="18A0FA2F" w:rsidR="008D3F8E" w:rsidRPr="00497BC5" w:rsidRDefault="008D3F8E" w:rsidP="00CF7C95">
      <w:pPr>
        <w:spacing w:line="480" w:lineRule="auto"/>
        <w:rPr>
          <w:b/>
          <w:bCs/>
          <w:rPrChange w:id="753" w:author="Iris Zhang" w:date="2022-12-27T19:09:00Z">
            <w:rPr>
              <w:i/>
              <w:iCs/>
            </w:rPr>
          </w:rPrChange>
        </w:rPr>
        <w:pPrChange w:id="754" w:author="Iris Zhang" w:date="2023-01-03T11:01:00Z">
          <w:pPr>
            <w:spacing w:line="360" w:lineRule="auto"/>
          </w:pPr>
        </w:pPrChange>
      </w:pPr>
      <w:del w:id="755" w:author="Iris Zhang" w:date="2022-12-27T19:08:00Z">
        <w:r w:rsidRPr="00497BC5" w:rsidDel="00497BC5">
          <w:rPr>
            <w:b/>
            <w:bCs/>
            <w:rPrChange w:id="756" w:author="Iris Zhang" w:date="2022-12-27T19:09:00Z">
              <w:rPr>
                <w:i/>
                <w:iCs/>
              </w:rPr>
            </w:rPrChange>
          </w:rPr>
          <w:delText>R</w:delText>
        </w:r>
      </w:del>
      <w:r w:rsidRPr="00497BC5">
        <w:rPr>
          <w:b/>
          <w:bCs/>
          <w:rPrChange w:id="757" w:author="Iris Zhang" w:date="2022-12-27T19:09:00Z">
            <w:rPr>
              <w:i/>
              <w:iCs/>
            </w:rPr>
          </w:rPrChange>
        </w:rPr>
        <w:t>acial Composition by Annexation, Section 5 Coverage, and Shelby</w:t>
      </w:r>
    </w:p>
    <w:p w14:paraId="31389F92" w14:textId="073D44C6" w:rsidR="008D3F8E" w:rsidRDefault="008D3F8E" w:rsidP="00CF7C95">
      <w:pPr>
        <w:spacing w:line="480" w:lineRule="auto"/>
        <w:pPrChange w:id="758" w:author="Iris Zhang" w:date="2023-01-03T11:01:00Z">
          <w:pPr>
            <w:spacing w:line="360" w:lineRule="auto"/>
          </w:pPr>
        </w:pPrChange>
      </w:pPr>
      <w:r>
        <w:t xml:space="preserve">Next, I ask what the consequences of annexations are. Even though annexations decreased in frequency after </w:t>
      </w:r>
      <w:r w:rsidRPr="00C92FC0">
        <w:rPr>
          <w:i/>
          <w:iCs/>
        </w:rPr>
        <w:t>Shelby</w:t>
      </w:r>
      <w:r>
        <w:t xml:space="preserve">, places that conduct annexations may still do so in ways that dilute existing Black and non-Black minority population shares to a greater extent compared to prior to </w:t>
      </w:r>
      <w:r w:rsidRPr="00B357FA">
        <w:rPr>
          <w:i/>
          <w:iCs/>
        </w:rPr>
        <w:t>Shelby</w:t>
      </w:r>
      <w:r>
        <w:t xml:space="preserve">. I hypothesized that </w:t>
      </w:r>
      <w:r>
        <w:rPr>
          <w:rFonts w:ascii="Times" w:hAnsi="Times"/>
        </w:rPr>
        <w:t xml:space="preserve">after </w:t>
      </w:r>
      <w:r w:rsidRPr="00B357FA">
        <w:rPr>
          <w:rFonts w:ascii="Times" w:hAnsi="Times"/>
          <w:i/>
          <w:iCs/>
        </w:rPr>
        <w:t>Shelby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ins w:id="759" w:author="Iris Zhang" w:date="2022-12-27T20:23:00Z">
        <w:r w:rsidR="003A5FD7">
          <w:rPr>
            <w:rFonts w:ascii="Times" w:hAnsi="Times"/>
          </w:rPr>
          <w:t xml:space="preserve"> (H2)</w:t>
        </w:r>
      </w:ins>
      <w:r>
        <w:rPr>
          <w:rFonts w:ascii="Times" w:hAnsi="Times"/>
        </w:rPr>
        <w:t>. I also hypothesized that the magnitude of population composition decreases will be larger for Black compared to non-Black minority populations</w:t>
      </w:r>
      <w:ins w:id="760" w:author="Iris Zhang" w:date="2022-12-27T20:23:00Z">
        <w:r w:rsidR="003A5FD7">
          <w:rPr>
            <w:rFonts w:ascii="Times" w:hAnsi="Times"/>
          </w:rPr>
          <w:t xml:space="preserve"> (H3)</w:t>
        </w:r>
      </w:ins>
      <w:r>
        <w:rPr>
          <w:rFonts w:ascii="Times" w:hAnsi="Times"/>
        </w:rPr>
        <w:t xml:space="preserve">. </w:t>
      </w:r>
      <w:r>
        <w:t xml:space="preserve">Table A2 in the appendix presents coefficients from models examining how racial composition in cities varies by annexation, Section 5 coverage, and the </w:t>
      </w:r>
      <w:r w:rsidRPr="00275085">
        <w:rPr>
          <w:i/>
          <w:iCs/>
        </w:rPr>
        <w:t>Shelby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87B3481" w:rsidR="00497BC5" w:rsidRDefault="008D3F8E" w:rsidP="000C0710">
      <w:pPr>
        <w:spacing w:line="480" w:lineRule="auto"/>
        <w:ind w:firstLine="720"/>
        <w:rPr>
          <w:ins w:id="761" w:author="Iris Zhang" w:date="2022-12-27T19:09:00Z"/>
        </w:rPr>
        <w:pPrChange w:id="762" w:author="Iris Zhang" w:date="2023-01-03T11:06:00Z">
          <w:pPr>
            <w:spacing w:line="360" w:lineRule="auto"/>
            <w:ind w:firstLine="720"/>
          </w:pPr>
        </w:pPrChange>
      </w:pPr>
      <w:r>
        <w:lastRenderedPageBreak/>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Pr="00EE2217">
        <w:rPr>
          <w:i/>
          <w:iCs/>
        </w:rPr>
        <w:t>Shelby</w:t>
      </w:r>
      <w:r>
        <w:t xml:space="preserve">, non-Section 5 coverage, the coefficient of the annexation term is therefore the estimated effect size of annexation for non-Section 5 places prior to invalidation. </w:t>
      </w:r>
    </w:p>
    <w:p w14:paraId="6F15493A" w14:textId="3517F07B" w:rsidR="00497BC5" w:rsidDel="00497BC5" w:rsidRDefault="00497BC5" w:rsidP="000C0710">
      <w:pPr>
        <w:spacing w:line="480" w:lineRule="auto"/>
        <w:jc w:val="center"/>
        <w:rPr>
          <w:del w:id="763" w:author="Iris Zhang" w:date="2022-12-27T19:09:00Z"/>
        </w:rPr>
        <w:pPrChange w:id="764" w:author="Iris Zhang" w:date="2023-01-03T11:06:00Z">
          <w:pPr>
            <w:spacing w:line="360" w:lineRule="auto"/>
          </w:pPr>
        </w:pPrChange>
      </w:pPr>
      <w:ins w:id="765" w:author="Iris Zhang" w:date="2022-12-27T19:09:00Z">
        <w:r>
          <w:t xml:space="preserve">[Please insert Table </w:t>
        </w:r>
        <w:r>
          <w:t>5</w:t>
        </w:r>
        <w:r>
          <w:t xml:space="preserve"> approximately here]</w:t>
        </w:r>
      </w:ins>
    </w:p>
    <w:p w14:paraId="2AB56381" w14:textId="77777777" w:rsidR="00497BC5" w:rsidRDefault="00497BC5" w:rsidP="000C0710">
      <w:pPr>
        <w:spacing w:line="480" w:lineRule="auto"/>
        <w:jc w:val="center"/>
        <w:rPr>
          <w:ins w:id="766" w:author="Iris Zhang" w:date="2022-12-27T19:09:00Z"/>
        </w:rPr>
        <w:pPrChange w:id="767" w:author="Iris Zhang" w:date="2023-01-03T11:06:00Z">
          <w:pPr>
            <w:spacing w:line="360" w:lineRule="auto"/>
          </w:pPr>
        </w:pPrChange>
      </w:pPr>
    </w:p>
    <w:p w14:paraId="6772DB2E" w14:textId="1E27C2C7" w:rsidR="008D3F8E" w:rsidRPr="00A85131" w:rsidDel="00497BC5" w:rsidRDefault="00497BC5" w:rsidP="00CF7C95">
      <w:pPr>
        <w:spacing w:line="480" w:lineRule="auto"/>
        <w:jc w:val="center"/>
        <w:rPr>
          <w:del w:id="768" w:author="Iris Zhang" w:date="2022-12-27T19:09:00Z"/>
          <w:b/>
          <w:bCs/>
        </w:rPr>
        <w:pPrChange w:id="769" w:author="Iris Zhang" w:date="2023-01-03T11:01:00Z">
          <w:pPr>
            <w:spacing w:line="360" w:lineRule="auto"/>
          </w:pPr>
        </w:pPrChange>
      </w:pPr>
      <w:ins w:id="770" w:author="Iris Zhang" w:date="2022-12-27T19:09:00Z">
        <w:r>
          <w:rPr>
            <w:b/>
            <w:bCs/>
          </w:rPr>
          <w:tab/>
        </w:r>
      </w:ins>
      <w:del w:id="771" w:author="Iris Zhang" w:date="2022-12-27T19:09:00Z">
        <w:r w:rsidR="008D3F8E" w:rsidRPr="00A85131" w:rsidDel="00497BC5">
          <w:rPr>
            <w:b/>
            <w:bCs/>
          </w:rPr>
          <w:delText xml:space="preserve">Table 5. Effect Sizes of Annexation by Section 5 Coverage and Period </w:delText>
        </w:r>
      </w:del>
    </w:p>
    <w:p w14:paraId="2C247D2B" w14:textId="5BFB5659" w:rsidR="008D3F8E" w:rsidDel="00497BC5" w:rsidRDefault="008D3F8E" w:rsidP="00CF7C95">
      <w:pPr>
        <w:spacing w:line="480" w:lineRule="auto"/>
        <w:rPr>
          <w:del w:id="772" w:author="Iris Zhang" w:date="2022-12-27T19:09:00Z"/>
        </w:rPr>
        <w:sectPr w:rsidR="008D3F8E" w:rsidDel="00497BC5" w:rsidSect="00A85131">
          <w:footnotePr>
            <w:numRestart w:val="eachSect"/>
          </w:footnotePr>
          <w:endnotePr>
            <w:numFmt w:val="decimal"/>
          </w:endnotePr>
          <w:pgSz w:w="15840" w:h="12240" w:orient="landscape"/>
          <w:pgMar w:top="1440" w:right="1440" w:bottom="1440" w:left="1440" w:header="720" w:footer="720" w:gutter="0"/>
          <w:cols w:space="720"/>
          <w:docGrid w:linePitch="360"/>
        </w:sectPr>
        <w:pPrChange w:id="773" w:author="Iris Zhang" w:date="2023-01-03T11:01:00Z">
          <w:pPr>
            <w:spacing w:line="360" w:lineRule="auto"/>
          </w:pPr>
        </w:pPrChange>
      </w:pPr>
      <w:del w:id="774" w:author="Iris Zhang" w:date="2022-12-27T19:09:00Z">
        <w:r w:rsidRPr="00A85131" w:rsidDel="00497BC5">
          <w:rPr>
            <w:noProof/>
          </w:rPr>
          <w:drawing>
            <wp:inline distT="0" distB="0" distL="0" distR="0" wp14:anchorId="336C3704" wp14:editId="0CE1D159">
              <wp:extent cx="7669184" cy="550039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2534" cy="5502794"/>
                      </a:xfrm>
                      <a:prstGeom prst="rect">
                        <a:avLst/>
                      </a:prstGeom>
                    </pic:spPr>
                  </pic:pic>
                </a:graphicData>
              </a:graphic>
            </wp:inline>
          </w:drawing>
        </w:r>
      </w:del>
    </w:p>
    <w:p w14:paraId="19C4A22B" w14:textId="41CCA465" w:rsidR="008D3F8E" w:rsidRDefault="008D3F8E" w:rsidP="00CF7C95">
      <w:pPr>
        <w:spacing w:line="480" w:lineRule="auto"/>
        <w:pPrChange w:id="775" w:author="Iris Zhang" w:date="2023-01-03T11:01:00Z">
          <w:pPr>
            <w:spacing w:line="360" w:lineRule="auto"/>
            <w:ind w:firstLine="720"/>
          </w:pPr>
        </w:pPrChange>
      </w:pPr>
      <w:r>
        <w:t xml:space="preserve">Overall, Table 5 </w:t>
      </w:r>
      <w:ins w:id="776" w:author="Iris Zhang" w:date="2022-12-27T20:25:00Z">
        <w:r w:rsidR="00BD6A13">
          <w:t>shows</w:t>
        </w:r>
      </w:ins>
      <w:del w:id="777" w:author="Iris Zhang" w:date="2022-12-27T20:25:00Z">
        <w:r w:rsidDel="00BD6A13">
          <w:delText>suggests</w:delText>
        </w:r>
      </w:del>
      <w:r>
        <w:t xml:space="preserve"> that </w:t>
      </w:r>
      <w:r w:rsidRPr="00E63AA9">
        <w:rPr>
          <w:i/>
          <w:iCs/>
        </w:rPr>
        <w:t>Shelby</w:t>
      </w:r>
      <w:r>
        <w:t xml:space="preserve"> did not result in more dilution of Black and non-Black minority populations after annexation compared to before invalidation, but</w:t>
      </w:r>
      <w:ins w:id="778" w:author="Iris Zhang" w:date="2022-12-27T20:25:00Z">
        <w:r w:rsidR="00BD6A13">
          <w:t xml:space="preserve"> this finding must be understood within the context that</w:t>
        </w:r>
      </w:ins>
      <w:r>
        <w:t xml:space="preserve"> </w:t>
      </w:r>
      <w:r w:rsidRPr="00267623">
        <w:rPr>
          <w:i/>
          <w:iCs/>
        </w:rPr>
        <w:t>Shelby</w:t>
      </w:r>
      <w:r>
        <w:t xml:space="preserve"> </w:t>
      </w:r>
      <w:del w:id="779" w:author="Iris Zhang" w:date="2022-12-27T20:25:00Z">
        <w:r w:rsidDel="00BD6A13">
          <w:delText xml:space="preserve">was </w:delText>
        </w:r>
      </w:del>
      <w:ins w:id="780" w:author="Iris Zhang" w:date="2022-12-27T20:25:00Z">
        <w:r w:rsidR="00BD6A13">
          <w:t>did</w:t>
        </w:r>
        <w:r w:rsidR="00BD6A13">
          <w:t xml:space="preserve"> </w:t>
        </w:r>
      </w:ins>
      <w:r>
        <w:t xml:space="preserve">not </w:t>
      </w:r>
      <w:ins w:id="781" w:author="Iris Zhang" w:date="2022-12-27T20:25:00Z">
        <w:r w:rsidR="00BD6A13">
          <w:t xml:space="preserve">appear </w:t>
        </w:r>
      </w:ins>
      <w:r>
        <w:t xml:space="preserve">effective before invalidation either. Focusing first on the top left block, Table 5 shows the estimated effect size of annexation on Section 5 cities prior to invalidation in standard deviations (SD), with their actual value also shown. Prior to invalidation, Section 5 places that annexed within the period see a 0.05 SD decrease in the Black population share, </w:t>
      </w:r>
      <w:del w:id="782" w:author="Iris Zhang" w:date="2022-12-27T20:32:00Z">
        <w:r w:rsidDel="00CF7ABC">
          <w:delText xml:space="preserve">which translates to </w:delText>
        </w:r>
      </w:del>
      <w:r>
        <w:t>a reduction of 0.85% of the population share.</w:t>
      </w:r>
      <w:r w:rsidRPr="00EC5AC9">
        <w:t xml:space="preserve"> </w:t>
      </w:r>
      <w:r>
        <w:t>The coefficients are statistically significantly positive for the White population share—pre-</w:t>
      </w:r>
      <w:r w:rsidRPr="00D96744">
        <w:rPr>
          <w:i/>
          <w:iCs/>
        </w:rPr>
        <w:t>Shelby</w:t>
      </w:r>
      <w:r>
        <w:t xml:space="preserve">, annexation is associated with a 0.04 SD increase in the White population share (0.9%). While the 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t xml:space="preserve">. If Section 5 coverage were effective prior to invalidation, annexations should not be significantly negatively associated with Black population shares for Section 5 places to the extent of 0.85%. Even though these types of annexations are </w:t>
      </w:r>
      <w:del w:id="783" w:author="Iris Zhang" w:date="2022-12-27T20:33:00Z">
        <w:r w:rsidDel="00CF7ABC">
          <w:delText xml:space="preserve">explicitly </w:delText>
        </w:r>
      </w:del>
      <w:r>
        <w:t xml:space="preserve">prohibited unless federally approved, they nevertheless occurred during this period when federal </w:t>
      </w:r>
      <w:r>
        <w:lastRenderedPageBreak/>
        <w:t xml:space="preserve">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 Fossett, and Waren 2008)</w:t>
      </w:r>
      <w:r w:rsidR="00125118">
        <w:fldChar w:fldCharType="end"/>
      </w:r>
      <w:r>
        <w:t xml:space="preserve">. </w:t>
      </w:r>
    </w:p>
    <w:p w14:paraId="2E8840A5" w14:textId="6705828F" w:rsidR="008D3F8E" w:rsidRDefault="008D3F8E" w:rsidP="00CF7C95">
      <w:pPr>
        <w:spacing w:line="480" w:lineRule="auto"/>
        <w:ind w:firstLine="720"/>
        <w:pPrChange w:id="784" w:author="Iris Zhang" w:date="2023-01-03T11:01:00Z">
          <w:pPr>
            <w:spacing w:line="360" w:lineRule="auto"/>
            <w:ind w:firstLine="720"/>
          </w:pPr>
        </w:pPrChange>
      </w:pPr>
      <w:r>
        <w:t xml:space="preserve">The bottom left block in Table 5 shows these estimates for places not covered by Section 5 in the same period. </w:t>
      </w:r>
      <w:ins w:id="785" w:author="Iris Zhang" w:date="2022-12-27T20:52:00Z">
        <w:r w:rsidR="00192F7D">
          <w:t>Because non-Section 5 place</w:t>
        </w:r>
      </w:ins>
      <w:ins w:id="786" w:author="Iris Zhang" w:date="2022-12-27T20:54:00Z">
        <w:r w:rsidR="001C6999">
          <w:t>s</w:t>
        </w:r>
      </w:ins>
      <w:ins w:id="787" w:author="Iris Zhang" w:date="2022-12-27T20:52:00Z">
        <w:r w:rsidR="00192F7D">
          <w:t xml:space="preserve"> do not me</w:t>
        </w:r>
      </w:ins>
      <w:ins w:id="788" w:author="Iris Zhang" w:date="2022-12-27T20:53:00Z">
        <w:r w:rsidR="00192F7D">
          <w:t>et the criteria for coverage, anti-Blackness may be less pronounce</w:t>
        </w:r>
        <w:r w:rsidR="001C6999">
          <w:t>d</w:t>
        </w:r>
      </w:ins>
      <w:ins w:id="789" w:author="Iris Zhang" w:date="2022-12-27T20:54:00Z">
        <w:r w:rsidR="001C6999">
          <w:t xml:space="preserve"> than in Section 5 places. However, </w:t>
        </w:r>
      </w:ins>
      <w:del w:id="790" w:author="Iris Zhang" w:date="2022-12-27T20:54:00Z">
        <w:r w:rsidDel="001C6999">
          <w:delText xml:space="preserve">For non-Section 5 places, </w:delText>
        </w:r>
      </w:del>
      <w:r>
        <w:t xml:space="preserve">annexation is also associated with White population share increases at the same magnitude compared to Section 5 places—0.04 SD (0.92%). </w:t>
      </w:r>
      <w:ins w:id="791" w:author="Iris Zhang" w:date="2022-12-27T20:54:00Z">
        <w:r w:rsidR="001C6999">
          <w:t>As expected, t</w:t>
        </w:r>
      </w:ins>
      <w:del w:id="792" w:author="Iris Zhang" w:date="2022-12-27T20:54:00Z">
        <w:r w:rsidDel="001C6999">
          <w:delText>T</w:delText>
        </w:r>
      </w:del>
      <w:r>
        <w:t xml:space="preserve">here are no statistically significant effects on the Black population share, but annexation is </w:t>
      </w:r>
      <w:ins w:id="793" w:author="Iris Zhang" w:date="2022-12-27T20:54:00Z">
        <w:r w:rsidR="001C6999">
          <w:t xml:space="preserve">instead </w:t>
        </w:r>
      </w:ins>
      <w:r>
        <w:t xml:space="preserve">associated with a significant decrease in the non-Black minority population—0.06 SD (0.98%). </w:t>
      </w:r>
      <w:ins w:id="794" w:author="Iris Zhang" w:date="2022-12-27T20:55:00Z">
        <w:r w:rsidR="001C6999">
          <w:t xml:space="preserve">One possibility is that non-Section 5 places have lower shares of Black populations on average, such that </w:t>
        </w:r>
      </w:ins>
      <w:ins w:id="795" w:author="Iris Zhang" w:date="2022-12-27T20:56:00Z">
        <w:r w:rsidR="001C6999">
          <w:t>it is other non-Black minorities that constitute “threat.”</w:t>
        </w:r>
      </w:ins>
      <w:ins w:id="796" w:author="Iris Zhang" w:date="2022-12-27T22:01:00Z">
        <w:r w:rsidR="00D80B6F">
          <w:t xml:space="preserve"> </w:t>
        </w:r>
      </w:ins>
      <w:r>
        <w:t xml:space="preserve">The right half of Table 5 presents coefficients </w:t>
      </w:r>
      <w:ins w:id="797" w:author="Iris Zhang" w:date="2022-12-27T20:59:00Z">
        <w:r w:rsidR="00F74855">
          <w:t xml:space="preserve">for annexations </w:t>
        </w:r>
      </w:ins>
      <w:r>
        <w:t xml:space="preserve">after </w:t>
      </w:r>
      <w:proofErr w:type="gramStart"/>
      <w:r w:rsidRPr="00087E24">
        <w:rPr>
          <w:i/>
          <w:iCs/>
        </w:rPr>
        <w:t>Shelby</w:t>
      </w:r>
      <w:proofErr w:type="gramEnd"/>
      <w:r>
        <w:t xml:space="preserve"> and they show no evidence that </w:t>
      </w:r>
      <w:del w:id="798" w:author="Iris Zhang" w:date="2022-12-27T20:58:00Z">
        <w:r w:rsidDel="00F74855">
          <w:delText xml:space="preserve">the </w:delText>
        </w:r>
      </w:del>
      <w:r w:rsidRPr="00A1117E">
        <w:rPr>
          <w:i/>
          <w:iCs/>
        </w:rPr>
        <w:t>Shelby v. Holder</w:t>
      </w:r>
      <w:r>
        <w:t xml:space="preserve"> worsened these trends</w:t>
      </w:r>
      <w:del w:id="799" w:author="Iris Zhang" w:date="2022-12-27T20:59:00Z">
        <w:r w:rsidDel="00F74855">
          <w:delText xml:space="preserve"> for both Section 5 and non-Section 5 cities</w:delText>
        </w:r>
      </w:del>
      <w:r>
        <w:t xml:space="preserve">. </w:t>
      </w:r>
      <w:ins w:id="800" w:author="Iris Zhang" w:date="2022-12-27T20:59:00Z">
        <w:r w:rsidR="00F74855">
          <w:t xml:space="preserve">Instead, the trends reversed. </w:t>
        </w:r>
      </w:ins>
      <w:r>
        <w:t>In the top right block, annexation is no</w:t>
      </w:r>
      <w:ins w:id="801" w:author="Iris Zhang" w:date="2022-12-27T20:59:00Z">
        <w:r w:rsidR="00F74855">
          <w:t xml:space="preserve"> longer</w:t>
        </w:r>
      </w:ins>
      <w:del w:id="802" w:author="Iris Zhang" w:date="2022-12-27T20:59:00Z">
        <w:r w:rsidDel="00F74855">
          <w:delText>t</w:delText>
        </w:r>
      </w:del>
      <w:r>
        <w:t xml:space="preserve"> significantly associated with racial composition in Section 5 places. For non-Section 5 places, in the bottom right block, annexation reduces the White population composition while increasing the non-Black minority population composition</w:t>
      </w:r>
      <w:ins w:id="803" w:author="Iris Zhang" w:date="2022-12-27T21:00:00Z">
        <w:r w:rsidR="00F74855">
          <w:t xml:space="preserve">, whereas the opposite was the case prior to </w:t>
        </w:r>
        <w:r w:rsidR="00F74855" w:rsidRPr="00DE26D7">
          <w:rPr>
            <w:i/>
            <w:iCs/>
            <w:rPrChange w:id="804" w:author="Iris Zhang" w:date="2022-12-27T21:00:00Z">
              <w:rPr/>
            </w:rPrChange>
          </w:rPr>
          <w:t>Shelby</w:t>
        </w:r>
        <w:r w:rsidR="00F74855">
          <w:t xml:space="preserve">. </w:t>
        </w:r>
      </w:ins>
      <w:del w:id="805" w:author="Iris Zhang" w:date="2022-12-27T21:00:00Z">
        <w:r w:rsidDel="00F74855">
          <w:delText xml:space="preserve">. </w:delText>
        </w:r>
      </w:del>
    </w:p>
    <w:p w14:paraId="0E0C6679" w14:textId="5D7FB613" w:rsidR="008D3F8E" w:rsidRDefault="008D3F8E" w:rsidP="00CF7C95">
      <w:pPr>
        <w:spacing w:line="480" w:lineRule="auto"/>
        <w:ind w:firstLine="720"/>
        <w:rPr>
          <w:ins w:id="806" w:author="Iris Zhang" w:date="2022-12-27T21:14:00Z"/>
        </w:rPr>
        <w:pPrChange w:id="807" w:author="Iris Zhang" w:date="2023-01-03T11:01:00Z">
          <w:pPr>
            <w:spacing w:line="360" w:lineRule="auto"/>
            <w:ind w:firstLine="720"/>
          </w:pPr>
        </w:pPrChange>
      </w:pPr>
      <w:r>
        <w:t>Taken together, results from models 2a-2c allow me to reject the null hypothesis in hypothesis 2</w:t>
      </w:r>
      <w:del w:id="808" w:author="Iris Zhang" w:date="2022-12-27T21:01:00Z">
        <w:r w:rsidDel="00DE26D7">
          <w:delText>a</w:delText>
        </w:r>
      </w:del>
      <w:r>
        <w:t xml:space="preserve"> that the estimate of the coefficient for the three-way interaction would not be significantly different from zero. However, these findings are </w:t>
      </w:r>
      <w:ins w:id="809" w:author="Iris Zhang" w:date="2022-12-27T21:00:00Z">
        <w:r w:rsidR="00DE26D7">
          <w:t>contrary to expectations</w:t>
        </w:r>
      </w:ins>
      <w:del w:id="810" w:author="Iris Zhang" w:date="2022-12-27T21:00:00Z">
        <w:r w:rsidDel="00DE26D7">
          <w:delText>unexpected</w:delText>
        </w:r>
      </w:del>
      <w:r>
        <w:t xml:space="preserve">. First, they do not align with expectations that </w:t>
      </w:r>
      <w:r w:rsidRPr="00E02DDC">
        <w:rPr>
          <w:i/>
          <w:iCs/>
        </w:rPr>
        <w:t>Shelby</w:t>
      </w:r>
      <w:r>
        <w:t xml:space="preserve"> would </w:t>
      </w:r>
      <w:del w:id="811" w:author="Iris Zhang" w:date="2022-12-27T21:18:00Z">
        <w:r w:rsidDel="00BD3518">
          <w:delText>be associated with</w:delText>
        </w:r>
      </w:del>
      <w:ins w:id="812" w:author="Iris Zhang" w:date="2022-12-27T21:18:00Z">
        <w:r w:rsidR="00BD3518">
          <w:t>result in</w:t>
        </w:r>
      </w:ins>
      <w:r>
        <w:t xml:space="preserve"> greater magnitudes of Black and non-Black minority population decreases when Section 5 places annex—instead, there are no</w:t>
      </w:r>
      <w:ins w:id="813" w:author="Iris Zhang" w:date="2022-12-27T21:09:00Z">
        <w:r w:rsidR="00D97915">
          <w:t xml:space="preserve"> longer</w:t>
        </w:r>
      </w:ins>
      <w:r>
        <w:t xml:space="preserve"> statistically significant effects of annexation on racial composition in Section 5 places post-</w:t>
      </w:r>
      <w:r w:rsidRPr="00CF3396">
        <w:rPr>
          <w:i/>
          <w:iCs/>
        </w:rPr>
        <w:t>Shelby</w:t>
      </w:r>
      <w:r>
        <w:t xml:space="preserve">. Second, they do not align with hypothesis </w:t>
      </w:r>
      <w:ins w:id="814" w:author="Iris Zhang" w:date="2022-12-27T21:01:00Z">
        <w:r w:rsidR="00DE26D7">
          <w:t>3</w:t>
        </w:r>
      </w:ins>
      <w:del w:id="815" w:author="Iris Zhang" w:date="2022-12-27T21:01:00Z">
        <w:r w:rsidDel="00DE26D7">
          <w:delText>2b</w:delText>
        </w:r>
      </w:del>
      <w:r>
        <w:t xml:space="preserve"> that the associated consequences of </w:t>
      </w:r>
      <w:r>
        <w:lastRenderedPageBreak/>
        <w:t>annexation on racial composition would be more negative for Black than non-Black minority groups after invalidation</w:t>
      </w:r>
      <w:ins w:id="816" w:author="Iris Zhang" w:date="2022-12-27T21:10:00Z">
        <w:r w:rsidR="00D97915">
          <w:t xml:space="preserve"> in Section 5 </w:t>
        </w:r>
      </w:ins>
      <w:ins w:id="817" w:author="Iris Zhang" w:date="2022-12-27T21:11:00Z">
        <w:r w:rsidR="00D97915">
          <w:t>places</w:t>
        </w:r>
      </w:ins>
      <w:r>
        <w:t>—</w:t>
      </w:r>
      <w:del w:id="818" w:author="Iris Zhang" w:date="2022-12-27T21:10:00Z">
        <w:r w:rsidDel="00D97915">
          <w:delText xml:space="preserve">both </w:delText>
        </w:r>
      </w:del>
      <w:ins w:id="819" w:author="Iris Zhang" w:date="2022-12-27T21:10:00Z">
        <w:r w:rsidR="00D97915">
          <w:t>coefficients for Black and non-Black minority groups</w:t>
        </w:r>
        <w:r w:rsidR="00D97915">
          <w:t xml:space="preserve"> </w:t>
        </w:r>
      </w:ins>
      <w:r>
        <w:t xml:space="preserve">are statistically insignificant in Section 5 </w:t>
      </w:r>
      <w:ins w:id="820" w:author="Iris Zhang" w:date="2022-12-27T21:11:00Z">
        <w:r w:rsidR="00D97915">
          <w:t>places</w:t>
        </w:r>
      </w:ins>
      <w:del w:id="821" w:author="Iris Zhang" w:date="2022-12-27T21:11:00Z">
        <w:r w:rsidDel="00D97915">
          <w:delText>cities</w:delText>
        </w:r>
      </w:del>
      <w:r>
        <w:t xml:space="preserve"> after </w:t>
      </w:r>
      <w:r w:rsidRPr="00CF3396">
        <w:rPr>
          <w:i/>
          <w:iCs/>
        </w:rPr>
        <w:t>Shelby</w:t>
      </w:r>
      <w:ins w:id="822" w:author="Iris Zhang" w:date="2022-12-27T21:11:00Z">
        <w:r w:rsidR="00D97915" w:rsidRPr="000C646D">
          <w:rPr>
            <w:rPrChange w:id="823" w:author="Iris Zhang" w:date="2022-12-27T21:11:00Z">
              <w:rPr>
                <w:i/>
                <w:iCs/>
              </w:rPr>
            </w:rPrChange>
          </w:rPr>
          <w:t xml:space="preserve">. </w:t>
        </w:r>
      </w:ins>
      <w:ins w:id="824" w:author="Iris Zhang" w:date="2022-12-27T21:18:00Z">
        <w:r w:rsidR="00BD3518">
          <w:t>Nevertheless,</w:t>
        </w:r>
      </w:ins>
      <w:ins w:id="825" w:author="Iris Zhang" w:date="2022-12-27T21:24:00Z">
        <w:r w:rsidR="00BD3518">
          <w:t xml:space="preserve"> both Section.5 and non-Section 5 places showed evidence of Black exceptionalism.</w:t>
        </w:r>
      </w:ins>
      <w:ins w:id="826" w:author="Iris Zhang" w:date="2022-12-27T21:11:00Z">
        <w:r w:rsidR="00D97915" w:rsidRPr="000C646D">
          <w:rPr>
            <w:rPrChange w:id="827" w:author="Iris Zhang" w:date="2022-12-27T21:11:00Z">
              <w:rPr>
                <w:i/>
                <w:iCs/>
              </w:rPr>
            </w:rPrChange>
          </w:rPr>
          <w:t xml:space="preserve"> </w:t>
        </w:r>
      </w:ins>
      <w:ins w:id="828" w:author="Iris Zhang" w:date="2022-12-27T21:24:00Z">
        <w:r w:rsidR="00BD3518">
          <w:t>In Section 5 places, annexati</w:t>
        </w:r>
      </w:ins>
      <w:ins w:id="829" w:author="Iris Zhang" w:date="2022-12-27T21:25:00Z">
        <w:r w:rsidR="00BD3518">
          <w:t>ons reduced Black populations shares but not non-Black population shares pre-</w:t>
        </w:r>
        <w:r w:rsidR="00BD3518" w:rsidRPr="00BD3518">
          <w:rPr>
            <w:i/>
            <w:iCs/>
            <w:rPrChange w:id="830" w:author="Iris Zhang" w:date="2022-12-27T21:25:00Z">
              <w:rPr/>
            </w:rPrChange>
          </w:rPr>
          <w:t>Shelby</w:t>
        </w:r>
        <w:r w:rsidR="00BD3518">
          <w:t xml:space="preserve">, whereas </w:t>
        </w:r>
      </w:ins>
      <w:ins w:id="831" w:author="Iris Zhang" w:date="2022-12-27T21:09:00Z">
        <w:r w:rsidR="00D97915" w:rsidRPr="000C646D">
          <w:rPr>
            <w:rPrChange w:id="832" w:author="Iris Zhang" w:date="2022-12-27T21:11:00Z">
              <w:rPr>
                <w:i/>
                <w:iCs/>
              </w:rPr>
            </w:rPrChange>
          </w:rPr>
          <w:t>in non-</w:t>
        </w:r>
      </w:ins>
      <w:ins w:id="833" w:author="Iris Zhang" w:date="2022-12-27T21:10:00Z">
        <w:r w:rsidR="00D97915" w:rsidRPr="000C646D">
          <w:rPr>
            <w:rPrChange w:id="834" w:author="Iris Zhang" w:date="2022-12-27T21:11:00Z">
              <w:rPr>
                <w:i/>
                <w:iCs/>
              </w:rPr>
            </w:rPrChange>
          </w:rPr>
          <w:t xml:space="preserve">Section 5 </w:t>
        </w:r>
      </w:ins>
      <w:ins w:id="835" w:author="Iris Zhang" w:date="2022-12-27T21:18:00Z">
        <w:r w:rsidR="00BD3518">
          <w:t>place</w:t>
        </w:r>
      </w:ins>
      <w:ins w:id="836" w:author="Iris Zhang" w:date="2022-12-27T21:10:00Z">
        <w:r w:rsidR="00D97915" w:rsidRPr="000C646D">
          <w:rPr>
            <w:rPrChange w:id="837" w:author="Iris Zhang" w:date="2022-12-27T21:11:00Z">
              <w:rPr>
                <w:i/>
                <w:iCs/>
              </w:rPr>
            </w:rPrChange>
          </w:rPr>
          <w:t>s</w:t>
        </w:r>
      </w:ins>
      <w:ins w:id="838" w:author="Iris Zhang" w:date="2022-12-27T21:11:00Z">
        <w:r w:rsidR="000C646D">
          <w:t xml:space="preserve">, </w:t>
        </w:r>
      </w:ins>
      <w:ins w:id="839" w:author="Iris Zhang" w:date="2022-12-27T21:10:00Z">
        <w:r w:rsidR="00D97915" w:rsidRPr="000C646D">
          <w:rPr>
            <w:rPrChange w:id="840" w:author="Iris Zhang" w:date="2022-12-27T21:11:00Z">
              <w:rPr>
                <w:i/>
                <w:iCs/>
              </w:rPr>
            </w:rPrChange>
          </w:rPr>
          <w:t>post-</w:t>
        </w:r>
        <w:r w:rsidR="00D97915" w:rsidRPr="000C646D">
          <w:rPr>
            <w:i/>
            <w:iCs/>
          </w:rPr>
          <w:t>Shelby</w:t>
        </w:r>
        <w:r w:rsidR="00D97915" w:rsidRPr="000C646D">
          <w:rPr>
            <w:rPrChange w:id="841" w:author="Iris Zhang" w:date="2022-12-27T21:11:00Z">
              <w:rPr>
                <w:i/>
                <w:iCs/>
              </w:rPr>
            </w:rPrChange>
          </w:rPr>
          <w:t xml:space="preserve"> annexations </w:t>
        </w:r>
      </w:ins>
      <w:ins w:id="842" w:author="Iris Zhang" w:date="2022-12-27T21:11:00Z">
        <w:r w:rsidR="000C646D">
          <w:t>became</w:t>
        </w:r>
      </w:ins>
      <w:ins w:id="843" w:author="Iris Zhang" w:date="2022-12-27T21:10:00Z">
        <w:r w:rsidR="00D97915" w:rsidRPr="000C646D">
          <w:rPr>
            <w:rPrChange w:id="844" w:author="Iris Zhang" w:date="2022-12-27T21:11:00Z">
              <w:rPr>
                <w:i/>
                <w:iCs/>
              </w:rPr>
            </w:rPrChange>
          </w:rPr>
          <w:t xml:space="preserve"> more </w:t>
        </w:r>
      </w:ins>
      <w:ins w:id="845" w:author="Iris Zhang" w:date="2022-12-27T21:11:00Z">
        <w:r w:rsidR="000C646D" w:rsidRPr="000C646D">
          <w:t>favorable</w:t>
        </w:r>
      </w:ins>
      <w:ins w:id="846" w:author="Iris Zhang" w:date="2022-12-27T21:10:00Z">
        <w:r w:rsidR="00D97915" w:rsidRPr="000C646D">
          <w:rPr>
            <w:rPrChange w:id="847" w:author="Iris Zhang" w:date="2022-12-27T21:11:00Z">
              <w:rPr>
                <w:i/>
                <w:iCs/>
              </w:rPr>
            </w:rPrChange>
          </w:rPr>
          <w:t xml:space="preserve"> </w:t>
        </w:r>
      </w:ins>
      <w:ins w:id="848" w:author="Iris Zhang" w:date="2022-12-27T21:12:00Z">
        <w:r w:rsidR="000C646D">
          <w:t>t</w:t>
        </w:r>
      </w:ins>
      <w:ins w:id="849" w:author="Iris Zhang" w:date="2022-12-27T21:10:00Z">
        <w:r w:rsidR="00D97915" w:rsidRPr="000C646D">
          <w:rPr>
            <w:rPrChange w:id="850" w:author="Iris Zhang" w:date="2022-12-27T21:11:00Z">
              <w:rPr>
                <w:i/>
                <w:iCs/>
              </w:rPr>
            </w:rPrChange>
          </w:rPr>
          <w:t>o non-Black minorit</w:t>
        </w:r>
      </w:ins>
      <w:ins w:id="851" w:author="Iris Zhang" w:date="2022-12-27T21:18:00Z">
        <w:r w:rsidR="00BD3518">
          <w:t xml:space="preserve">y residents </w:t>
        </w:r>
      </w:ins>
      <w:ins w:id="852" w:author="Iris Zhang" w:date="2022-12-27T21:25:00Z">
        <w:r w:rsidR="00BD3518">
          <w:t>but</w:t>
        </w:r>
      </w:ins>
      <w:ins w:id="853" w:author="Iris Zhang" w:date="2022-12-27T21:18:00Z">
        <w:r w:rsidR="00BD3518">
          <w:t xml:space="preserve"> not towards Black residents</w:t>
        </w:r>
      </w:ins>
      <w:r>
        <w:t>. These findings suggest that in the post-</w:t>
      </w:r>
      <w:r w:rsidRPr="001C7B80">
        <w:rPr>
          <w:i/>
          <w:iCs/>
        </w:rPr>
        <w:t>Shelby</w:t>
      </w:r>
      <w:r>
        <w:t xml:space="preserve"> period, places have not reverted to using annexations to dilute minority populations</w:t>
      </w:r>
      <w:ins w:id="854" w:author="Iris Zhang" w:date="2022-12-27T21:12:00Z">
        <w:r w:rsidR="00C47105">
          <w:t xml:space="preserve"> and may have even stopped this practice.</w:t>
        </w:r>
      </w:ins>
      <w:del w:id="855" w:author="Iris Zhang" w:date="2022-12-27T21:12:00Z">
        <w:r w:rsidDel="00C47105">
          <w:delText>.</w:delText>
        </w:r>
      </w:del>
      <w:r>
        <w:t xml:space="preserve"> However, there is not enough evidence to conclude that </w:t>
      </w:r>
      <w:del w:id="856" w:author="Iris Zhang" w:date="2022-12-27T21:26:00Z">
        <w:r w:rsidDel="00382569">
          <w:delText xml:space="preserve">this is because </w:delText>
        </w:r>
      </w:del>
      <w:r>
        <w:t xml:space="preserve">Section 5 of the VRA </w:t>
      </w:r>
      <w:del w:id="857" w:author="Iris Zhang" w:date="2022-12-27T21:12:00Z">
        <w:r w:rsidDel="004C496C">
          <w:delText xml:space="preserve">were </w:delText>
        </w:r>
      </w:del>
      <w:ins w:id="858" w:author="Iris Zhang" w:date="2022-12-27T21:12:00Z">
        <w:r w:rsidR="004C496C">
          <w:t>was</w:t>
        </w:r>
        <w:r w:rsidR="004C496C">
          <w:t xml:space="preserve"> </w:t>
        </w:r>
      </w:ins>
      <w:r>
        <w:t xml:space="preserve">no longer necessary at the time of its invalidation. Indeed, even when these annexations were theoretically not supposed to take place during when Section 5 was still in effect, </w:t>
      </w:r>
      <w:del w:id="859" w:author="Iris Zhang" w:date="2022-12-27T21:13:00Z">
        <w:r w:rsidDel="004C496C">
          <w:delText xml:space="preserve">evidence suggests that </w:delText>
        </w:r>
      </w:del>
      <w:r>
        <w:t xml:space="preserve">Section 5 </w:t>
      </w:r>
      <w:del w:id="860" w:author="Iris Zhang" w:date="2022-12-27T21:13:00Z">
        <w:r w:rsidDel="004C496C">
          <w:delText xml:space="preserve">was </w:delText>
        </w:r>
        <w:r w:rsidRPr="003C175D" w:rsidDel="004C496C">
          <w:rPr>
            <w:i/>
            <w:iCs/>
          </w:rPr>
          <w:delText>not</w:delText>
        </w:r>
      </w:del>
      <w:ins w:id="861" w:author="Iris Zhang" w:date="2022-12-27T21:13:00Z">
        <w:r w:rsidR="004C496C">
          <w:t>did not seem</w:t>
        </w:r>
      </w:ins>
      <w:r>
        <w:t xml:space="preserve"> effective at preventing their occurrence. </w:t>
      </w:r>
    </w:p>
    <w:p w14:paraId="2EF6A264" w14:textId="093D1914" w:rsidR="003B6E34" w:rsidDel="003B6E34" w:rsidRDefault="003B6E34" w:rsidP="00CF7C95">
      <w:pPr>
        <w:spacing w:line="480" w:lineRule="auto"/>
        <w:rPr>
          <w:del w:id="862" w:author="Iris Zhang" w:date="2022-12-27T21:14:00Z"/>
        </w:rPr>
        <w:pPrChange w:id="863" w:author="Iris Zhang" w:date="2023-01-03T11:01:00Z">
          <w:pPr>
            <w:spacing w:line="360" w:lineRule="auto"/>
            <w:ind w:firstLine="720"/>
          </w:pPr>
        </w:pPrChange>
      </w:pPr>
    </w:p>
    <w:p w14:paraId="2A0D6B88" w14:textId="089A6416" w:rsidR="008D3F8E" w:rsidRDefault="008D3F8E" w:rsidP="00CF7C95">
      <w:pPr>
        <w:spacing w:line="480" w:lineRule="auto"/>
        <w:ind w:firstLine="720"/>
        <w:pPrChange w:id="864" w:author="Iris Zhang" w:date="2023-01-03T11:01:00Z">
          <w:pPr>
            <w:spacing w:line="360" w:lineRule="auto"/>
            <w:ind w:firstLine="720"/>
          </w:pPr>
        </w:pPrChange>
      </w:pPr>
      <w:del w:id="865" w:author="Iris Zhang" w:date="2022-12-27T21:26:00Z">
        <w:r w:rsidDel="00382569">
          <w:delText xml:space="preserve">As suggested in prior studies of municipal annexations after </w:delText>
        </w:r>
        <w:r w:rsidRPr="009573A8" w:rsidDel="00382569">
          <w:rPr>
            <w:i/>
            <w:iCs/>
          </w:rPr>
          <w:delText>Shelby</w:delText>
        </w:r>
        <w:r w:rsidDel="00382569">
          <w:delText>, m</w:delText>
        </w:r>
      </w:del>
      <w:ins w:id="866" w:author="Iris Zhang" w:date="2022-12-27T21:26:00Z">
        <w:r w:rsidR="00382569">
          <w:t>M</w:t>
        </w:r>
      </w:ins>
      <w:r>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t xml:space="preserve">. Further analysis (not shown) shows that the racial composition of blocks at the fringe became less White over time and less Black after </w:t>
      </w:r>
      <w:r w:rsidRPr="005B0845">
        <w:rPr>
          <w:i/>
          <w:iCs/>
        </w:rPr>
        <w:t>Shelby</w:t>
      </w:r>
      <w:r>
        <w:t>, but experienced significant and substantial increases in the non-Black minority population share. These trends may explain why annexations post-</w:t>
      </w:r>
      <w:r w:rsidRPr="009573A8">
        <w:rPr>
          <w:i/>
          <w:iCs/>
        </w:rPr>
        <w:t>Shelby</w:t>
      </w:r>
      <w:r>
        <w:t xml:space="preserve"> increase non-Black minority population shares but not Black or White shares</w:t>
      </w:r>
      <w:ins w:id="867" w:author="Iris Zhang" w:date="2022-12-27T21:13:00Z">
        <w:r w:rsidR="00FE1C67">
          <w:t xml:space="preserve">, but it is still puzzling why these trends </w:t>
        </w:r>
      </w:ins>
      <w:ins w:id="868" w:author="Iris Zhang" w:date="2022-12-27T21:14:00Z">
        <w:r w:rsidR="00FE1C67">
          <w:t>differ between covered and uncovered municipalities.</w:t>
        </w:r>
      </w:ins>
      <w:del w:id="869" w:author="Iris Zhang" w:date="2022-12-27T21:13:00Z">
        <w:r w:rsidDel="00FE1C67">
          <w:delText>.</w:delText>
        </w:r>
      </w:del>
      <w:r>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w:t>
      </w:r>
      <w:r>
        <w:lastRenderedPageBreak/>
        <w:t>Appendix shows estimated effect sizes by whether the period was 2000-2007 or post-</w:t>
      </w:r>
      <w:r w:rsidRPr="004B7274">
        <w:rPr>
          <w:i/>
          <w:iCs/>
        </w:rPr>
        <w:t>Shelby</w:t>
      </w:r>
      <w:r>
        <w:t xml:space="preserve">, Section 5 coverage, and annexation. Results from these models show that these findings are not unique to the 2007-2013 and 2014-2020 comparison. </w:t>
      </w:r>
    </w:p>
    <w:p w14:paraId="599C4829" w14:textId="31CE0F19" w:rsidR="008D3F8E" w:rsidRDefault="008D3F8E" w:rsidP="00CF7C95">
      <w:pPr>
        <w:spacing w:line="480" w:lineRule="auto"/>
        <w:ind w:firstLine="720"/>
        <w:pPrChange w:id="870" w:author="Iris Zhang" w:date="2023-01-03T11:01:00Z">
          <w:pPr>
            <w:spacing w:line="360" w:lineRule="auto"/>
            <w:ind w:firstLine="720"/>
          </w:pPr>
        </w:pPrChange>
      </w:pPr>
      <w:r>
        <w:t>Second, places’ annexation patterns may merely reflect their desire to increase their socioeconomic status, rather than being racially motivated.</w:t>
      </w:r>
      <w:r w:rsidR="000C0710">
        <w:rPr>
          <w:rStyle w:val="EndnoteReference"/>
        </w:rPr>
        <w:endnoteReference w:id="23"/>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that results discussed above merely reflect preferences for annexing higher socioeconomic status residents, since annexation does not consistently result in higher median incomes and lower poverty. Third, using binary measures of population dilution after annexation (&gt;0% or &gt; 0.5% reduction in the share of White, Black, or non-Black minority residents), I also find similar results that these decreased in probability after </w:t>
      </w:r>
      <w:r w:rsidRPr="00DD11BF">
        <w:rPr>
          <w:i/>
          <w:iCs/>
        </w:rPr>
        <w:t>Shelby</w:t>
      </w:r>
      <w:r>
        <w:t>. Finally, using the sub-sample of annexations validated against the BAS does not change the main results.</w:t>
      </w:r>
      <w:r>
        <w:rPr>
          <w:rStyle w:val="EndnoteReference"/>
        </w:rPr>
        <w:endnoteReference w:id="24"/>
      </w:r>
      <w:r>
        <w:t xml:space="preserve"> </w:t>
      </w:r>
    </w:p>
    <w:p w14:paraId="70E01916" w14:textId="77777777" w:rsidR="008D3F8E" w:rsidRDefault="008D3F8E" w:rsidP="00CF7C95">
      <w:pPr>
        <w:spacing w:line="480" w:lineRule="auto"/>
        <w:pPrChange w:id="871" w:author="Iris Zhang" w:date="2023-01-03T11:01:00Z">
          <w:pPr>
            <w:spacing w:line="360" w:lineRule="auto"/>
          </w:pPr>
        </w:pPrChange>
      </w:pPr>
    </w:p>
    <w:p w14:paraId="4F4002F8" w14:textId="16028509" w:rsidR="008D3F8E" w:rsidRPr="008C4554" w:rsidRDefault="008D3F8E" w:rsidP="00CF7C95">
      <w:pPr>
        <w:spacing w:line="480" w:lineRule="auto"/>
        <w:rPr>
          <w:b/>
          <w:bCs/>
          <w:rPrChange w:id="872" w:author="Iris Zhang" w:date="2022-12-27T19:10:00Z">
            <w:rPr>
              <w:i/>
              <w:iCs/>
            </w:rPr>
          </w:rPrChange>
        </w:rPr>
        <w:pPrChange w:id="873" w:author="Iris Zhang" w:date="2023-01-03T11:01:00Z">
          <w:pPr>
            <w:spacing w:line="360" w:lineRule="auto"/>
          </w:pPr>
        </w:pPrChange>
      </w:pPr>
      <w:r w:rsidRPr="008C4554">
        <w:rPr>
          <w:b/>
          <w:bCs/>
          <w:rPrChange w:id="874" w:author="Iris Zhang" w:date="2022-12-27T19:10:00Z">
            <w:rPr>
              <w:i/>
              <w:iCs/>
            </w:rPr>
          </w:rPrChange>
        </w:rPr>
        <w:t xml:space="preserve">Discussion and Conclusion </w:t>
      </w:r>
    </w:p>
    <w:p w14:paraId="67F4E0B1" w14:textId="1B27C2F5" w:rsidR="008D3F8E" w:rsidRDefault="008D3F8E" w:rsidP="00CF7C95">
      <w:pPr>
        <w:spacing w:line="480" w:lineRule="auto"/>
        <w:pPrChange w:id="875" w:author="Iris Zhang" w:date="2023-01-03T11:01:00Z">
          <w:pPr>
            <w:spacing w:line="360" w:lineRule="auto"/>
          </w:pPr>
        </w:pPrChange>
      </w:pPr>
      <w:r w:rsidRPr="00EC34E8">
        <w:rPr>
          <w:i/>
          <w:iCs/>
        </w:rPr>
        <w:t>Shelby v. Holder</w:t>
      </w:r>
      <w:ins w:id="876" w:author="Iris Zhang" w:date="2023-01-02T14:42:00Z">
        <w:r w:rsidR="009965A8">
          <w:rPr>
            <w:i/>
            <w:iCs/>
          </w:rPr>
          <w:t xml:space="preserve"> </w:t>
        </w:r>
      </w:ins>
      <w:del w:id="877" w:author="Iris Zhang" w:date="2023-01-02T14:42:00Z">
        <w:r w:rsidDel="009965A8">
          <w:delText>, a landmark case decided on June 25</w:delText>
        </w:r>
        <w:r w:rsidRPr="00861E79" w:rsidDel="009965A8">
          <w:rPr>
            <w:vertAlign w:val="superscript"/>
          </w:rPr>
          <w:delText>th</w:delText>
        </w:r>
        <w:r w:rsidDel="009965A8">
          <w:delText xml:space="preserve">, 2013, </w:delText>
        </w:r>
      </w:del>
      <w:r>
        <w:t>removed a crucial protection against minority voter suppression by releasing Section 5 jurisdictions from seeking federal oversight prior to enacting voting law changes</w:t>
      </w:r>
      <w:del w:id="878" w:author="Iris Zhang" w:date="2023-01-02T14:42:00Z">
        <w:r w:rsidDel="009965A8">
          <w:delText xml:space="preserve"> that have the potential to </w:delText>
        </w:r>
      </w:del>
      <w:del w:id="879" w:author="Iris Zhang" w:date="2022-12-27T21:29:00Z">
        <w:r w:rsidDel="000234D3">
          <w:delText xml:space="preserve">dilute </w:delText>
        </w:r>
      </w:del>
      <w:del w:id="880" w:author="Iris Zhang" w:date="2023-01-02T14:42:00Z">
        <w:r w:rsidDel="009965A8">
          <w:delText>minority political power</w:delText>
        </w:r>
      </w:del>
      <w:r>
        <w:t xml:space="preserve">, including changing municipal boundaries. </w:t>
      </w:r>
      <w:ins w:id="881" w:author="Iris Zhang" w:date="2023-01-02T14:43:00Z">
        <w:r w:rsidR="002C2A64">
          <w:t xml:space="preserve">Despite the widespread belief among legal scholars and activists that </w:t>
        </w:r>
        <w:r w:rsidR="002C2A64" w:rsidRPr="002C2A64">
          <w:rPr>
            <w:i/>
            <w:iCs/>
            <w:rPrChange w:id="882" w:author="Iris Zhang" w:date="2023-01-02T14:44:00Z">
              <w:rPr/>
            </w:rPrChange>
          </w:rPr>
          <w:t>Shelby</w:t>
        </w:r>
        <w:r w:rsidR="002C2A64">
          <w:t xml:space="preserve"> would exacerbate all forms of minority voter suppression among previously covered jurisdictions, little is known about the extent to which these </w:t>
        </w:r>
      </w:ins>
      <w:ins w:id="883" w:author="Iris Zhang" w:date="2023-01-02T14:44:00Z">
        <w:r w:rsidR="002C2A64">
          <w:t>predictions came true in the case of municipal boundary changes.</w:t>
        </w:r>
        <w:r w:rsidR="00373FB6">
          <w:t xml:space="preserve"> This is partly due to overwhelming interest in laws like strict voter ID and gerrymandering at higher </w:t>
        </w:r>
      </w:ins>
      <w:ins w:id="884" w:author="Iris Zhang" w:date="2023-01-02T14:45:00Z">
        <w:r w:rsidR="00373FB6">
          <w:t xml:space="preserve">geographic </w:t>
        </w:r>
      </w:ins>
      <w:ins w:id="885" w:author="Iris Zhang" w:date="2023-01-02T14:44:00Z">
        <w:r w:rsidR="00373FB6">
          <w:t>levels of politics</w:t>
        </w:r>
      </w:ins>
      <w:ins w:id="886" w:author="Iris Zhang" w:date="2023-01-02T14:45:00Z">
        <w:r w:rsidR="00373FB6">
          <w:t xml:space="preserve"> and </w:t>
        </w:r>
      </w:ins>
      <w:ins w:id="887" w:author="Iris Zhang" w:date="2023-01-02T16:42:00Z">
        <w:r w:rsidR="00E92EB4">
          <w:t xml:space="preserve">less interest in </w:t>
        </w:r>
      </w:ins>
      <w:ins w:id="888" w:author="Iris Zhang" w:date="2023-01-02T14:45:00Z">
        <w:r w:rsidR="00373FB6">
          <w:t xml:space="preserve">local politics as a source of racial inequality </w:t>
        </w:r>
      </w:ins>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ins w:id="889" w:author="Iris Zhang" w:date="2023-01-02T14:45:00Z">
        <w:r w:rsidR="00373FB6">
          <w:t xml:space="preserve">. </w:t>
        </w:r>
      </w:ins>
      <w:r>
        <w:t xml:space="preserve">In this paper, I </w:t>
      </w:r>
      <w:del w:id="890" w:author="Iris Zhang" w:date="2023-01-02T14:46:00Z">
        <w:r w:rsidDel="00373FB6">
          <w:delText>argue for the importance of paying attention to</w:delText>
        </w:r>
      </w:del>
      <w:ins w:id="891" w:author="Iris Zhang" w:date="2023-01-02T14:46:00Z">
        <w:r w:rsidR="00373FB6">
          <w:t xml:space="preserve">focus </w:t>
        </w:r>
        <w:r w:rsidR="00373FB6">
          <w:lastRenderedPageBreak/>
          <w:t>attention on</w:t>
        </w:r>
      </w:ins>
      <w:r>
        <w:t xml:space="preserve"> how place boundaries can be leveraged against racial minority group</w:t>
      </w:r>
      <w:ins w:id="892" w:author="Iris Zhang" w:date="2023-01-02T14:52:00Z">
        <w:r w:rsidR="00C4596D">
          <w:t xml:space="preserve">s </w:t>
        </w:r>
      </w:ins>
      <w:ins w:id="893" w:author="Iris Zhang" w:date="2023-01-02T14:54:00Z">
        <w:r w:rsidR="00C4596D">
          <w:t>through a difference-in-differences analysis of</w:t>
        </w:r>
      </w:ins>
      <w:ins w:id="894" w:author="Iris Zhang" w:date="2023-01-02T14:52:00Z">
        <w:r w:rsidR="00C4596D">
          <w:t xml:space="preserve"> trends before and after </w:t>
        </w:r>
        <w:r w:rsidR="00C4596D" w:rsidRPr="00C4596D">
          <w:rPr>
            <w:i/>
            <w:iCs/>
            <w:rPrChange w:id="895" w:author="Iris Zhang" w:date="2023-01-02T14:53:00Z">
              <w:rPr/>
            </w:rPrChange>
          </w:rPr>
          <w:t>Shelby</w:t>
        </w:r>
        <w:r w:rsidR="00C4596D">
          <w:t>, June 25</w:t>
        </w:r>
        <w:r w:rsidR="00C4596D" w:rsidRPr="00C4596D">
          <w:rPr>
            <w:vertAlign w:val="superscript"/>
            <w:rPrChange w:id="896" w:author="Iris Zhang" w:date="2023-01-02T14:52:00Z">
              <w:rPr/>
            </w:rPrChange>
          </w:rPr>
          <w:t>th</w:t>
        </w:r>
        <w:r w:rsidR="00C4596D">
          <w:t>, 2013.</w:t>
        </w:r>
        <w:r w:rsidR="00C4596D">
          <w:t xml:space="preserve"> </w:t>
        </w:r>
      </w:ins>
      <w:ins w:id="897" w:author="Iris Zhang" w:date="2023-01-02T14:54:00Z">
        <w:r w:rsidR="00C4596D">
          <w:t>My findings are contrary to expect</w:t>
        </w:r>
      </w:ins>
      <w:ins w:id="898" w:author="Iris Zhang" w:date="2023-01-02T14:55:00Z">
        <w:r w:rsidR="00C4596D">
          <w:t xml:space="preserve">ations generated from prior research: </w:t>
        </w:r>
      </w:ins>
      <w:ins w:id="899" w:author="Iris Zhang" w:date="2023-01-02T14:52:00Z">
        <w:r w:rsidR="00C4596D">
          <w:t xml:space="preserve">First, places that were previously covered by Section 5 are significantly </w:t>
        </w:r>
        <w:r w:rsidR="00C4596D" w:rsidRPr="00A16C23">
          <w:rPr>
            <w:i/>
            <w:iCs/>
          </w:rPr>
          <w:t>less</w:t>
        </w:r>
        <w:r w:rsidR="00C4596D">
          <w:t xml:space="preserve"> likely to conduct annexations after </w:t>
        </w:r>
        <w:r w:rsidR="00C4596D" w:rsidRPr="00A16C23">
          <w:rPr>
            <w:i/>
            <w:iCs/>
          </w:rPr>
          <w:t>Shelby</w:t>
        </w:r>
        <w:r w:rsidR="00C4596D">
          <w:t xml:space="preserve">. Second, I find that prior to </w:t>
        </w:r>
        <w:r w:rsidR="00C4596D" w:rsidRPr="00320CA7">
          <w:rPr>
            <w:i/>
            <w:iCs/>
          </w:rPr>
          <w:t>Shelby</w:t>
        </w:r>
        <w:r w:rsidR="00C4596D">
          <w:t xml:space="preserve">, annexation in Section 5 places was associated with a significantly lower Black population share at the end of an annexation period, but not after </w:t>
        </w:r>
        <w:r w:rsidR="00C4596D" w:rsidRPr="00097038">
          <w:rPr>
            <w:i/>
            <w:iCs/>
          </w:rPr>
          <w:t>Shelby</w:t>
        </w:r>
        <w:r w:rsidR="00C4596D">
          <w:t>. Third, I find that annexations exhibited evidence of Black exceptionalism for Section 5 places pre-</w:t>
        </w:r>
        <w:r w:rsidR="00C4596D" w:rsidRPr="00DC3C44">
          <w:rPr>
            <w:i/>
            <w:iCs/>
          </w:rPr>
          <w:t>Shelby</w:t>
        </w:r>
        <w:r w:rsidR="00C4596D">
          <w:t xml:space="preserve"> and for non-Section 5 places after.</w:t>
        </w:r>
      </w:ins>
      <w:del w:id="900" w:author="Iris Zhang" w:date="2023-01-02T14:52:00Z">
        <w:r w:rsidDel="00C4596D">
          <w:delText>s,</w:delText>
        </w:r>
      </w:del>
      <w:del w:id="901" w:author="Iris Zhang" w:date="2023-01-02T14:56:00Z">
        <w:r w:rsidDel="00C4596D">
          <w:delText xml:space="preserve"> the enduring strength of Black exceptionalism, and the limits of federal oversight in reining in racial exclusion</w:delText>
        </w:r>
      </w:del>
      <w:del w:id="902" w:author="Iris Zhang" w:date="2023-01-02T14:52:00Z">
        <w:r w:rsidDel="00C4596D">
          <w:delText>. First, I find that places that were previously covered by Section 5</w:delText>
        </w:r>
      </w:del>
      <w:del w:id="903" w:author="Iris Zhang" w:date="2022-12-27T21:16:00Z">
        <w:r w:rsidDel="00BD3518">
          <w:delText>,</w:delText>
        </w:r>
      </w:del>
      <w:del w:id="904" w:author="Iris Zhang" w:date="2023-01-02T14:52:00Z">
        <w:r w:rsidDel="00C4596D">
          <w:delText xml:space="preserve"> are significantly </w:delText>
        </w:r>
        <w:r w:rsidRPr="00A16C23" w:rsidDel="00C4596D">
          <w:rPr>
            <w:i/>
            <w:iCs/>
          </w:rPr>
          <w:delText>less</w:delText>
        </w:r>
        <w:r w:rsidDel="00C4596D">
          <w:delText xml:space="preserve"> likely to conduct annexations after the requirement was invalidated in </w:delText>
        </w:r>
        <w:r w:rsidRPr="00A16C23" w:rsidDel="00C4596D">
          <w:rPr>
            <w:i/>
            <w:iCs/>
          </w:rPr>
          <w:delText>Shelby</w:delText>
        </w:r>
        <w:r w:rsidDel="00C4596D">
          <w:delText xml:space="preserve">, from 2014-2020 compared to 2007-2013. Second, I find that prior to </w:delText>
        </w:r>
        <w:r w:rsidRPr="00320CA7" w:rsidDel="00C4596D">
          <w:rPr>
            <w:i/>
            <w:iCs/>
          </w:rPr>
          <w:delText>Shelby</w:delText>
        </w:r>
        <w:r w:rsidDel="00C4596D">
          <w:delText xml:space="preserve">, annexation in Section 5 places was associated with a significantly lower Black population share at the end of an annexation period, but not after </w:delText>
        </w:r>
        <w:r w:rsidRPr="00097038" w:rsidDel="00C4596D">
          <w:rPr>
            <w:i/>
            <w:iCs/>
          </w:rPr>
          <w:delText>Shelby</w:delText>
        </w:r>
        <w:r w:rsidDel="00C4596D">
          <w:delText xml:space="preserve">. Third, I find that </w:delText>
        </w:r>
      </w:del>
      <w:del w:id="905" w:author="Iris Zhang" w:date="2022-12-27T21:29:00Z">
        <w:r w:rsidDel="000234D3">
          <w:delText>pre-</w:delText>
        </w:r>
        <w:r w:rsidRPr="00F2775F" w:rsidDel="000234D3">
          <w:rPr>
            <w:i/>
            <w:iCs/>
          </w:rPr>
          <w:delText>Shelby</w:delText>
        </w:r>
        <w:r w:rsidDel="000234D3">
          <w:delText xml:space="preserve"> </w:delText>
        </w:r>
      </w:del>
      <w:del w:id="906" w:author="Iris Zhang" w:date="2023-01-02T14:52:00Z">
        <w:r w:rsidDel="00C4596D">
          <w:delText xml:space="preserve">annexations </w:delText>
        </w:r>
      </w:del>
      <w:del w:id="907" w:author="Iris Zhang" w:date="2022-12-27T21:29:00Z">
        <w:r w:rsidDel="000234D3">
          <w:delText xml:space="preserve">in Section 5 places </w:delText>
        </w:r>
      </w:del>
      <w:del w:id="908" w:author="Iris Zhang" w:date="2023-01-02T14:52:00Z">
        <w:r w:rsidDel="00C4596D">
          <w:delText xml:space="preserve">exhibited evidence of Black exceptionalism </w:delText>
        </w:r>
      </w:del>
      <w:del w:id="909" w:author="Iris Zhang" w:date="2022-12-27T21:29:00Z">
        <w:r w:rsidDel="000234D3">
          <w:delText>because impacts were stronger for Black populations than for non-Black minority ones.</w:delText>
        </w:r>
      </w:del>
    </w:p>
    <w:p w14:paraId="3C3931C3" w14:textId="00265D0E" w:rsidR="008D3F8E" w:rsidRDefault="00BC29EC" w:rsidP="00CF7C95">
      <w:pPr>
        <w:spacing w:line="480" w:lineRule="auto"/>
        <w:ind w:firstLine="720"/>
        <w:pPrChange w:id="910" w:author="Iris Zhang" w:date="2023-01-03T11:01:00Z">
          <w:pPr>
            <w:spacing w:line="360" w:lineRule="auto"/>
            <w:ind w:firstLine="720"/>
          </w:pPr>
        </w:pPrChange>
      </w:pPr>
      <w:ins w:id="911" w:author="Iris Zhang" w:date="2023-01-02T16:22:00Z">
        <w:r>
          <w:t>The first finding</w:t>
        </w:r>
      </w:ins>
      <w:del w:id="912" w:author="Iris Zhang" w:date="2023-01-02T16:22:00Z">
        <w:r w:rsidR="008D3F8E" w:rsidDel="00BC29EC">
          <w:delText>My</w:delText>
        </w:r>
      </w:del>
      <w:r w:rsidR="008D3F8E">
        <w:t xml:space="preserve"> </w:t>
      </w:r>
      <w:del w:id="913" w:author="Iris Zhang" w:date="2023-01-02T16:22:00Z">
        <w:r w:rsidR="008D3F8E" w:rsidDel="00BC29EC">
          <w:delText xml:space="preserve">findings </w:delText>
        </w:r>
      </w:del>
      <w:r w:rsidR="008D3F8E">
        <w:t>highlight</w:t>
      </w:r>
      <w:ins w:id="914" w:author="Iris Zhang" w:date="2023-01-02T16:23:00Z">
        <w:r>
          <w:t>s</w:t>
        </w:r>
      </w:ins>
      <w:r w:rsidR="008D3F8E">
        <w:t xml:space="preserve"> the </w:t>
      </w:r>
      <w:ins w:id="915" w:author="Iris Zhang" w:date="2023-01-02T16:06:00Z">
        <w:r w:rsidR="0011269F">
          <w:t xml:space="preserve">ongoing gap in knowledge about </w:t>
        </w:r>
      </w:ins>
      <w:del w:id="916" w:author="Iris Zhang" w:date="2023-01-02T16:06:00Z">
        <w:r w:rsidR="008D3F8E" w:rsidDel="0011269F">
          <w:delText>complexities of what happens when</w:delText>
        </w:r>
      </w:del>
      <w:ins w:id="917" w:author="Iris Zhang" w:date="2023-01-02T16:07:00Z">
        <w:r w:rsidR="0011269F">
          <w:t>the consequences of removing</w:t>
        </w:r>
      </w:ins>
      <w:r w:rsidR="008D3F8E">
        <w:t xml:space="preserve"> anti-exclusion regulation</w:t>
      </w:r>
      <w:del w:id="918" w:author="Iris Zhang" w:date="2023-01-02T14:56:00Z">
        <w:r w:rsidR="008D3F8E" w:rsidDel="00C4596D">
          <w:delText>s</w:delText>
        </w:r>
      </w:del>
      <w:r w:rsidR="008D3F8E">
        <w:t xml:space="preserve"> </w:t>
      </w:r>
      <w:del w:id="919" w:author="Iris Zhang" w:date="2023-01-02T14:56:00Z">
        <w:r w:rsidR="008D3F8E" w:rsidDel="00C4596D">
          <w:delText>are</w:delText>
        </w:r>
      </w:del>
      <w:del w:id="920" w:author="Iris Zhang" w:date="2023-01-02T16:07:00Z">
        <w:r w:rsidR="008D3F8E" w:rsidDel="0011269F">
          <w:delText xml:space="preserve"> removed</w:delText>
        </w:r>
      </w:del>
      <w:ins w:id="921" w:author="Iris Zhang" w:date="2023-01-02T14:57:00Z">
        <w:r w:rsidR="006C7747">
          <w:t xml:space="preserve">and the need for more </w:t>
        </w:r>
      </w:ins>
      <w:ins w:id="922" w:author="Iris Zhang" w:date="2023-01-02T16:07:00Z">
        <w:r w:rsidR="0011269F">
          <w:t>theory</w:t>
        </w:r>
      </w:ins>
      <w:ins w:id="923" w:author="Iris Zhang" w:date="2023-01-02T14:58:00Z">
        <w:r w:rsidR="006C7747">
          <w:t xml:space="preserve"> to help explain these findings</w:t>
        </w:r>
      </w:ins>
      <w:r w:rsidR="008D3F8E">
        <w:t xml:space="preserve">. </w:t>
      </w:r>
      <w:ins w:id="924" w:author="Iris Zhang" w:date="2023-01-02T14:57:00Z">
        <w:r w:rsidR="006C7747">
          <w:t>S</w:t>
        </w:r>
      </w:ins>
      <w:ins w:id="925" w:author="Iris Zhang" w:date="2023-01-02T14:56:00Z">
        <w:r w:rsidR="00C4596D">
          <w:t>ome forms of v</w:t>
        </w:r>
      </w:ins>
      <w:ins w:id="926" w:author="Iris Zhang" w:date="2023-01-02T14:57:00Z">
        <w:r w:rsidR="00C4596D">
          <w:t xml:space="preserve">oter suppression intensified </w:t>
        </w:r>
        <w:r w:rsidR="006C7747">
          <w:t xml:space="preserve">after </w:t>
        </w:r>
        <w:r w:rsidR="006C7747" w:rsidRPr="006C7747">
          <w:rPr>
            <w:i/>
            <w:iCs/>
            <w:rPrChange w:id="927" w:author="Iris Zhang" w:date="2023-01-02T14:57:00Z">
              <w:rPr/>
            </w:rPrChange>
          </w:rPr>
          <w:t>Shelby</w:t>
        </w:r>
      </w:ins>
      <w:ins w:id="928" w:author="Iris Zhang" w:date="2023-01-02T14:58:00Z">
        <w:r w:rsidR="006B5413">
          <w:rPr>
            <w:i/>
            <w:iCs/>
          </w:rPr>
          <w:t xml:space="preserve"> </w:t>
        </w:r>
      </w:ins>
      <w:r w:rsidR="00125118" w:rsidRPr="000715A7">
        <w:rPr>
          <w:rPrChange w:id="929" w:author="Iris Zhang" w:date="2023-01-02T18:09:00Z">
            <w:rPr>
              <w:i/>
              <w:iCs/>
            </w:rPr>
          </w:rPrChange>
        </w:rPr>
        <w:fldChar w:fldCharType="begin"/>
      </w:r>
      <w:r w:rsidR="00125118" w:rsidRPr="000715A7">
        <w:rPr>
          <w:rPrChange w:id="930" w:author="Iris Zhang" w:date="2023-01-02T18:09:00Z">
            <w:rPr>
              <w:i/>
              <w:iCs/>
            </w:rPr>
          </w:rPrChange>
        </w:rPr>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0715A7">
        <w:rPr>
          <w:rPrChange w:id="931" w:author="Iris Zhang" w:date="2023-01-02T18:09:00Z">
            <w:rPr>
              <w:i/>
              <w:iCs/>
            </w:rPr>
          </w:rPrChange>
        </w:rPr>
        <w:fldChar w:fldCharType="separate"/>
      </w:r>
      <w:r w:rsidR="00125118" w:rsidRPr="000715A7">
        <w:rPr>
          <w:noProof/>
          <w:rPrChange w:id="932" w:author="Iris Zhang" w:date="2023-01-02T18:09:00Z">
            <w:rPr>
              <w:i/>
              <w:iCs/>
              <w:noProof/>
            </w:rPr>
          </w:rPrChange>
        </w:rPr>
        <w:t>(Feder and Miller 2020; Hardy 2020; Herron and Smith 2015; D. S. King and Smith 2016)</w:t>
      </w:r>
      <w:r w:rsidR="00125118" w:rsidRPr="000715A7">
        <w:rPr>
          <w:rPrChange w:id="933" w:author="Iris Zhang" w:date="2023-01-02T18:09:00Z">
            <w:rPr>
              <w:i/>
              <w:iCs/>
            </w:rPr>
          </w:rPrChange>
        </w:rPr>
        <w:fldChar w:fldCharType="end"/>
      </w:r>
      <w:ins w:id="934" w:author="Iris Zhang" w:date="2023-01-02T14:57:00Z">
        <w:r w:rsidR="006C7747">
          <w:t xml:space="preserve">, providing </w:t>
        </w:r>
      </w:ins>
      <w:del w:id="935" w:author="Iris Zhang" w:date="2022-12-27T22:03:00Z">
        <w:r w:rsidR="008D3F8E" w:rsidDel="00A74385">
          <w:delText>Previous studies show mixed findings: a</w:delText>
        </w:r>
      </w:del>
      <w:del w:id="936" w:author="Iris Zhang" w:date="2022-12-27T22:04:00Z">
        <w:r w:rsidR="008D3F8E" w:rsidDel="00A74385">
          <w:delText xml:space="preserve">fter school desegregation orders were lifted, the pattern of segregation re-emerged </w:delText>
        </w:r>
        <w:r w:rsidR="008D3F8E" w:rsidDel="00A74385">
          <w:fldChar w:fldCharType="begin"/>
        </w:r>
        <w:r w:rsidR="008D3F8E" w:rsidDel="00A74385">
          <w:delInstrText xml:space="preserve"> ADDIN ZOTERO_ITEM CSL_CITATION {"citationID":"dAsbN4hd","properties":{"formattedCitation":"(Reardon et al. 2012)","plainCitation":"(Reardon et al. 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Tej"},{"family":"Kalogrides","given":"Demetra"},{"family":"Greenberg","given":"Erica"}],"issued":{"date-parts":[["2012"]]}}}],"schema":"https://github.com/citation-style-language/schema/raw/master/csl-citation.json"} </w:delInstrText>
        </w:r>
        <w:r w:rsidR="008D3F8E" w:rsidDel="00A74385">
          <w:fldChar w:fldCharType="separate"/>
        </w:r>
        <w:r w:rsidR="008D3F8E" w:rsidDel="00A74385">
          <w:rPr>
            <w:noProof/>
          </w:rPr>
          <w:delText>(Reardon et al. 2012)</w:delText>
        </w:r>
        <w:r w:rsidR="008D3F8E" w:rsidDel="00A74385">
          <w:fldChar w:fldCharType="end"/>
        </w:r>
        <w:r w:rsidR="008D3F8E" w:rsidDel="00A74385">
          <w:delText xml:space="preserve">. However, from the context of anti-gender discrimination laws in employment, Hirsch </w:delText>
        </w:r>
        <w:r w:rsidR="008D3F8E" w:rsidDel="00A74385">
          <w:fldChar w:fldCharType="begin"/>
        </w:r>
        <w:r w:rsidR="008D3F8E" w:rsidDel="00A74385">
          <w:delInstrText xml:space="preserve"> ADDIN ZOTERO_ITEM CSL_CITATION {"citationID":"4V54lKAU","properties":{"formattedCitation":"(2009)","plainCitation":"(2009)","noteIndex":0},"citationItems":[{"id":873,"uris":["http://zotero.org/users/9022956/items/MY49BHF6"],"itemData":{"id":873,"type":"article-journal","abstract":"Much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Elizabeth"}],"issued":{"date-parts":[["2009",4,1]]}},"label":"page","suppress-author":true}],"schema":"https://github.com/citation-style-language/schema/raw/master/csl-citation.json"} </w:delInstrText>
        </w:r>
        <w:r w:rsidR="008D3F8E" w:rsidDel="00A74385">
          <w:fldChar w:fldCharType="separate"/>
        </w:r>
        <w:r w:rsidR="008D3F8E" w:rsidDel="00A74385">
          <w:rPr>
            <w:noProof/>
          </w:rPr>
          <w:delText>(2009)</w:delText>
        </w:r>
        <w:r w:rsidR="008D3F8E" w:rsidDel="00A74385">
          <w:fldChar w:fldCharType="end"/>
        </w:r>
        <w:r w:rsidR="008D3F8E" w:rsidDel="00A74385">
          <w:delText xml:space="preserve"> suggests that regulations can became ingrained norms, such that compliance may persist even in the absence of enforcement if there is normative alignment with the principles of the regulation. </w:delText>
        </w:r>
      </w:del>
      <w:del w:id="937" w:author="Iris Zhang" w:date="2023-01-02T14:57:00Z">
        <w:r w:rsidR="008D3F8E" w:rsidDel="006C7747">
          <w:delText>There is insufficient evidence that</w:delText>
        </w:r>
      </w:del>
      <w:ins w:id="938" w:author="Iris Zhang" w:date="2023-01-02T14:57:00Z">
        <w:r w:rsidR="006C7747">
          <w:t>a rebuttal against the argument that</w:t>
        </w:r>
      </w:ins>
      <w:r w:rsidR="008D3F8E">
        <w:t xml:space="preserve"> problematic annexation activity decreased after </w:t>
      </w:r>
      <w:r w:rsidR="008D3F8E" w:rsidRPr="004C5562">
        <w:rPr>
          <w:i/>
          <w:iCs/>
        </w:rPr>
        <w:t>Shelby</w:t>
      </w:r>
      <w:r w:rsidR="008D3F8E">
        <w:t xml:space="preserve"> due to a diffusion of voter protection norms. </w:t>
      </w:r>
      <w:del w:id="939" w:author="Iris Zhang" w:date="2023-01-02T14:58:00Z">
        <w:r w:rsidR="008D3F8E" w:rsidDel="006B5413">
          <w:delText xml:space="preserve">Rather, sharp increases in other forms of voter suppression tactics after </w:delText>
        </w:r>
        <w:r w:rsidR="008D3F8E" w:rsidRPr="004C563F" w:rsidDel="006B5413">
          <w:rPr>
            <w:i/>
            <w:iCs/>
          </w:rPr>
          <w:delText>Shelby</w:delText>
        </w:r>
        <w:r w:rsidR="008D3F8E" w:rsidDel="006B5413">
          <w:delText xml:space="preserve"> </w:delText>
        </w:r>
        <w:r w:rsidR="008D3F8E" w:rsidDel="006B5413">
          <w:fldChar w:fldCharType="begin"/>
        </w:r>
        <w:r w:rsidR="00F466C2" w:rsidDel="006B5413">
          <w:delInstrText xml:space="preserve"> ADDIN ZOTERO_ITEM CSL_CITATION {"citationID":"nAT3tuTL","properties":{"formattedCitation":"(Feder and Miller 2020; Hardy 2020; Herron and Smith 2015; King and Smith 2016)","plainCitation":"(Feder and Miller 2020; Hardy 2020; Herron and Smith 2015;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delInstrText>
        </w:r>
        <w:r w:rsidR="008D3F8E" w:rsidDel="006B5413">
          <w:fldChar w:fldCharType="separate"/>
        </w:r>
        <w:r w:rsidR="00F466C2" w:rsidDel="006B5413">
          <w:rPr>
            <w:noProof/>
          </w:rPr>
          <w:delText>(Feder and Miller 2020; Hardy 2020; Herron and Smith 2015; King and Smith 2016)</w:delText>
        </w:r>
        <w:r w:rsidR="008D3F8E" w:rsidDel="006B5413">
          <w:fldChar w:fldCharType="end"/>
        </w:r>
        <w:r w:rsidR="008D3F8E" w:rsidDel="006B5413">
          <w:delText xml:space="preserve"> raise the possibility that</w:delText>
        </w:r>
      </w:del>
      <w:ins w:id="940" w:author="Iris Zhang" w:date="2023-01-02T15:54:00Z">
        <w:r w:rsidR="001E1609">
          <w:t>One possibility is that</w:t>
        </w:r>
      </w:ins>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8D3F8E" w:rsidRPr="00AA7781">
        <w:rPr>
          <w:i/>
          <w:iCs/>
        </w:rPr>
        <w:t>Shelby</w:t>
      </w:r>
      <w:r w:rsidR="008D3F8E">
        <w:t xml:space="preserve">, places were nevertheless still able to conduct annexations significantly associated with Black population share reductions. After </w:t>
      </w:r>
      <w:r w:rsidR="008D3F8E" w:rsidRPr="00AA7781">
        <w:rPr>
          <w:i/>
          <w:iCs/>
        </w:rPr>
        <w:t>Shelby</w:t>
      </w:r>
      <w:r w:rsidR="008D3F8E">
        <w:t xml:space="preserve">, </w:t>
      </w:r>
      <w:del w:id="941" w:author="Iris Zhang" w:date="2022-12-27T22:04:00Z">
        <w:r w:rsidR="008D3F8E" w:rsidDel="00F42D70">
          <w:delText>these types of</w:delText>
        </w:r>
      </w:del>
      <w:ins w:id="942" w:author="Iris Zhang" w:date="2022-12-27T22:04:00Z">
        <w:r w:rsidR="00F42D70">
          <w:t>minority-diluting</w:t>
        </w:r>
      </w:ins>
      <w:r w:rsidR="008D3F8E">
        <w:t xml:space="preserve"> annexations are significantly less likely to happen</w:t>
      </w:r>
      <w:ins w:id="943" w:author="Iris Zhang" w:date="2022-12-27T22:04:00Z">
        <w:r w:rsidR="00F42D70">
          <w:t xml:space="preserve"> </w:t>
        </w:r>
      </w:ins>
      <w:del w:id="944" w:author="Iris Zhang" w:date="2022-12-27T22:04:00Z">
        <w:r w:rsidR="008D3F8E" w:rsidDel="00F42D70">
          <w:delText xml:space="preserve">, </w:delText>
        </w:r>
      </w:del>
      <w:r w:rsidR="008D3F8E">
        <w:t xml:space="preserve">but the other types of </w:t>
      </w:r>
      <w:ins w:id="945" w:author="Iris Zhang" w:date="2022-12-27T22:04:00Z">
        <w:r w:rsidR="00F42D70">
          <w:t xml:space="preserve">voter suppression </w:t>
        </w:r>
      </w:ins>
      <w:r w:rsidR="008D3F8E">
        <w:t>practices increased</w:t>
      </w:r>
      <w:del w:id="946" w:author="Iris Zhang" w:date="2022-12-27T22:05:00Z">
        <w:r w:rsidR="008D3F8E" w:rsidDel="00D923A6">
          <w:delText xml:space="preserve"> </w:delText>
        </w:r>
      </w:del>
      <w:del w:id="947" w:author="Iris Zhang" w:date="2022-12-27T22:04:00Z">
        <w:r w:rsidR="008D3F8E" w:rsidDel="00FB7D17">
          <w:delText>instead</w:delText>
        </w:r>
      </w:del>
      <w:r w:rsidR="008D3F8E">
        <w:t xml:space="preserve">. Future research should further investigate interactions between various types of voter suppression tactics. </w:t>
      </w:r>
    </w:p>
    <w:p w14:paraId="6F082C75" w14:textId="56C05581" w:rsidR="008D3F8E" w:rsidRDefault="008D3F8E" w:rsidP="00CF7C95">
      <w:pPr>
        <w:spacing w:line="480" w:lineRule="auto"/>
        <w:ind w:firstLine="720"/>
        <w:pPrChange w:id="948" w:author="Iris Zhang" w:date="2023-01-03T11:01:00Z">
          <w:pPr>
            <w:spacing w:line="360" w:lineRule="auto"/>
            <w:ind w:firstLine="720"/>
          </w:pPr>
        </w:pPrChange>
      </w:pPr>
      <w:del w:id="949" w:author="Iris Zhang" w:date="2023-01-02T16:23:00Z">
        <w:r w:rsidDel="00BC29EC">
          <w:delText>My findings also</w:delText>
        </w:r>
      </w:del>
      <w:ins w:id="950" w:author="Iris Zhang" w:date="2023-01-02T16:23:00Z">
        <w:r w:rsidR="00BC29EC">
          <w:t>The second finding</w:t>
        </w:r>
      </w:ins>
      <w:r>
        <w:t xml:space="preserve"> </w:t>
      </w:r>
      <w:ins w:id="951" w:author="Iris Zhang" w:date="2023-01-02T16:07:00Z">
        <w:r w:rsidR="0011269F">
          <w:t>contribute</w:t>
        </w:r>
      </w:ins>
      <w:ins w:id="952" w:author="Iris Zhang" w:date="2023-01-02T16:23:00Z">
        <w:r w:rsidR="00BC29EC">
          <w:t>s</w:t>
        </w:r>
      </w:ins>
      <w:ins w:id="953" w:author="Iris Zhang" w:date="2023-01-02T16:07:00Z">
        <w:r w:rsidR="0011269F">
          <w:t xml:space="preserve"> novel </w:t>
        </w:r>
      </w:ins>
      <w:ins w:id="954" w:author="Iris Zhang" w:date="2023-01-02T16:23:00Z">
        <w:r w:rsidR="00BC29EC">
          <w:t>quantitative</w:t>
        </w:r>
      </w:ins>
      <w:ins w:id="955" w:author="Iris Zhang" w:date="2023-01-02T16:07:00Z">
        <w:r w:rsidR="0011269F">
          <w:t xml:space="preserve"> evidence to </w:t>
        </w:r>
      </w:ins>
      <w:del w:id="956" w:author="Iris Zhang" w:date="2023-01-02T16:07:00Z">
        <w:r w:rsidDel="0011269F">
          <w:delText xml:space="preserve">inform </w:delText>
        </w:r>
      </w:del>
      <w:r>
        <w:t xml:space="preserve">discussions about racial exclusion in municipal annexations. Prior research on this area </w:t>
      </w:r>
      <w:del w:id="957" w:author="Iris Zhang" w:date="2022-12-27T22:05:00Z">
        <w:r w:rsidDel="007C6C1A">
          <w:delText>primarily focuses</w:delText>
        </w:r>
      </w:del>
      <w:ins w:id="958" w:author="Iris Zhang" w:date="2022-12-27T22:05:00Z">
        <w:r w:rsidR="007C6C1A">
          <w:t xml:space="preserve">has </w:t>
        </w:r>
      </w:ins>
      <w:ins w:id="959" w:author="Iris Zhang" w:date="2023-01-02T16:51:00Z">
        <w:r w:rsidR="003C5E37">
          <w:t>primari</w:t>
        </w:r>
      </w:ins>
      <w:ins w:id="960" w:author="Iris Zhang" w:date="2023-01-02T16:52:00Z">
        <w:r w:rsidR="003C5E37">
          <w:t xml:space="preserve">ly </w:t>
        </w:r>
      </w:ins>
      <w:ins w:id="961" w:author="Iris Zhang" w:date="2022-12-27T22:05:00Z">
        <w:r w:rsidR="007C6C1A">
          <w:t xml:space="preserve">focused on municipal </w:t>
        </w:r>
        <w:proofErr w:type="spellStart"/>
        <w:r w:rsidR="007C6C1A">
          <w:t>underbounding</w:t>
        </w:r>
        <w:proofErr w:type="spellEnd"/>
        <w:r w:rsidR="007C6C1A">
          <w:t xml:space="preserve"> and its consequences for</w:t>
        </w:r>
      </w:ins>
      <w:r>
        <w:t xml:space="preserve"> </w:t>
      </w:r>
      <w:del w:id="962" w:author="Iris Zhang" w:date="2022-12-27T22:05:00Z">
        <w:r w:rsidDel="007C6C1A">
          <w:delText xml:space="preserve">on whether places discriminate against </w:delText>
        </w:r>
      </w:del>
      <w:r>
        <w:t xml:space="preserve">Black and Hispanic communities at the fringe </w:t>
      </w:r>
      <w:del w:id="963" w:author="Iris Zhang" w:date="2022-12-27T22:05:00Z">
        <w:r w:rsidDel="007C6C1A">
          <w:lastRenderedPageBreak/>
          <w:delText xml:space="preserve">when conducting annexations </w:delText>
        </w:r>
      </w:del>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 2004; Lichter et al. 2007; Wilson and Edwards 2014)</w:t>
      </w:r>
      <w:r w:rsidR="00125118">
        <w:fldChar w:fldCharType="end"/>
      </w:r>
      <w:r>
        <w:t>.</w:t>
      </w:r>
      <w:del w:id="964" w:author="Iris Zhang" w:date="2022-12-27T22:05:00Z">
        <w:r w:rsidDel="00FE0CFA">
          <w:delText xml:space="preserve"> But</w:delText>
        </w:r>
      </w:del>
      <w:r>
        <w:t xml:space="preserve"> I show that annexations </w:t>
      </w:r>
      <w:ins w:id="965" w:author="Iris Zhang" w:date="2023-01-02T16:53:00Z">
        <w:r w:rsidR="003C5E37">
          <w:t xml:space="preserve">across the country </w:t>
        </w:r>
      </w:ins>
      <w:del w:id="966" w:author="Iris Zhang" w:date="2023-01-02T16:07:00Z">
        <w:r w:rsidDel="0011269F">
          <w:delText>are also important to understand for their</w:delText>
        </w:r>
      </w:del>
      <w:ins w:id="967" w:author="Iris Zhang" w:date="2023-01-02T16:07:00Z">
        <w:r w:rsidR="0011269F">
          <w:t>also have</w:t>
        </w:r>
      </w:ins>
      <w:r>
        <w:t xml:space="preserve"> impacts on </w:t>
      </w:r>
      <w:del w:id="968" w:author="Iris Zhang" w:date="2022-12-27T22:05:00Z">
        <w:r w:rsidDel="007E0D64">
          <w:delText xml:space="preserve">Black and </w:delText>
        </w:r>
      </w:del>
      <w:r>
        <w:t xml:space="preserve">minority populations already living within the place. </w:t>
      </w:r>
      <w:del w:id="969" w:author="Iris Zhang" w:date="2022-12-27T22:05:00Z">
        <w:r w:rsidDel="007E0D64">
          <w:delText>I</w:delText>
        </w:r>
        <w:r w:rsidRPr="00FA6675" w:rsidDel="007E0D64">
          <w:delText xml:space="preserve"> argue that the p</w:delText>
        </w:r>
      </w:del>
      <w:ins w:id="970" w:author="Iris Zhang" w:date="2022-12-27T22:05:00Z">
        <w:r w:rsidR="007E0D64">
          <w:t>P</w:t>
        </w:r>
      </w:ins>
      <w:r w:rsidRPr="00FA6675">
        <w:t>re-</w:t>
      </w:r>
      <w:r w:rsidRPr="00FA6675">
        <w:rPr>
          <w:i/>
          <w:iCs/>
        </w:rPr>
        <w:t>Shelby</w:t>
      </w:r>
      <w:r w:rsidRPr="00FA6675">
        <w:t xml:space="preserve"> trends in the relationship between annexations and </w:t>
      </w:r>
      <w:r>
        <w:t xml:space="preserve">municipal </w:t>
      </w:r>
      <w:r w:rsidRPr="00FA6675">
        <w:t xml:space="preserve">racial composition highlight the limited effectiveness of the preclearance requirement when it was in place to prevent the use of annexations to suppress </w:t>
      </w:r>
      <w:ins w:id="971" w:author="Iris Zhang" w:date="2023-01-02T16:08:00Z">
        <w:r w:rsidR="0011269F">
          <w:t xml:space="preserve">Black and </w:t>
        </w:r>
      </w:ins>
      <w:r w:rsidRPr="00FA6675">
        <w:t xml:space="preserve">minority </w:t>
      </w:r>
      <w:ins w:id="972" w:author="Iris Zhang" w:date="2023-01-02T16:08:00Z">
        <w:r w:rsidR="0011269F">
          <w:t>population shares in covered and uncovered places respectively</w:t>
        </w:r>
      </w:ins>
      <w:del w:id="973" w:author="Iris Zhang" w:date="2023-01-02T16:08:00Z">
        <w:r w:rsidRPr="00FA6675" w:rsidDel="0011269F">
          <w:delText>representation</w:delText>
        </w:r>
      </w:del>
      <w:r w:rsidRPr="00FA6675">
        <w:t xml:space="preserve">. </w:t>
      </w:r>
      <w:del w:id="974" w:author="Iris Zhang" w:date="2022-12-27T22:07:00Z">
        <w:r w:rsidDel="008C5B9A">
          <w:delText>Even if Section 5 may have been effective at curbing other voter suppression behaviors, u</w:delText>
        </w:r>
      </w:del>
      <w:ins w:id="975" w:author="Iris Zhang" w:date="2022-12-27T22:07:00Z">
        <w:r w:rsidR="008C5B9A">
          <w:t>U</w:t>
        </w:r>
      </w:ins>
      <w:r>
        <w:t xml:space="preserve">nderstanding why </w:t>
      </w:r>
      <w:del w:id="976" w:author="Iris Zhang" w:date="2022-12-27T22:07:00Z">
        <w:r w:rsidDel="008C5B9A">
          <w:delText>it was</w:delText>
        </w:r>
      </w:del>
      <w:ins w:id="977" w:author="Iris Zhang" w:date="2022-12-27T22:07:00Z">
        <w:r w:rsidR="008C5B9A">
          <w:t xml:space="preserve">Sections 4 and 5 </w:t>
        </w:r>
        <w:r w:rsidR="002C28F0">
          <w:t xml:space="preserve">did not prevent minority-diluting annexations and why these annexations </w:t>
        </w:r>
      </w:ins>
      <w:ins w:id="978" w:author="Iris Zhang" w:date="2023-01-02T16:08:00Z">
        <w:r w:rsidR="0011269F">
          <w:t xml:space="preserve">in fact </w:t>
        </w:r>
      </w:ins>
      <w:ins w:id="979" w:author="Iris Zhang" w:date="2022-12-27T22:07:00Z">
        <w:r w:rsidR="002C28F0">
          <w:t>decreased af</w:t>
        </w:r>
      </w:ins>
      <w:ins w:id="980" w:author="Iris Zhang" w:date="2022-12-27T22:08:00Z">
        <w:r w:rsidR="002C28F0">
          <w:t xml:space="preserve">ter </w:t>
        </w:r>
        <w:r w:rsidR="002C28F0" w:rsidRPr="002C28F0">
          <w:rPr>
            <w:i/>
            <w:iCs/>
            <w:rPrChange w:id="981" w:author="Iris Zhang" w:date="2022-12-27T22:08:00Z">
              <w:rPr/>
            </w:rPrChange>
          </w:rPr>
          <w:t>Shelby</w:t>
        </w:r>
      </w:ins>
      <w:ins w:id="982" w:author="Iris Zhang" w:date="2023-01-02T16:54:00Z">
        <w:r w:rsidR="003C5E37" w:rsidRPr="003C5E37">
          <w:rPr>
            <w:rPrChange w:id="983" w:author="Iris Zhang" w:date="2023-01-02T16:54:00Z">
              <w:rPr>
                <w:i/>
                <w:iCs/>
              </w:rPr>
            </w:rPrChange>
          </w:rPr>
          <w:t xml:space="preserve">—for </w:t>
        </w:r>
      </w:ins>
      <w:ins w:id="984" w:author="Iris Zhang" w:date="2023-01-02T16:53:00Z">
        <w:r w:rsidR="003C5E37" w:rsidRPr="003C5E37">
          <w:rPr>
            <w:rPrChange w:id="985" w:author="Iris Zhang" w:date="2023-01-02T16:54:00Z">
              <w:rPr>
                <w:i/>
                <w:iCs/>
              </w:rPr>
            </w:rPrChange>
          </w:rPr>
          <w:t>all  places</w:t>
        </w:r>
      </w:ins>
      <w:ins w:id="986" w:author="Iris Zhang" w:date="2023-01-02T16:54:00Z">
        <w:r w:rsidR="003C5E37" w:rsidRPr="003C5E37">
          <w:rPr>
            <w:rPrChange w:id="987" w:author="Iris Zhang" w:date="2023-01-02T16:54:00Z">
              <w:rPr>
                <w:i/>
                <w:iCs/>
              </w:rPr>
            </w:rPrChange>
          </w:rPr>
          <w:t>,</w:t>
        </w:r>
      </w:ins>
      <w:ins w:id="988" w:author="Iris Zhang" w:date="2023-01-02T16:53:00Z">
        <w:r w:rsidR="003C5E37" w:rsidRPr="003C5E37">
          <w:rPr>
            <w:rPrChange w:id="989" w:author="Iris Zhang" w:date="2023-01-02T16:54:00Z">
              <w:rPr>
                <w:i/>
                <w:iCs/>
              </w:rPr>
            </w:rPrChange>
          </w:rPr>
          <w:t xml:space="preserve"> whether covered or not</w:t>
        </w:r>
      </w:ins>
      <w:ins w:id="990" w:author="Iris Zhang" w:date="2023-01-02T16:54:00Z">
        <w:r w:rsidR="003C5E37" w:rsidRPr="003C5E37">
          <w:rPr>
            <w:rPrChange w:id="991" w:author="Iris Zhang" w:date="2023-01-02T16:54:00Z">
              <w:rPr>
                <w:i/>
                <w:iCs/>
              </w:rPr>
            </w:rPrChange>
          </w:rPr>
          <w:t>—allows</w:t>
        </w:r>
        <w:r w:rsidR="003C5E37">
          <w:rPr>
            <w:i/>
            <w:iCs/>
          </w:rPr>
          <w:t xml:space="preserve"> </w:t>
        </w:r>
      </w:ins>
      <w:del w:id="992" w:author="Iris Zhang" w:date="2022-12-27T22:07:00Z">
        <w:r w:rsidDel="002C28F0">
          <w:delText xml:space="preserve"> ineffective in the case of annexations</w:delText>
        </w:r>
      </w:del>
      <w:del w:id="993" w:author="Iris Zhang" w:date="2023-01-02T16:54:00Z">
        <w:r w:rsidDel="003C5E37">
          <w:delText xml:space="preserve"> </w:delText>
        </w:r>
        <w:r w:rsidRPr="00FA6675" w:rsidDel="003C5E37">
          <w:delText xml:space="preserve">allows </w:delText>
        </w:r>
      </w:del>
      <w:r w:rsidRPr="00FA6675">
        <w:t>us to be more vigilant about the precise strengths and weakness</w:t>
      </w:r>
      <w:ins w:id="994" w:author="Iris Zhang" w:date="2023-01-02T16:24:00Z">
        <w:r w:rsidR="00BC29EC">
          <w:t>es</w:t>
        </w:r>
      </w:ins>
      <w:ins w:id="995" w:author="Iris Zhang" w:date="2022-12-27T22:08:00Z">
        <w:r w:rsidR="00BE03E6">
          <w:t xml:space="preserve"> of</w:t>
        </w:r>
      </w:ins>
      <w:r w:rsidRPr="00FA6675">
        <w:t xml:space="preserve"> </w:t>
      </w:r>
      <w:del w:id="996" w:author="Iris Zhang" w:date="2023-01-02T16:08:00Z">
        <w:r w:rsidRPr="00FA6675" w:rsidDel="0011269F">
          <w:delText>the Voting Rights Act</w:delText>
        </w:r>
      </w:del>
      <w:ins w:id="997" w:author="Iris Zhang" w:date="2023-01-02T16:08:00Z">
        <w:r w:rsidR="0011269F">
          <w:t>legislation</w:t>
        </w:r>
      </w:ins>
      <w:r w:rsidRPr="00FA6675">
        <w:t xml:space="preserve"> to prevent racial exclusion</w:t>
      </w:r>
      <w:ins w:id="998" w:author="Iris Zhang" w:date="2022-12-27T22:08:00Z">
        <w:r w:rsidR="005D6DFA">
          <w:t xml:space="preserve"> in municipal annexations</w:t>
        </w:r>
      </w:ins>
      <w:r w:rsidRPr="00FA6675">
        <w:t xml:space="preserve">. </w:t>
      </w:r>
    </w:p>
    <w:p w14:paraId="650E0678" w14:textId="4ED34AEB" w:rsidR="00FA6675" w:rsidRDefault="008D3F8E" w:rsidP="00CF7C95">
      <w:pPr>
        <w:spacing w:line="480" w:lineRule="auto"/>
        <w:ind w:firstLine="720"/>
        <w:pPrChange w:id="999" w:author="Iris Zhang" w:date="2023-01-03T11:01:00Z">
          <w:pPr>
            <w:spacing w:line="360" w:lineRule="auto"/>
            <w:ind w:firstLine="720"/>
          </w:pPr>
        </w:pPrChange>
      </w:pPr>
      <w:r w:rsidRPr="00FA6675">
        <w:t xml:space="preserve">This is of particular concern because Congress is currently considering legislation modeled after </w:t>
      </w:r>
      <w:ins w:id="1000" w:author="Iris Zhang" w:date="2023-01-02T16:08:00Z">
        <w:r w:rsidR="00FA4ED4">
          <w:t>Sections 4 a</w:t>
        </w:r>
      </w:ins>
      <w:ins w:id="1001" w:author="Iris Zhang" w:date="2023-01-02T16:09:00Z">
        <w:r w:rsidR="00FA4ED4">
          <w:t xml:space="preserve">nd </w:t>
        </w:r>
      </w:ins>
      <w:del w:id="1002" w:author="Iris Zhang" w:date="2023-01-02T16:09:00Z">
        <w:r w:rsidRPr="00FA6675" w:rsidDel="00FA4ED4">
          <w:delText xml:space="preserve">Section </w:delText>
        </w:r>
      </w:del>
      <w:r w:rsidRPr="00FA6675">
        <w:t>5</w:t>
      </w:r>
      <w:ins w:id="1003" w:author="Iris Zhang" w:date="2023-01-02T16:09:00Z">
        <w:r w:rsidR="00FA4ED4">
          <w:t xml:space="preserve"> of the 1965 VRA</w:t>
        </w:r>
      </w:ins>
      <w:r>
        <w:t xml:space="preserve">. </w:t>
      </w:r>
      <w:r w:rsidRPr="00FA6675">
        <w:t>Called the John Lewis Voting Rights Advancement Act (</w:t>
      </w:r>
      <w:del w:id="1004" w:author="Iris Zhang" w:date="2023-01-02T16:09:00Z">
        <w:r w:rsidRPr="00FA6675" w:rsidDel="00FA4ED4">
          <w:delText>“</w:delText>
        </w:r>
      </w:del>
      <w:r w:rsidRPr="00FA6675">
        <w:t>JLVRAA</w:t>
      </w:r>
      <w:del w:id="1005" w:author="Iris Zhang" w:date="2023-01-02T16:09:00Z">
        <w:r w:rsidRPr="00FA6675" w:rsidDel="00FA4ED4">
          <w:delText>”</w:delText>
        </w:r>
      </w:del>
      <w:r w:rsidRPr="00FA6675">
        <w:t xml:space="preserve">), </w:t>
      </w:r>
      <w:r>
        <w:t>t</w:t>
      </w:r>
      <w:r w:rsidRPr="00FA6675">
        <w:t xml:space="preserve">he proposed legislation </w:t>
      </w:r>
      <w:del w:id="1006" w:author="Iris Zhang" w:date="2023-01-02T16:09:00Z">
        <w:r w:rsidRPr="00FA6675" w:rsidDel="00FA4ED4">
          <w:delText>has a very</w:delText>
        </w:r>
      </w:del>
      <w:ins w:id="1007" w:author="Iris Zhang" w:date="2023-01-02T16:09:00Z">
        <w:r w:rsidR="00FA4ED4">
          <w:t>takes after Section 4 and sets a</w:t>
        </w:r>
      </w:ins>
      <w:r w:rsidRPr="00FA6675">
        <w:t xml:space="preserve"> specific formula for determining </w:t>
      </w:r>
      <w:del w:id="1008" w:author="Iris Zhang" w:date="2023-01-02T16:09:00Z">
        <w:r w:rsidRPr="00FA6675" w:rsidDel="00FA4ED4">
          <w:delText xml:space="preserve">a </w:delText>
        </w:r>
      </w:del>
      <w:r w:rsidRPr="00FA6675">
        <w:t>preclearance</w:t>
      </w:r>
      <w:del w:id="1009" w:author="Iris Zhang" w:date="2023-01-02T16:09:00Z">
        <w:r w:rsidRPr="00FA6675" w:rsidDel="00FA4ED4">
          <w:delText xml:space="preserve"> standard</w:delText>
        </w:r>
      </w:del>
      <w:del w:id="1010" w:author="Iris Zhang" w:date="2022-12-27T22:08:00Z">
        <w:r w:rsidRPr="00FA6675" w:rsidDel="00F33451">
          <w:delText xml:space="preserve"> inspired by Section</w:delText>
        </w:r>
        <w:r w:rsidDel="00F33451">
          <w:delText>s 4 and</w:delText>
        </w:r>
        <w:r w:rsidRPr="00FA6675" w:rsidDel="00F33451">
          <w:delText xml:space="preserve"> 5</w:delText>
        </w:r>
      </w:del>
      <w:r w:rsidRPr="00FA6675">
        <w:t>.</w:t>
      </w:r>
      <w:r>
        <w:t xml:space="preserve"> </w:t>
      </w:r>
      <w:del w:id="1011" w:author="Iris Zhang" w:date="2023-01-02T16:09:00Z">
        <w:r w:rsidRPr="00FA6675" w:rsidDel="00FA4ED4">
          <w:delText>According to</w:delText>
        </w:r>
      </w:del>
      <w:ins w:id="1012" w:author="Iris Zhang" w:date="2023-01-02T16:09:00Z">
        <w:r w:rsidR="00FA4ED4">
          <w:t>Under</w:t>
        </w:r>
      </w:ins>
      <w:r w:rsidRPr="00FA6675">
        <w:t xml:space="preserve"> the JLVRAA, a</w:t>
      </w:r>
      <w:ins w:id="1013" w:author="Iris Zhang" w:date="2023-01-02T16:09:00Z">
        <w:r w:rsidR="00FA4ED4">
          <w:t xml:space="preserve"> </w:t>
        </w:r>
      </w:ins>
      <w:del w:id="1014" w:author="Iris Zhang" w:date="2023-01-02T16:10:00Z">
        <w:r w:rsidRPr="00FA6675" w:rsidDel="00FA4ED4">
          <w:delText xml:space="preserve"> </w:delText>
        </w:r>
      </w:del>
      <w:r>
        <w:t>municipality</w:t>
      </w:r>
      <w:r w:rsidRPr="00FA6675">
        <w:t xml:space="preserve"> conducting an annexation would be subject to preclearance </w:t>
      </w:r>
      <w:del w:id="1015" w:author="Iris Zhang" w:date="2023-01-02T16:10:00Z">
        <w:r w:rsidRPr="00FA6675" w:rsidDel="00FA4ED4">
          <w:delText xml:space="preserve">prior to being allowed to annex </w:delText>
        </w:r>
      </w:del>
      <w:r w:rsidRPr="00FA6675">
        <w:t xml:space="preserve">if 1) the voting age population share of a given minority group would decrease by more than 3% as a result of the annexation and 2) at least two separate minority groups in the jurisdiction </w:t>
      </w:r>
      <w:r w:rsidRPr="00F05ACB">
        <w:t>each</w:t>
      </w:r>
      <w:r w:rsidRPr="00FA6675">
        <w:t xml:space="preserve"> comprises at least 20% of the voting age population.</w:t>
      </w:r>
      <w:r>
        <w:t xml:space="preserve"> Only 0.87</w:t>
      </w:r>
      <w:r w:rsidRPr="00FA6675">
        <w:t>% of the place-period observations</w:t>
      </w:r>
      <w:r>
        <w:t xml:space="preserve"> </w:t>
      </w:r>
      <w:ins w:id="1016" w:author="Iris Zhang" w:date="2022-12-27T22:08:00Z">
        <w:r w:rsidR="00F33451">
          <w:t>in my analytical s</w:t>
        </w:r>
        <w:r w:rsidR="0098157A">
          <w:t xml:space="preserve">ample </w:t>
        </w:r>
      </w:ins>
      <w:r w:rsidRPr="00FA6675">
        <w:t>fulfill the latter criteria</w:t>
      </w:r>
      <w:del w:id="1017" w:author="Iris Zhang" w:date="2023-01-02T16:10:00Z">
        <w:r w:rsidDel="00FA4ED4">
          <w:delText>, while</w:delText>
        </w:r>
      </w:del>
      <w:ins w:id="1018" w:author="Iris Zhang" w:date="2023-01-02T16:10:00Z">
        <w:r w:rsidR="00FA4ED4">
          <w:t xml:space="preserve"> and</w:t>
        </w:r>
      </w:ins>
      <w:r>
        <w:t xml:space="preserve"> only 1 out of 4,444 observed annexations would fall under this preclearance requirement.</w:t>
      </w:r>
      <w:r>
        <w:rPr>
          <w:rStyle w:val="EndnoteReference"/>
        </w:rPr>
        <w:endnoteReference w:id="25"/>
      </w:r>
      <w:r>
        <w:t xml:space="preserve"> </w:t>
      </w:r>
      <w:r w:rsidR="00D140CA">
        <w:t xml:space="preserve">In addition to only applying to a very small handful of </w:t>
      </w:r>
      <w:r w:rsidR="007C5787">
        <w:t>jurisdictions</w:t>
      </w:r>
      <w:r w:rsidR="00542ABC">
        <w:t xml:space="preserve">, </w:t>
      </w:r>
      <w:r w:rsidR="009B3AC0">
        <w:t xml:space="preserve">evidence from </w:t>
      </w:r>
      <w:ins w:id="1019" w:author="Iris Zhang" w:date="2023-01-02T16:10:00Z">
        <w:r w:rsidR="00FA4ED4">
          <w:t>my</w:t>
        </w:r>
      </w:ins>
      <w:del w:id="1020" w:author="Iris Zhang" w:date="2023-01-02T16:10:00Z">
        <w:r w:rsidR="00A751F0" w:rsidDel="00FA4ED4">
          <w:delText>this</w:delText>
        </w:r>
      </w:del>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6A2CDA7E" w:rsidR="00FA22CA" w:rsidRDefault="0095526F" w:rsidP="00CF7C95">
      <w:pPr>
        <w:spacing w:line="480" w:lineRule="auto"/>
        <w:ind w:firstLine="720"/>
        <w:pPrChange w:id="1021" w:author="Iris Zhang" w:date="2023-01-03T11:01:00Z">
          <w:pPr>
            <w:spacing w:line="360" w:lineRule="auto"/>
            <w:ind w:firstLine="720"/>
          </w:pPr>
        </w:pPrChange>
      </w:pPr>
      <w:r>
        <w:t xml:space="preserve">Finally, I find </w:t>
      </w:r>
      <w:r w:rsidR="006E3367">
        <w:t>some</w:t>
      </w:r>
      <w:r>
        <w:t xml:space="preserve"> evidence for different annexation trends between Black and non-Black minority re</w:t>
      </w:r>
      <w:r w:rsidR="00AC39BA">
        <w:t>sidents</w:t>
      </w:r>
      <w:ins w:id="1022" w:author="Iris Zhang" w:date="2023-01-02T16:57:00Z">
        <w:r w:rsidR="00715900">
          <w:t xml:space="preserve">, but the findings do not align exactly with expectations from </w:t>
        </w:r>
      </w:ins>
      <w:del w:id="1023" w:author="Iris Zhang" w:date="2023-01-02T16:57:00Z">
        <w:r w:rsidR="006E3367" w:rsidDel="00715900">
          <w:delText xml:space="preserve"> and contribute to </w:delText>
        </w:r>
      </w:del>
      <w:r w:rsidR="006E3367">
        <w:t xml:space="preserve">the </w:t>
      </w:r>
      <w:r w:rsidR="006E3367">
        <w:lastRenderedPageBreak/>
        <w:t>literature on Black exceptionalism</w:t>
      </w:r>
      <w:del w:id="1024" w:author="Iris Zhang" w:date="2023-01-02T16:57:00Z">
        <w:r w:rsidR="006E3367" w:rsidDel="00715900">
          <w:delText xml:space="preserve"> in municipal </w:delText>
        </w:r>
      </w:del>
      <w:del w:id="1025" w:author="Iris Zhang" w:date="2023-01-02T16:56:00Z">
        <w:r w:rsidR="006E3367" w:rsidDel="00715900">
          <w:delText>racial exclusion</w:delText>
        </w:r>
      </w:del>
      <w:r w:rsidR="00AC39BA">
        <w:t>. In Section 5 cities</w:t>
      </w:r>
      <w:r w:rsidR="00267EA4">
        <w:t xml:space="preserve">, annexations prior to </w:t>
      </w:r>
      <w:r w:rsidR="00267EA4" w:rsidRPr="00B765AF">
        <w:rPr>
          <w:i/>
          <w:iCs/>
        </w:rPr>
        <w:t>Shelby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 2012; Lee and Bean 2004; Parisi, Lichter, and Taquino 2011)</w:t>
      </w:r>
      <w:r w:rsidR="00125118">
        <w:fldChar w:fldCharType="end"/>
      </w:r>
      <w:r w:rsidR="00C3046D">
        <w:t xml:space="preserve">. </w:t>
      </w:r>
      <w:r w:rsidR="00D43476">
        <w:t xml:space="preserve">However, </w:t>
      </w:r>
      <w:del w:id="1026" w:author="Iris Zhang" w:date="2022-12-27T22:09:00Z">
        <w:r w:rsidR="006E3367" w:rsidDel="0098157A">
          <w:delText xml:space="preserve">this trend is not evident </w:delText>
        </w:r>
        <w:r w:rsidR="00D43476" w:rsidDel="0098157A">
          <w:delText>in non-Section 5 cities</w:delText>
        </w:r>
        <w:r w:rsidR="00B659F1" w:rsidDel="0098157A">
          <w:delText xml:space="preserve"> prior to </w:delText>
        </w:r>
        <w:r w:rsidR="00B659F1" w:rsidRPr="00B659F1" w:rsidDel="0098157A">
          <w:rPr>
            <w:i/>
            <w:iCs/>
          </w:rPr>
          <w:delText>Shelby</w:delText>
        </w:r>
      </w:del>
      <w:ins w:id="1027" w:author="Iris Zhang" w:date="2022-12-27T22:09:00Z">
        <w:r w:rsidR="0098157A">
          <w:t>the results fro</w:t>
        </w:r>
      </w:ins>
      <w:ins w:id="1028" w:author="Iris Zhang" w:date="2022-12-27T22:10:00Z">
        <w:r w:rsidR="0098157A">
          <w:t xml:space="preserve">m non-Section 5 places are </w:t>
        </w:r>
      </w:ins>
      <w:ins w:id="1029" w:author="Iris Zhang" w:date="2023-01-02T16:57:00Z">
        <w:r w:rsidR="00715900">
          <w:t xml:space="preserve">more </w:t>
        </w:r>
      </w:ins>
      <w:ins w:id="1030" w:author="Iris Zhang" w:date="2022-12-27T22:10:00Z">
        <w:r w:rsidR="0098157A">
          <w:t>perplexing</w:t>
        </w:r>
      </w:ins>
      <w:ins w:id="1031" w:author="Iris Zhang" w:date="2022-12-27T22:09:00Z">
        <w:r w:rsidR="0098157A">
          <w:t>.</w:t>
        </w:r>
      </w:ins>
      <w:ins w:id="1032" w:author="Iris Zhang" w:date="2022-12-27T22:10:00Z">
        <w:r w:rsidR="0098157A">
          <w:t xml:space="preserve"> Pre-</w:t>
        </w:r>
        <w:r w:rsidR="0098157A" w:rsidRPr="00214118">
          <w:rPr>
            <w:i/>
            <w:iCs/>
            <w:rPrChange w:id="1033" w:author="Iris Zhang" w:date="2022-12-27T22:11:00Z">
              <w:rPr/>
            </w:rPrChange>
          </w:rPr>
          <w:t>Shelby</w:t>
        </w:r>
        <w:r w:rsidR="0098157A">
          <w:t xml:space="preserve">, annexations </w:t>
        </w:r>
      </w:ins>
      <w:ins w:id="1034" w:author="Iris Zhang" w:date="2023-01-02T16:58:00Z">
        <w:r w:rsidR="005B327D">
          <w:t>a</w:t>
        </w:r>
      </w:ins>
      <w:ins w:id="1035" w:author="Iris Zhang" w:date="2022-12-27T22:10:00Z">
        <w:r w:rsidR="0098157A">
          <w:t xml:space="preserve">re more unfavorable towards non-Black minority residents than </w:t>
        </w:r>
      </w:ins>
      <w:ins w:id="1036" w:author="Iris Zhang" w:date="2022-12-27T22:11:00Z">
        <w:r w:rsidR="0098157A">
          <w:t>towards Black residents</w:t>
        </w:r>
      </w:ins>
      <w:ins w:id="1037" w:author="Iris Zhang" w:date="2022-12-27T22:10:00Z">
        <w:r w:rsidR="0098157A">
          <w:t>,</w:t>
        </w:r>
      </w:ins>
      <w:ins w:id="1038" w:author="Iris Zhang" w:date="2023-01-02T16:58:00Z">
        <w:r w:rsidR="00C70065">
          <w:t xml:space="preserve"> which could theoretically be explained by lower levels of anti-Blackness in these places</w:t>
        </w:r>
      </w:ins>
      <w:ins w:id="1039" w:author="Iris Zhang" w:date="2023-01-02T18:18:00Z">
        <w:r w:rsidR="00FB1639">
          <w:t xml:space="preserve"> that did not</w:t>
        </w:r>
      </w:ins>
      <w:ins w:id="1040" w:author="Iris Zhang" w:date="2023-01-02T16:58:00Z">
        <w:r w:rsidR="00C70065">
          <w:t xml:space="preserve"> meet</w:t>
        </w:r>
      </w:ins>
      <w:ins w:id="1041" w:author="Iris Zhang" w:date="2023-01-02T18:18:00Z">
        <w:r w:rsidR="00FB1639">
          <w:t xml:space="preserve"> </w:t>
        </w:r>
      </w:ins>
      <w:ins w:id="1042" w:author="Iris Zhang" w:date="2023-01-02T16:59:00Z">
        <w:r w:rsidR="00C70065">
          <w:t>the criteria for Section 5 coverage</w:t>
        </w:r>
      </w:ins>
      <w:ins w:id="1043" w:author="Iris Zhang" w:date="2023-01-02T16:58:00Z">
        <w:r w:rsidR="00C70065">
          <w:t>.</w:t>
        </w:r>
      </w:ins>
      <w:ins w:id="1044" w:author="Iris Zhang" w:date="2023-01-02T16:59:00Z">
        <w:r w:rsidR="00C70065">
          <w:t xml:space="preserve"> </w:t>
        </w:r>
        <w:r w:rsidR="008B7908">
          <w:t xml:space="preserve">However, </w:t>
        </w:r>
        <w:r w:rsidR="00C53128">
          <w:t xml:space="preserve">given </w:t>
        </w:r>
      </w:ins>
      <w:ins w:id="1045" w:author="Iris Zhang" w:date="2023-01-02T17:00:00Z">
        <w:r w:rsidR="00C53128">
          <w:t xml:space="preserve">other research suggesting that anti-minority resentment tends to be directed towards Black people </w:t>
        </w:r>
      </w:ins>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ins w:id="1046" w:author="Iris Zhang" w:date="2023-01-02T18:17:00Z">
        <w:r w:rsidR="00AC75C2">
          <w:t xml:space="preserve">, </w:t>
        </w:r>
        <w:r w:rsidR="00AC75C2">
          <w:t xml:space="preserve">it is less clear why trends would therefore be </w:t>
        </w:r>
        <w:r w:rsidR="00FB1639">
          <w:t xml:space="preserve">more </w:t>
        </w:r>
        <w:r w:rsidR="00AC75C2">
          <w:t>unfavorable towards other non-Black minority residents</w:t>
        </w:r>
      </w:ins>
      <w:ins w:id="1047" w:author="Iris Zhang" w:date="2023-01-02T17:00:00Z">
        <w:r w:rsidR="00C53128">
          <w:t>.</w:t>
        </w:r>
        <w:r w:rsidR="00A03AD5">
          <w:t xml:space="preserve"> Then, </w:t>
        </w:r>
      </w:ins>
      <w:ins w:id="1048" w:author="Iris Zhang" w:date="2023-01-02T18:18:00Z">
        <w:r w:rsidR="00FB1639">
          <w:t xml:space="preserve">in a reversal, </w:t>
        </w:r>
      </w:ins>
      <w:ins w:id="1049" w:author="Iris Zhang" w:date="2022-12-27T22:10:00Z">
        <w:r w:rsidR="0098157A">
          <w:t>post-</w:t>
        </w:r>
        <w:r w:rsidR="0098157A" w:rsidRPr="00214118">
          <w:rPr>
            <w:i/>
            <w:iCs/>
            <w:rPrChange w:id="1050" w:author="Iris Zhang" w:date="2022-12-27T22:11:00Z">
              <w:rPr/>
            </w:rPrChange>
          </w:rPr>
          <w:t>Shelby</w:t>
        </w:r>
        <w:r w:rsidR="0098157A">
          <w:t xml:space="preserve"> annexations </w:t>
        </w:r>
      </w:ins>
      <w:ins w:id="1051" w:author="Iris Zhang" w:date="2023-01-02T16:58:00Z">
        <w:r w:rsidR="005B327D">
          <w:t>a</w:t>
        </w:r>
      </w:ins>
      <w:ins w:id="1052" w:author="Iris Zhang" w:date="2022-12-27T22:10:00Z">
        <w:r w:rsidR="0098157A">
          <w:t>re more favor</w:t>
        </w:r>
      </w:ins>
      <w:ins w:id="1053" w:author="Iris Zhang" w:date="2022-12-27T22:11:00Z">
        <w:r w:rsidR="0098157A">
          <w:t>able towards non-Black minority residents</w:t>
        </w:r>
      </w:ins>
      <w:ins w:id="1054" w:author="Iris Zhang" w:date="2023-01-02T17:02:00Z">
        <w:r w:rsidR="0060396F">
          <w:t xml:space="preserve"> in these places</w:t>
        </w:r>
      </w:ins>
      <w:ins w:id="1055" w:author="Iris Zhang" w:date="2023-01-02T16:58:00Z">
        <w:r w:rsidR="00540E9A">
          <w:t>.</w:t>
        </w:r>
      </w:ins>
      <w:del w:id="1056" w:author="Iris Zhang" w:date="2022-12-27T22:09:00Z">
        <w:r w:rsidR="001A10C0" w:rsidDel="0098157A">
          <w:delText>.</w:delText>
        </w:r>
      </w:del>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ins w:id="1057" w:author="Iris Zhang" w:date="2022-12-27T22:11:00Z">
        <w:r w:rsidR="00214118">
          <w:t xml:space="preserve"> and explain </w:t>
        </w:r>
        <w:r w:rsidR="007F6AE9">
          <w:t xml:space="preserve">these </w:t>
        </w:r>
        <w:r w:rsidR="00214118">
          <w:t xml:space="preserve">differences between Section 5 and non-Section 5 places. </w:t>
        </w:r>
      </w:ins>
      <w:del w:id="1058" w:author="Iris Zhang" w:date="2022-12-27T22:11:00Z">
        <w:r w:rsidR="001A10C0" w:rsidDel="00214118">
          <w:delText xml:space="preserve">. </w:delText>
        </w:r>
        <w:r w:rsidR="00D341B3" w:rsidDel="00214118">
          <w:delText xml:space="preserve"> </w:delText>
        </w:r>
      </w:del>
    </w:p>
    <w:p w14:paraId="069D2CBF" w14:textId="66CD6ADA" w:rsidR="002616DB" w:rsidRDefault="008E5DE4" w:rsidP="00CF7C95">
      <w:pPr>
        <w:spacing w:line="480" w:lineRule="auto"/>
        <w:ind w:firstLine="720"/>
        <w:pPrChange w:id="1059" w:author="Iris Zhang" w:date="2023-01-03T11:01:00Z">
          <w:pPr>
            <w:spacing w:line="360" w:lineRule="auto"/>
            <w:ind w:firstLine="720"/>
          </w:pPr>
        </w:pPrChange>
      </w:pPr>
      <w:r>
        <w:t xml:space="preserve">There are a few important limitations </w:t>
      </w:r>
      <w:del w:id="1060" w:author="Iris Zhang" w:date="2023-01-02T18:18:00Z">
        <w:r w:rsidDel="00FB1639">
          <w:delText>to these results</w:delText>
        </w:r>
        <w:r w:rsidR="008071F7" w:rsidDel="00FB1639">
          <w:delText xml:space="preserve"> </w:delText>
        </w:r>
      </w:del>
      <w:r w:rsidR="008071F7">
        <w:t>that provide fruitful avenues for further research</w:t>
      </w:r>
      <w:r>
        <w:t xml:space="preserve">. First, </w:t>
      </w:r>
      <w:del w:id="1061" w:author="Iris Zhang" w:date="2023-01-02T17:04:00Z">
        <w:r w:rsidR="001843D7" w:rsidDel="00016CE0">
          <w:delText xml:space="preserve">even though </w:delText>
        </w:r>
        <w:r w:rsidR="001D614B" w:rsidDel="00016CE0">
          <w:delText xml:space="preserve">validation against an official source of boundary changes </w:delText>
        </w:r>
        <w:r w:rsidR="00AD08A4" w:rsidDel="00016CE0">
          <w:delText>suggests that I</w:delText>
        </w:r>
        <w:r w:rsidR="00705881" w:rsidDel="00016CE0">
          <w:delText xml:space="preserve"> accurate</w:delText>
        </w:r>
        <w:r w:rsidR="00AD08A4" w:rsidDel="00016CE0">
          <w:delText>ly</w:delText>
        </w:r>
        <w:r w:rsidR="00705881" w:rsidDel="00016CE0">
          <w:delText xml:space="preserve"> identifi</w:delText>
        </w:r>
        <w:r w:rsidR="00AD08A4" w:rsidDel="00016CE0">
          <w:delText>ed</w:delText>
        </w:r>
        <w:r w:rsidR="00705881" w:rsidDel="00016CE0">
          <w:delText xml:space="preserve"> annexations, </w:delText>
        </w:r>
      </w:del>
      <w:r w:rsidR="000819F7">
        <w:t xml:space="preserve">there could </w:t>
      </w:r>
      <w:del w:id="1062" w:author="Iris Zhang" w:date="2023-01-02T17:04:00Z">
        <w:r w:rsidR="000819F7" w:rsidDel="00016CE0">
          <w:delText xml:space="preserve">nevertheless </w:delText>
        </w:r>
      </w:del>
      <w:r w:rsidR="000819F7">
        <w:t>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 xml:space="preserve">Second, I </w:t>
      </w:r>
      <w:r w:rsidR="00D47414">
        <w:lastRenderedPageBreak/>
        <w:t>compared pre- and post-</w:t>
      </w:r>
      <w:r w:rsidR="00D47414" w:rsidRPr="00D47414">
        <w:rPr>
          <w:i/>
          <w:iCs/>
        </w:rPr>
        <w:t>Shelby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957B0F" w:rsidRPr="00957B0F">
        <w:rPr>
          <w:i/>
          <w:iCs/>
        </w:rPr>
        <w:t>Shelby</w:t>
      </w:r>
      <w:r w:rsidR="000341E5">
        <w:t xml:space="preserve"> </w:t>
      </w:r>
      <w:r w:rsidR="00157416">
        <w:t xml:space="preserve">would yield different results. </w:t>
      </w:r>
      <w:r w:rsidR="0005389C">
        <w:t xml:space="preserve"> </w:t>
      </w:r>
    </w:p>
    <w:p w14:paraId="7B3F1E5C" w14:textId="2A862E0F" w:rsidR="000D0991" w:rsidDel="00FF7869" w:rsidRDefault="000D0991" w:rsidP="00CF7C95">
      <w:pPr>
        <w:spacing w:line="480" w:lineRule="auto"/>
        <w:ind w:firstLine="720"/>
        <w:rPr>
          <w:del w:id="1063" w:author="Iris Zhang" w:date="2023-01-02T17:51:00Z"/>
        </w:rPr>
        <w:pPrChange w:id="1064" w:author="Iris Zhang" w:date="2023-01-03T11:01:00Z">
          <w:pPr>
            <w:spacing w:line="360" w:lineRule="auto"/>
            <w:ind w:firstLine="720"/>
          </w:pPr>
        </w:pPrChange>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(M. L. Owens and Gillespie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ins w:id="1065" w:author="Iris Zhang" w:date="2023-01-02T17:50:00Z">
        <w:r w:rsidR="00521F71">
          <w:rPr>
            <w:rStyle w:val="EndnoteReference"/>
          </w:rPr>
          <w:endnoteReference w:id="26"/>
        </w:r>
      </w:ins>
      <w:r w:rsidR="00AA7781">
        <w:t xml:space="preserve"> </w:t>
      </w:r>
      <w:del w:id="1070" w:author="Iris Zhang" w:date="2023-01-02T17:50:00Z">
        <w:r w:rsidR="00AA7781" w:rsidDel="00521F71">
          <w:delText>T</w:delText>
        </w:r>
        <w:r w:rsidR="00DA4F3B" w:rsidDel="00521F71">
          <w:delText xml:space="preserve">he </w:delText>
        </w:r>
        <w:r w:rsidR="009F3098" w:rsidDel="00521F71">
          <w:delText xml:space="preserve">actual </w:delText>
        </w:r>
        <w:r w:rsidR="00354BD5" w:rsidDel="00521F71">
          <w:delText xml:space="preserve">number </w:delText>
        </w:r>
        <w:r w:rsidR="00985B59" w:rsidDel="00521F71">
          <w:delText xml:space="preserve">may </w:delText>
        </w:r>
      </w:del>
      <w:del w:id="1071" w:author="Iris Zhang" w:date="2023-01-02T17:49:00Z">
        <w:r w:rsidR="00985B59" w:rsidDel="00521F71">
          <w:delText>be very different</w:delText>
        </w:r>
      </w:del>
      <w:del w:id="1072" w:author="Iris Zhang" w:date="2023-01-02T17:50:00Z">
        <w:r w:rsidR="00AA7781" w:rsidDel="00521F71">
          <w:delText>, but to the extent that underreporting is evenly distributed across types of boundary changes, my estimation that new incorporations and successions are a small proportion of all boundary changes should nevertheless be accurate</w:delText>
        </w:r>
        <w:r w:rsidR="00985B59" w:rsidDel="00521F71">
          <w:delText xml:space="preserve">. </w:delText>
        </w:r>
      </w:del>
      <w:r w:rsidR="008E7797">
        <w:t xml:space="preserve">Relatedly, my analysis does not address whether </w:t>
      </w:r>
      <w:del w:id="1073" w:author="Iris Zhang" w:date="2023-01-02T17:50:00Z">
        <w:r w:rsidR="008E7797" w:rsidDel="00521F71">
          <w:delText>unincorporated communities</w:delText>
        </w:r>
      </w:del>
      <w:ins w:id="1074" w:author="Iris Zhang" w:date="2023-01-02T17:50:00Z">
        <w:r w:rsidR="00521F71">
          <w:t>residents</w:t>
        </w:r>
      </w:ins>
      <w:r w:rsidR="008E7797">
        <w:t xml:space="preserve"> at </w:t>
      </w:r>
      <w:ins w:id="1075" w:author="Iris Zhang" w:date="2023-01-02T17:50:00Z">
        <w:r w:rsidR="00521F71">
          <w:t xml:space="preserve">municipal </w:t>
        </w:r>
      </w:ins>
      <w:del w:id="1076" w:author="Iris Zhang" w:date="2023-01-02T17:50:00Z">
        <w:r w:rsidR="008E7797" w:rsidDel="00521F71">
          <w:delText xml:space="preserve">the </w:delText>
        </w:r>
      </w:del>
      <w:r w:rsidR="008E7797">
        <w:t xml:space="preserve">fringes </w:t>
      </w:r>
      <w:del w:id="1077" w:author="Iris Zhang" w:date="2023-01-02T17:50:00Z">
        <w:r w:rsidR="008E7797" w:rsidDel="00521F71">
          <w:delText xml:space="preserve">of </w:delText>
        </w:r>
        <w:r w:rsidR="0055170B" w:rsidDel="00521F71">
          <w:delText>municipal</w:delText>
        </w:r>
        <w:r w:rsidR="008E7797" w:rsidDel="00521F71">
          <w:delText xml:space="preserve">ities </w:delText>
        </w:r>
      </w:del>
      <w:r w:rsidR="008E7797">
        <w:t xml:space="preserve">wish to be annexed or </w:t>
      </w:r>
      <w:del w:id="1078" w:author="Iris Zhang" w:date="2023-01-02T17:51:00Z">
        <w:r w:rsidR="008E7797" w:rsidDel="00521F71">
          <w:delText xml:space="preserve">whether they </w:delText>
        </w:r>
      </w:del>
      <w:r w:rsidR="008E7797">
        <w:t>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p>
    <w:p w14:paraId="108F63F4" w14:textId="111F84F6" w:rsidR="008E5DE4" w:rsidRDefault="006C72CD" w:rsidP="00CF7C95">
      <w:pPr>
        <w:spacing w:line="480" w:lineRule="auto"/>
        <w:ind w:firstLine="720"/>
        <w:pPrChange w:id="1079" w:author="Iris Zhang" w:date="2023-01-03T11:01:00Z">
          <w:pPr>
            <w:spacing w:line="360" w:lineRule="auto"/>
            <w:ind w:firstLine="720"/>
          </w:pPr>
        </w:pPrChange>
      </w:pPr>
      <w:r>
        <w:t>Lastly, while racial composition is one way of</w:t>
      </w:r>
      <w:r w:rsidR="00F43226">
        <w:t xml:space="preserve"> understanding the consequences of annexation for minority groups, </w:t>
      </w:r>
      <w:del w:id="1080" w:author="Iris Zhang" w:date="2023-01-02T17:51:00Z">
        <w:r w:rsidR="00F43226" w:rsidDel="00FF7869">
          <w:delText>it is an incomplete picture.</w:delText>
        </w:r>
        <w:r w:rsidR="00E20EDC" w:rsidDel="00FF7869">
          <w:delText xml:space="preserve"> What are the implications of reduced Black population share or increased </w:delText>
        </w:r>
        <w:r w:rsidR="0058159F" w:rsidDel="00FF7869">
          <w:delText>White</w:delText>
        </w:r>
        <w:r w:rsidR="00E20EDC" w:rsidDel="00FF7869">
          <w:delText xml:space="preserve"> population share? </w:delText>
        </w:r>
      </w:del>
      <w:r w:rsidR="00E20EDC">
        <w:t xml:space="preserve">I </w:t>
      </w:r>
      <w:r w:rsidR="00021383">
        <w:t xml:space="preserve">am not able to analyze </w:t>
      </w:r>
      <w:r w:rsidR="00E20EDC">
        <w:t>local electoral outcomes</w:t>
      </w:r>
      <w:ins w:id="1081" w:author="Iris Zhang" w:date="2022-12-27T22:13:00Z">
        <w:r w:rsidR="00ED0376">
          <w:t xml:space="preserve"> for all 15,000 places represented in this study</w:t>
        </w:r>
      </w:ins>
      <w:r w:rsidR="00E20EDC">
        <w:t xml:space="preserve"> to assess whether </w:t>
      </w:r>
      <w:ins w:id="1082" w:author="Iris Zhang" w:date="2022-12-27T22:13:00Z">
        <w:r w:rsidR="00ED0376">
          <w:t xml:space="preserve">the </w:t>
        </w:r>
      </w:ins>
      <w:r w:rsidR="00021383">
        <w:t xml:space="preserve">population composition </w:t>
      </w:r>
      <w:ins w:id="1083" w:author="Iris Zhang" w:date="2022-12-27T22:13:00Z">
        <w:r w:rsidR="00ED0376">
          <w:t xml:space="preserve">trends I identified </w:t>
        </w:r>
      </w:ins>
      <w:r w:rsidR="00021383">
        <w:t>translate</w:t>
      </w:r>
      <w:del w:id="1084" w:author="Iris Zhang" w:date="2022-12-27T22:13:00Z">
        <w:r w:rsidR="00021383" w:rsidDel="00ED0376">
          <w:delText>s</w:delText>
        </w:r>
      </w:del>
      <w:r w:rsidR="00021383">
        <w:t xml:space="preserve"> into tangible political </w:t>
      </w:r>
      <w:r w:rsidR="00021383">
        <w:lastRenderedPageBreak/>
        <w:t>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3BC8597B" w:rsidR="00D548AF" w:rsidRDefault="009F1DF4" w:rsidP="00CF7C95">
      <w:pPr>
        <w:spacing w:line="480" w:lineRule="auto"/>
        <w:contextualSpacing/>
        <w:rPr>
          <w:ins w:id="1085" w:author="Iris Zhang" w:date="2023-01-03T11:25:00Z"/>
        </w:rPr>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 2021; Vargas et al. 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del w:id="1086" w:author="Iris Zhang" w:date="2023-01-02T17:54:00Z">
        <w:r w:rsidR="009A3BC9" w:rsidDel="00FF7869">
          <w:delText xml:space="preserve">scholars </w:delText>
        </w:r>
      </w:del>
      <w:ins w:id="1087" w:author="Iris Zhang" w:date="2023-01-02T17:54:00Z">
        <w:r w:rsidR="00FF7869">
          <w:t>we</w:t>
        </w:r>
        <w:r w:rsidR="00FF7869">
          <w:t xml:space="preserve"> </w:t>
        </w:r>
      </w:ins>
      <w:r w:rsidR="009A3BC9">
        <w:t xml:space="preserve">should nevertheless continue to monitor </w:t>
      </w:r>
      <w:r w:rsidR="00410954">
        <w:t>municipal</w:t>
      </w:r>
      <w:r w:rsidR="00A35D68">
        <w:t xml:space="preserve"> boundary changes </w:t>
      </w:r>
      <w:r w:rsidR="009A3BC9">
        <w:t xml:space="preserve">after the </w:t>
      </w:r>
      <w:r w:rsidR="009A3BC9" w:rsidRPr="00A67004">
        <w:rPr>
          <w:i/>
          <w:iCs/>
        </w:rPr>
        <w:t>Shelby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 2021; Lichter, Parisi, and Taquino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101D97AE" w14:textId="77777777" w:rsidR="00A81B0E" w:rsidRDefault="00A81B0E" w:rsidP="00CF7C95">
      <w:pPr>
        <w:spacing w:line="480" w:lineRule="auto"/>
        <w:contextualSpacing/>
        <w:rPr>
          <w:ins w:id="1088" w:author="Iris Zhang" w:date="2023-01-03T10:56:00Z"/>
        </w:rPr>
        <w:pPrChange w:id="1089" w:author="Iris Zhang" w:date="2023-01-03T11:01:00Z">
          <w:pPr>
            <w:spacing w:line="360" w:lineRule="auto"/>
            <w:contextualSpacing/>
          </w:pPr>
        </w:pPrChange>
      </w:pPr>
    </w:p>
    <w:p w14:paraId="66CF1A0E" w14:textId="3157BF0D" w:rsidR="00D548AF" w:rsidRPr="00D548AF" w:rsidRDefault="000C0710" w:rsidP="00CF7C95">
      <w:pPr>
        <w:spacing w:line="480" w:lineRule="auto"/>
        <w:contextualSpacing/>
        <w:rPr>
          <w:ins w:id="1090" w:author="Iris Zhang" w:date="2023-01-02T17:54:00Z"/>
          <w:b/>
          <w:bCs/>
          <w:rPrChange w:id="1091" w:author="Iris Zhang" w:date="2023-01-03T10:56:00Z">
            <w:rPr>
              <w:ins w:id="1092" w:author="Iris Zhang" w:date="2023-01-02T17:54:00Z"/>
            </w:rPr>
          </w:rPrChange>
        </w:rPr>
        <w:pPrChange w:id="1093" w:author="Iris Zhang" w:date="2023-01-03T11:01:00Z">
          <w:pPr>
            <w:spacing w:line="360" w:lineRule="auto"/>
            <w:contextualSpacing/>
          </w:pPr>
        </w:pPrChange>
      </w:pPr>
      <w:ins w:id="1094" w:author="Iris Zhang" w:date="2023-01-03T11:08:00Z">
        <w:r w:rsidRPr="000C0710">
          <w:rPr>
            <w:b/>
            <w:bCs/>
            <w:i/>
            <w:iCs/>
            <w:rPrChange w:id="1095" w:author="Iris Zhang" w:date="2023-01-03T11:08:00Z">
              <w:rPr>
                <w:b/>
                <w:bCs/>
              </w:rPr>
            </w:rPrChange>
          </w:rPr>
          <w:t>Corresponding author:</w:t>
        </w:r>
        <w:r>
          <w:rPr>
            <w:b/>
            <w:bCs/>
          </w:rPr>
          <w:t xml:space="preserve"> </w:t>
        </w:r>
      </w:ins>
      <w:ins w:id="1096" w:author="Iris Zhang" w:date="2023-01-03T10:56:00Z">
        <w:r w:rsidR="00D548AF" w:rsidRPr="001228EE">
          <w:t xml:space="preserve">Iris H. Zhang, Department of Sociology, 450 Jane Stanford Way, Bldg. 120, Stanford, CA 94305; e-mail: </w:t>
        </w:r>
        <w:r w:rsidR="00D548AF" w:rsidRPr="00DC3C44">
          <w:fldChar w:fldCharType="begin"/>
        </w:r>
        <w:r w:rsidR="00D548AF" w:rsidRPr="00DC3C44">
          <w:instrText>HYPERLINK "mailto:ihzhang@stanford.edu"</w:instrText>
        </w:r>
        <w:r w:rsidR="00D548AF" w:rsidRPr="00DC3C44">
          <w:fldChar w:fldCharType="separate"/>
        </w:r>
        <w:r w:rsidR="00D548AF" w:rsidRPr="001228EE">
          <w:rPr>
            <w:rStyle w:val="Hyperlink"/>
          </w:rPr>
          <w:t>ihzhang@sta</w:t>
        </w:r>
        <w:r w:rsidR="00D548AF" w:rsidRPr="001228EE">
          <w:rPr>
            <w:rStyle w:val="Hyperlink"/>
          </w:rPr>
          <w:t>n</w:t>
        </w:r>
        <w:r w:rsidR="00D548AF" w:rsidRPr="001228EE">
          <w:rPr>
            <w:rStyle w:val="Hyperlink"/>
          </w:rPr>
          <w:t>ford.edu</w:t>
        </w:r>
        <w:r w:rsidR="00D548AF" w:rsidRPr="001228EE">
          <w:rPr>
            <w:rStyle w:val="Hyperlink"/>
          </w:rPr>
          <w:fldChar w:fldCharType="end"/>
        </w:r>
      </w:ins>
      <w:ins w:id="1097" w:author="Iris Zhang" w:date="2023-01-03T10:57:00Z">
        <w:r w:rsidR="00710024">
          <w:t xml:space="preserve">. </w:t>
        </w:r>
      </w:ins>
    </w:p>
    <w:p w14:paraId="5E015008" w14:textId="77777777" w:rsidR="00E8766D" w:rsidRDefault="00E8766D" w:rsidP="0055170B">
      <w:pPr>
        <w:spacing w:line="360" w:lineRule="auto"/>
        <w:contextualSpacing/>
        <w:rPr>
          <w:ins w:id="1098" w:author="Iris Zhang" w:date="2022-12-19T21:11:00Z"/>
        </w:rPr>
      </w:pPr>
    </w:p>
    <w:p w14:paraId="59B8E731" w14:textId="5432607C" w:rsidR="00696250" w:rsidDel="00A81B0E" w:rsidRDefault="00696250" w:rsidP="0055170B">
      <w:pPr>
        <w:spacing w:line="360" w:lineRule="auto"/>
        <w:contextualSpacing/>
        <w:rPr>
          <w:del w:id="1099" w:author="Iris Zhang" w:date="2022-12-27T21:17:00Z"/>
        </w:rPr>
      </w:pPr>
      <w:moveToRangeStart w:id="1100" w:author="Iris Zhang" w:date="2022-12-19T21:11:00Z" w:name="move122376687"/>
      <w:moveTo w:id="1101" w:author="Iris Zhang" w:date="2022-12-19T21:11:00Z">
        <w:del w:id="1102" w:author="Iris Zhang" w:date="2022-12-27T21:17:00Z">
          <w:r w:rsidDel="00BD3518">
            <w:delText xml:space="preserve">First, I highlight the importance of an understudied method through which municipalities can shape their racial composition, which has implications for macro-segregation </w:delText>
          </w:r>
          <w:r w:rsidDel="00BD3518">
            <w:fldChar w:fldCharType="begin"/>
          </w:r>
          <w:r w:rsidDel="00BD3518">
            <w:del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delInstrText>
          </w:r>
          <w:r w:rsidDel="00BD3518">
            <w:fldChar w:fldCharType="separate"/>
          </w:r>
          <w:r w:rsidDel="00BD3518">
            <w:rPr>
              <w:noProof/>
            </w:rPr>
            <w:delText>(Lichter et al. 2015)</w:delText>
          </w:r>
          <w:r w:rsidDel="00BD3518">
            <w:fldChar w:fldCharType="end"/>
          </w:r>
          <w:r w:rsidDel="00BD3518">
            <w:delText xml:space="preserve">. I echo other research showing that place matters and the importance of centering municipal practices in understanding racial inequality </w:delText>
          </w:r>
          <w:r w:rsidDel="00BD3518">
            <w:fldChar w:fldCharType="begin"/>
          </w:r>
          <w:r w:rsidDel="00BD3518">
            <w:del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delInstrText>
          </w:r>
          <w:r w:rsidDel="00BD3518">
            <w:fldChar w:fldCharType="separate"/>
          </w:r>
          <w:r w:rsidDel="00BD3518">
            <w:rPr>
              <w:noProof/>
            </w:rPr>
            <w:delText>(Judd 2005; Lichter et al. 2015; Trounstine 2009)</w:delText>
          </w:r>
          <w:r w:rsidDel="00BD3518">
            <w:fldChar w:fldCharType="end"/>
          </w:r>
          <w:r w:rsidDel="00BD3518">
            <w:delText xml:space="preserve">. Second, I provide empirical evidence that Section 5 was limited in effectiveness against strategic annexations used to dilute minority voting power across the country. Finally, I show significant differences in outcomes for Black versus non-Black racial minority groups in the process of annexation that signal persistent Black exceptionalism in residential racial discrimination </w:delText>
          </w:r>
          <w:r w:rsidDel="00BD3518">
            <w:fldChar w:fldCharType="begin"/>
          </w:r>
        </w:del>
      </w:moveTo>
      <w:del w:id="1103" w:author="Iris Zhang" w:date="2022-12-27T21:17:00Z">
        <w:r w:rsidR="004F2E19" w:rsidDel="00BD3518">
          <w:delInstrText xml:space="preserve"> ADDIN ZOTERO_ITEM CSL_CITATION {"citationID":"fZquzqBW","properties":{"formattedCitation":"(Parisi et al. 2011)","plainCitation":"(Parisi et al.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delInstrText>
        </w:r>
      </w:del>
      <w:moveTo w:id="1104" w:author="Iris Zhang" w:date="2022-12-19T21:11:00Z">
        <w:del w:id="1105" w:author="Iris Zhang" w:date="2022-12-27T21:17:00Z">
          <w:r w:rsidDel="00BD3518">
            <w:fldChar w:fldCharType="separate"/>
          </w:r>
        </w:del>
      </w:moveTo>
      <w:del w:id="1106" w:author="Iris Zhang" w:date="2022-12-27T21:17:00Z">
        <w:r w:rsidR="004F2E19" w:rsidDel="00BD3518">
          <w:rPr>
            <w:noProof/>
          </w:rPr>
          <w:delText>(Parisi et al. 2011)</w:delText>
        </w:r>
      </w:del>
      <w:moveTo w:id="1107" w:author="Iris Zhang" w:date="2022-12-19T21:11:00Z">
        <w:del w:id="1108" w:author="Iris Zhang" w:date="2022-12-27T21:17:00Z">
          <w:r w:rsidDel="00BD3518">
            <w:fldChar w:fldCharType="end"/>
          </w:r>
          <w:r w:rsidDel="00BD3518">
            <w:delText xml:space="preserve">. </w:delText>
          </w:r>
        </w:del>
      </w:moveTo>
    </w:p>
    <w:p w14:paraId="2BAC6478" w14:textId="5D180030" w:rsidR="00A81B0E" w:rsidRDefault="00A81B0E" w:rsidP="00696250">
      <w:pPr>
        <w:spacing w:line="360" w:lineRule="auto"/>
        <w:ind w:firstLine="720"/>
        <w:rPr>
          <w:ins w:id="1109" w:author="Iris Zhang" w:date="2023-01-03T11:25:00Z"/>
        </w:rPr>
      </w:pPr>
    </w:p>
    <w:p w14:paraId="7CCC0CFF" w14:textId="421716D7" w:rsidR="00A81B0E" w:rsidRDefault="00A81B0E" w:rsidP="00696250">
      <w:pPr>
        <w:spacing w:line="360" w:lineRule="auto"/>
        <w:ind w:firstLine="720"/>
        <w:rPr>
          <w:ins w:id="1110" w:author="Iris Zhang" w:date="2023-01-03T11:25:00Z"/>
        </w:rPr>
      </w:pPr>
    </w:p>
    <w:p w14:paraId="0AD40AEE" w14:textId="77777777" w:rsidR="00A81B0E" w:rsidRDefault="00A81B0E" w:rsidP="00696250">
      <w:pPr>
        <w:spacing w:line="360" w:lineRule="auto"/>
        <w:ind w:firstLine="720"/>
        <w:rPr>
          <w:ins w:id="1111" w:author="Iris Zhang" w:date="2023-01-03T11:25:00Z"/>
          <w:moveTo w:id="1112" w:author="Iris Zhang" w:date="2022-12-19T21:11:00Z"/>
        </w:rPr>
      </w:pPr>
    </w:p>
    <w:moveToRangeEnd w:id="1100"/>
    <w:p w14:paraId="51224B87" w14:textId="10BB3B6B" w:rsidR="00696250" w:rsidRPr="009C1F42" w:rsidRDefault="009C1F42" w:rsidP="0055170B">
      <w:pPr>
        <w:spacing w:line="360" w:lineRule="auto"/>
        <w:contextualSpacing/>
        <w:rPr>
          <w:ins w:id="1113" w:author="Iris Zhang" w:date="2022-12-27T18:59:00Z"/>
          <w:b/>
          <w:bCs/>
          <w:rPrChange w:id="1114" w:author="Iris Zhang" w:date="2022-12-27T19:01:00Z">
            <w:rPr>
              <w:ins w:id="1115" w:author="Iris Zhang" w:date="2022-12-27T18:59:00Z"/>
            </w:rPr>
          </w:rPrChange>
        </w:rPr>
      </w:pPr>
      <w:ins w:id="1116" w:author="Iris Zhang" w:date="2022-12-27T19:01:00Z">
        <w:r w:rsidRPr="009C1F42">
          <w:rPr>
            <w:b/>
            <w:bCs/>
            <w:rPrChange w:id="1117" w:author="Iris Zhang" w:date="2022-12-27T19:01:00Z">
              <w:rPr/>
            </w:rPrChange>
          </w:rPr>
          <w:lastRenderedPageBreak/>
          <w:t>TABLES</w:t>
        </w:r>
      </w:ins>
    </w:p>
    <w:p w14:paraId="1F4F6576" w14:textId="77777777" w:rsidR="00834430" w:rsidRDefault="00834430" w:rsidP="00834430">
      <w:pPr>
        <w:spacing w:line="360" w:lineRule="auto"/>
        <w:rPr>
          <w:ins w:id="1118" w:author="Iris Zhang" w:date="2022-12-27T18:59:00Z"/>
          <w:b/>
          <w:bCs/>
        </w:rPr>
      </w:pPr>
    </w:p>
    <w:p w14:paraId="42E1CE5A" w14:textId="2CDC6D07" w:rsidR="00834430" w:rsidRDefault="00834430" w:rsidP="00834430">
      <w:pPr>
        <w:spacing w:line="360" w:lineRule="auto"/>
        <w:rPr>
          <w:moveTo w:id="1119" w:author="Iris Zhang" w:date="2022-12-27T18:59:00Z"/>
          <w:b/>
          <w:bCs/>
        </w:rPr>
      </w:pPr>
      <w:moveToRangeStart w:id="1120" w:author="Iris Zhang" w:date="2022-12-27T18:59:00Z" w:name="move123059979"/>
      <w:moveTo w:id="1121" w:author="Iris Zhang" w:date="2022-12-27T18:59:00Z">
        <w:r w:rsidRPr="00B128FC">
          <w:rPr>
            <w:b/>
            <w:bCs/>
          </w:rPr>
          <w:t>Table 1. Comparison of Author’s Identification of Annexations and Official Records in the 2000-2021 Boundary and Annexation Surveys (BAS)</w:t>
        </w:r>
      </w:moveTo>
    </w:p>
    <w:p w14:paraId="6BB62F14" w14:textId="77777777" w:rsidR="00834430" w:rsidRPr="00B128FC" w:rsidRDefault="00834430" w:rsidP="00834430">
      <w:pPr>
        <w:spacing w:line="360" w:lineRule="auto"/>
        <w:rPr>
          <w:moveTo w:id="1122" w:author="Iris Zhang" w:date="2022-12-27T18:59:00Z"/>
          <w:b/>
          <w:bCs/>
        </w:rPr>
      </w:pPr>
    </w:p>
    <w:p w14:paraId="40C1222A" w14:textId="77777777" w:rsidR="00497BC5" w:rsidRDefault="00834430" w:rsidP="00834430">
      <w:pPr>
        <w:spacing w:line="360" w:lineRule="auto"/>
        <w:rPr>
          <w:ins w:id="1123" w:author="Iris Zhang" w:date="2022-12-27T19:06:00Z"/>
        </w:rPr>
        <w:sectPr w:rsidR="00497BC5">
          <w:footerReference w:type="even" r:id="rId22"/>
          <w:footerReference w:type="default" r:id="rId23"/>
          <w:footnotePr>
            <w:numRestart w:val="eachSect"/>
          </w:footnotePr>
          <w:endnotePr>
            <w:numFmt w:val="decimal"/>
          </w:endnotePr>
          <w:pgSz w:w="12240" w:h="15840"/>
          <w:pgMar w:top="1440" w:right="1440" w:bottom="1440" w:left="1440" w:header="720" w:footer="720" w:gutter="0"/>
          <w:cols w:space="720"/>
          <w:docGrid w:linePitch="360"/>
        </w:sectPr>
      </w:pPr>
      <w:moveTo w:id="1124" w:author="Iris Zhang" w:date="2022-12-27T18:59:00Z">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moveTo>
    </w:p>
    <w:p w14:paraId="095A67FF" w14:textId="77777777" w:rsidR="00497BC5" w:rsidRDefault="00497BC5" w:rsidP="00497BC5">
      <w:pPr>
        <w:spacing w:line="360" w:lineRule="auto"/>
        <w:rPr>
          <w:ins w:id="1125" w:author="Iris Zhang" w:date="2022-12-27T19:06:00Z"/>
          <w:b/>
          <w:bCs/>
        </w:rPr>
      </w:pPr>
      <w:ins w:id="1126" w:author="Iris Zhang" w:date="2022-12-27T19:06:00Z">
        <w:r w:rsidRPr="00382234">
          <w:rPr>
            <w:b/>
            <w:bCs/>
          </w:rPr>
          <w:lastRenderedPageBreak/>
          <w:t>Table 2. Descriptive Statistics for Analytical Sample</w:t>
        </w:r>
      </w:ins>
    </w:p>
    <w:p w14:paraId="6C546465" w14:textId="77777777" w:rsidR="00497BC5" w:rsidRDefault="00497BC5" w:rsidP="00497BC5">
      <w:pPr>
        <w:spacing w:line="360" w:lineRule="auto"/>
        <w:rPr>
          <w:ins w:id="1127" w:author="Iris Zhang" w:date="2022-12-27T19:06:00Z"/>
          <w:b/>
          <w:bCs/>
        </w:rPr>
      </w:pPr>
    </w:p>
    <w:p w14:paraId="7C9C70D2" w14:textId="77777777" w:rsidR="00497BC5" w:rsidRDefault="00497BC5" w:rsidP="00497BC5">
      <w:pPr>
        <w:spacing w:line="360" w:lineRule="auto"/>
        <w:rPr>
          <w:ins w:id="1128" w:author="Iris Zhang" w:date="2022-12-27T19:06:00Z"/>
          <w:i/>
          <w:iCs/>
        </w:rPr>
      </w:pPr>
      <w:ins w:id="1129" w:author="Iris Zhang" w:date="2022-12-27T19:06:00Z">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1670"/>
                      </a:xfrm>
                      <a:prstGeom prst="rect">
                        <a:avLst/>
                      </a:prstGeom>
                    </pic:spPr>
                  </pic:pic>
                </a:graphicData>
              </a:graphic>
            </wp:inline>
          </w:drawing>
        </w:r>
      </w:ins>
    </w:p>
    <w:p w14:paraId="5C750196" w14:textId="77777777" w:rsidR="00497BC5" w:rsidRDefault="00497BC5" w:rsidP="00834430">
      <w:pPr>
        <w:spacing w:line="360" w:lineRule="auto"/>
        <w:rPr>
          <w:ins w:id="1130" w:author="Iris Zhang" w:date="2022-12-27T19:07:00Z"/>
        </w:rPr>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ins w:id="1131" w:author="Iris Zhang" w:date="2023-01-02T17:55:00Z"/>
          <w:b/>
          <w:bCs/>
        </w:rPr>
      </w:pPr>
      <w:ins w:id="1132" w:author="Iris Zhang" w:date="2022-12-27T19:07:00Z">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ins>
    </w:p>
    <w:p w14:paraId="2FDD56C5" w14:textId="77777777" w:rsidR="00937BC0" w:rsidRPr="00382234" w:rsidRDefault="00937BC0" w:rsidP="00497BC5">
      <w:pPr>
        <w:spacing w:line="360" w:lineRule="auto"/>
        <w:rPr>
          <w:ins w:id="1133" w:author="Iris Zhang" w:date="2022-12-27T19:07:00Z"/>
          <w:b/>
          <w:bCs/>
        </w:rPr>
      </w:pPr>
    </w:p>
    <w:p w14:paraId="122D96D5" w14:textId="77777777" w:rsidR="00497BC5" w:rsidRDefault="00497BC5" w:rsidP="00497BC5">
      <w:pPr>
        <w:spacing w:line="360" w:lineRule="auto"/>
        <w:rPr>
          <w:ins w:id="1134" w:author="Iris Zhang" w:date="2022-12-27T19:07:00Z"/>
        </w:rPr>
      </w:pPr>
      <w:ins w:id="1135" w:author="Iris Zhang" w:date="2022-12-27T19:07:00Z">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4570"/>
                      </a:xfrm>
                      <a:prstGeom prst="rect">
                        <a:avLst/>
                      </a:prstGeom>
                    </pic:spPr>
                  </pic:pic>
                </a:graphicData>
              </a:graphic>
            </wp:inline>
          </w:drawing>
        </w:r>
      </w:ins>
    </w:p>
    <w:p w14:paraId="71E97E76" w14:textId="77777777" w:rsidR="00497BC5" w:rsidRDefault="00497BC5" w:rsidP="00834430">
      <w:pPr>
        <w:spacing w:line="360" w:lineRule="auto"/>
        <w:rPr>
          <w:ins w:id="1136" w:author="Iris Zhang" w:date="2022-12-27T19:09:00Z"/>
        </w:rPr>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ins w:id="1137" w:author="Iris Zhang" w:date="2023-01-02T17:55:00Z"/>
          <w:b/>
          <w:color w:val="000000"/>
        </w:rPr>
      </w:pPr>
      <w:ins w:id="1138" w:author="Iris Zhang" w:date="2022-12-27T19:09:00Z">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ins>
    </w:p>
    <w:p w14:paraId="3E446586" w14:textId="77777777" w:rsidR="00937BC0" w:rsidRDefault="00937BC0" w:rsidP="00497BC5">
      <w:pPr>
        <w:spacing w:line="360" w:lineRule="auto"/>
        <w:rPr>
          <w:ins w:id="1139" w:author="Iris Zhang" w:date="2022-12-27T19:09:00Z"/>
          <w:b/>
          <w:color w:val="000000"/>
        </w:rPr>
      </w:pPr>
    </w:p>
    <w:p w14:paraId="0C4A0D02" w14:textId="2D62151A" w:rsidR="00EA43B5" w:rsidRDefault="00497BC5" w:rsidP="00497BC5">
      <w:pPr>
        <w:spacing w:line="360" w:lineRule="auto"/>
        <w:rPr>
          <w:ins w:id="1140" w:author="Iris Zhang" w:date="2022-12-27T22:17:00Z"/>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ins w:id="1141" w:author="Iris Zhang" w:date="2022-12-27T19:09:00Z">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563" cy="4778912"/>
                      </a:xfrm>
                      <a:prstGeom prst="rect">
                        <a:avLst/>
                      </a:prstGeom>
                    </pic:spPr>
                  </pic:pic>
                </a:graphicData>
              </a:graphic>
            </wp:inline>
          </w:drawing>
        </w:r>
      </w:ins>
    </w:p>
    <w:p w14:paraId="3AA2983B" w14:textId="77777777" w:rsidR="00EA43B5" w:rsidRPr="00A85131" w:rsidRDefault="00EA43B5" w:rsidP="00EA43B5">
      <w:pPr>
        <w:spacing w:line="360" w:lineRule="auto"/>
        <w:rPr>
          <w:ins w:id="1142" w:author="Iris Zhang" w:date="2022-12-27T22:17:00Z"/>
          <w:b/>
          <w:bCs/>
        </w:rPr>
      </w:pPr>
      <w:ins w:id="1143" w:author="Iris Zhang" w:date="2022-12-27T22:17:00Z">
        <w:r w:rsidRPr="00A85131">
          <w:rPr>
            <w:b/>
            <w:bCs/>
          </w:rPr>
          <w:lastRenderedPageBreak/>
          <w:t xml:space="preserve">Table 5. Effect Sizes of Annexation by Section 5 Coverage and Period </w:t>
        </w:r>
      </w:ins>
    </w:p>
    <w:p w14:paraId="0AB6ED19" w14:textId="77777777" w:rsidR="00EA43B5" w:rsidRDefault="00EA43B5" w:rsidP="00EA43B5">
      <w:pPr>
        <w:spacing w:line="360" w:lineRule="auto"/>
        <w:rPr>
          <w:ins w:id="1144" w:author="Iris Zhang" w:date="2022-12-27T22:17:00Z"/>
          <w:i/>
          <w:iCs/>
        </w:rPr>
      </w:pPr>
    </w:p>
    <w:p w14:paraId="6B498A5B" w14:textId="77777777" w:rsidR="00EA43B5" w:rsidRDefault="00EA43B5" w:rsidP="00EA43B5">
      <w:pPr>
        <w:spacing w:line="360" w:lineRule="auto"/>
        <w:rPr>
          <w:ins w:id="1145" w:author="Iris Zhang" w:date="2022-12-27T22:17:00Z"/>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ins w:id="1146" w:author="Iris Zhang" w:date="2022-12-27T22:17:00Z">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2534" cy="5502794"/>
                      </a:xfrm>
                      <a:prstGeom prst="rect">
                        <a:avLst/>
                      </a:prstGeom>
                    </pic:spPr>
                  </pic:pic>
                </a:graphicData>
              </a:graphic>
            </wp:inline>
          </w:drawing>
        </w:r>
      </w:ins>
    </w:p>
    <w:p w14:paraId="20C0991E" w14:textId="7B873127" w:rsidR="00EA43B5" w:rsidRDefault="00EA43B5" w:rsidP="00EA43B5">
      <w:pPr>
        <w:spacing w:line="360" w:lineRule="auto"/>
        <w:rPr>
          <w:ins w:id="1147" w:author="Iris Zhang" w:date="2023-01-02T17:55:00Z"/>
          <w:b/>
          <w:bCs/>
        </w:rPr>
      </w:pPr>
      <w:ins w:id="1148" w:author="Iris Zhang" w:date="2022-12-27T22:18:00Z">
        <w:r>
          <w:rPr>
            <w:b/>
            <w:bCs/>
          </w:rPr>
          <w:lastRenderedPageBreak/>
          <w:t xml:space="preserve">FIGURES </w:t>
        </w:r>
      </w:ins>
    </w:p>
    <w:p w14:paraId="0C75A4ED" w14:textId="77777777" w:rsidR="00937BC0" w:rsidRDefault="00937BC0" w:rsidP="00EA43B5">
      <w:pPr>
        <w:spacing w:line="360" w:lineRule="auto"/>
        <w:rPr>
          <w:ins w:id="1149" w:author="Iris Zhang" w:date="2022-12-27T22:18:00Z"/>
          <w:b/>
          <w:bCs/>
        </w:rPr>
      </w:pPr>
    </w:p>
    <w:p w14:paraId="17BED098" w14:textId="51B4B1B7" w:rsidR="00EA43B5" w:rsidRDefault="00EA43B5" w:rsidP="00EA43B5">
      <w:pPr>
        <w:spacing w:line="360" w:lineRule="auto"/>
        <w:rPr>
          <w:ins w:id="1150" w:author="Iris Zhang" w:date="2023-01-02T17:55:00Z"/>
          <w:b/>
          <w:bCs/>
        </w:rPr>
      </w:pPr>
      <w:ins w:id="1151" w:author="Iris Zhang" w:date="2022-12-27T22:18:00Z">
        <w:r w:rsidRPr="00AB5D6D">
          <w:rPr>
            <w:b/>
            <w:bCs/>
          </w:rPr>
          <w:t>Figure 1. Annexations in the City of Atlanta, GA, between 2000-2020</w:t>
        </w:r>
      </w:ins>
    </w:p>
    <w:p w14:paraId="1C12AD19" w14:textId="77777777" w:rsidR="00937BC0" w:rsidRPr="00382234" w:rsidRDefault="00937BC0" w:rsidP="00EA43B5">
      <w:pPr>
        <w:spacing w:line="360" w:lineRule="auto"/>
        <w:rPr>
          <w:ins w:id="1152" w:author="Iris Zhang" w:date="2022-12-27T22:18:00Z"/>
          <w:b/>
          <w:bCs/>
        </w:rPr>
      </w:pPr>
    </w:p>
    <w:p w14:paraId="7045D7CC" w14:textId="1584D19B" w:rsidR="00EA43B5" w:rsidRDefault="00EA43B5" w:rsidP="00EA43B5">
      <w:pPr>
        <w:spacing w:line="360" w:lineRule="auto"/>
        <w:rPr>
          <w:ins w:id="1153" w:author="Iris Zhang" w:date="2022-12-27T22:18:00Z"/>
        </w:rPr>
      </w:pPr>
      <w:ins w:id="1154" w:author="Iris Zhang" w:date="2022-12-27T22:18:00Z">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ins>
    </w:p>
    <w:p w14:paraId="4274A96A" w14:textId="126C3BC5" w:rsidR="00EA43B5" w:rsidRDefault="00EA43B5" w:rsidP="00EA43B5">
      <w:pPr>
        <w:spacing w:line="360" w:lineRule="auto"/>
        <w:rPr>
          <w:ins w:id="1155" w:author="Iris Zhang" w:date="2023-01-02T17:56:00Z"/>
          <w:b/>
          <w:bCs/>
        </w:rPr>
      </w:pPr>
      <w:ins w:id="1156" w:author="Iris Zhang" w:date="2022-12-27T22:18:00Z">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ins>
    </w:p>
    <w:p w14:paraId="5D3DAF75" w14:textId="77777777" w:rsidR="009332A0" w:rsidRDefault="009332A0" w:rsidP="00EA43B5">
      <w:pPr>
        <w:spacing w:line="360" w:lineRule="auto"/>
        <w:rPr>
          <w:ins w:id="1157" w:author="Iris Zhang" w:date="2022-12-27T22:18:00Z"/>
          <w:b/>
          <w:bCs/>
        </w:rPr>
      </w:pPr>
    </w:p>
    <w:p w14:paraId="10942E8A" w14:textId="77777777" w:rsidR="00EA43B5" w:rsidRDefault="00EA43B5" w:rsidP="00EA43B5">
      <w:pPr>
        <w:spacing w:line="360" w:lineRule="auto"/>
        <w:rPr>
          <w:ins w:id="1158" w:author="Iris Zhang" w:date="2022-12-27T22:18:00Z"/>
          <w:b/>
          <w:bCs/>
        </w:rPr>
      </w:pPr>
      <w:ins w:id="1159" w:author="Iris Zhang" w:date="2022-12-27T22:18:00Z">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2">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ins>
    </w:p>
    <w:p w14:paraId="1FCA0E3F" w14:textId="66D881BA" w:rsidR="00EA43B5" w:rsidRDefault="00EA43B5" w:rsidP="00EA43B5">
      <w:pPr>
        <w:spacing w:line="360" w:lineRule="auto"/>
        <w:rPr>
          <w:ins w:id="1160" w:author="Iris Zhang" w:date="2023-01-02T17:55:00Z"/>
          <w:b/>
          <w:bCs/>
        </w:rPr>
      </w:pPr>
      <w:ins w:id="1161" w:author="Iris Zhang" w:date="2022-12-27T22:18:00Z">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ins>
    </w:p>
    <w:p w14:paraId="1AF59F8E" w14:textId="77777777" w:rsidR="009332A0" w:rsidRPr="00B31C08" w:rsidRDefault="009332A0" w:rsidP="00EA43B5">
      <w:pPr>
        <w:spacing w:line="360" w:lineRule="auto"/>
        <w:rPr>
          <w:ins w:id="1162" w:author="Iris Zhang" w:date="2022-12-27T22:18:00Z"/>
          <w:b/>
          <w:bCs/>
        </w:rPr>
      </w:pPr>
    </w:p>
    <w:p w14:paraId="63DFF362" w14:textId="77777777" w:rsidR="00EA43B5" w:rsidRDefault="00EA43B5" w:rsidP="00EA43B5">
      <w:pPr>
        <w:spacing w:line="360" w:lineRule="auto"/>
        <w:rPr>
          <w:ins w:id="1163" w:author="Iris Zhang" w:date="2022-12-27T22:18:00Z"/>
        </w:rPr>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ins w:id="1164" w:author="Iris Zhang" w:date="2022-12-27T22:18:00Z">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3">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ins>
    </w:p>
    <w:p w14:paraId="0264CC75" w14:textId="357BC2FE" w:rsidR="00EA43B5" w:rsidRPr="00F319AB" w:rsidRDefault="00EA43B5" w:rsidP="00EA43B5">
      <w:pPr>
        <w:contextualSpacing/>
        <w:rPr>
          <w:ins w:id="1165" w:author="Iris Zhang" w:date="2022-12-27T22:18:00Z"/>
          <w:b/>
          <w:bCs/>
        </w:rPr>
      </w:pPr>
      <w:ins w:id="1166" w:author="Iris Zhang" w:date="2022-12-27T22:18:00Z">
        <w:r w:rsidRPr="00F319AB">
          <w:rPr>
            <w:b/>
            <w:bCs/>
          </w:rPr>
          <w:lastRenderedPageBreak/>
          <w:t>References</w:t>
        </w:r>
      </w:ins>
    </w:p>
    <w:p w14:paraId="5220793A" w14:textId="77777777"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proofErr w:type="spellStart"/>
      <w:r w:rsidRPr="00FF2ADA">
        <w:rPr>
          <w:rFonts w:cs="Times New Roman"/>
        </w:rPr>
        <w:t>Abascal</w:t>
      </w:r>
      <w:proofErr w:type="spellEnd"/>
      <w:r w:rsidRPr="00FF2ADA">
        <w:rPr>
          <w:rFonts w:cs="Times New Roman"/>
        </w:rPr>
        <w:t xml:space="preserve">, Maria. 2022. “Latino Growth and Whites’ Anti-Black Resentment: The Role of Racial Threat and Conservatism.”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w:t>
      </w:r>
      <w:proofErr w:type="gramStart"/>
      <w:r w:rsidRPr="00FF2ADA">
        <w:rPr>
          <w:rFonts w:cs="Times New Roman"/>
        </w:rPr>
        <w:t>June,</w:t>
      </w:r>
      <w:proofErr w:type="gramEnd"/>
      <w:r w:rsidRPr="00FF2ADA">
        <w:rPr>
          <w:rFonts w:cs="Times New Roman"/>
        </w:rPr>
        <w:t xml:space="preserve"> 1–21. https://doi.org/10.1017/S1742058X22000157.</w:t>
      </w:r>
    </w:p>
    <w:p w14:paraId="42D787EE" w14:textId="77777777" w:rsidR="00FF2ADA" w:rsidRPr="00FF2ADA" w:rsidRDefault="00FF2ADA" w:rsidP="00C34112">
      <w:pPr>
        <w:pStyle w:val="Bibliography"/>
        <w:rPr>
          <w:rFonts w:cs="Times New Roman"/>
        </w:rPr>
      </w:pPr>
      <w:r w:rsidRPr="00FF2ADA">
        <w:rPr>
          <w:rFonts w:cs="Times New Roman"/>
        </w:rPr>
        <w:t xml:space="preserve">Ai, </w:t>
      </w:r>
      <w:proofErr w:type="spellStart"/>
      <w:r w:rsidRPr="00FF2ADA">
        <w:rPr>
          <w:rFonts w:cs="Times New Roman"/>
        </w:rPr>
        <w:t>Chunrong</w:t>
      </w:r>
      <w:proofErr w:type="spellEnd"/>
      <w:r w:rsidRPr="00FF2ADA">
        <w:rPr>
          <w:rFonts w:cs="Times New Roman"/>
        </w:rPr>
        <w:t xml:space="preserve">, and Edward C. Norton. 2003. “Interaction Terms in Logit and </w:t>
      </w:r>
      <w:proofErr w:type="spellStart"/>
      <w:r w:rsidRPr="00FF2ADA">
        <w:rPr>
          <w:rFonts w:cs="Times New Roman"/>
        </w:rPr>
        <w:t>Probit</w:t>
      </w:r>
      <w:proofErr w:type="spellEnd"/>
      <w:r w:rsidRPr="00FF2ADA">
        <w:rPr>
          <w:rFonts w:cs="Times New Roman"/>
        </w:rPr>
        <w:t xml:space="preserve"> Models.” </w:t>
      </w:r>
      <w:r w:rsidRPr="00FF2ADA">
        <w:rPr>
          <w:rFonts w:cs="Times New Roman"/>
          <w:i/>
          <w:iCs/>
        </w:rPr>
        <w:t>Economics Letters</w:t>
      </w:r>
      <w:r w:rsidRPr="00FF2ADA">
        <w:rPr>
          <w:rFonts w:cs="Times New Roman"/>
        </w:rPr>
        <w:t xml:space="preserve"> 80 (1): 123–29. https://doi.org/10.1016/S0165-1765(03)00032-6.</w:t>
      </w:r>
    </w:p>
    <w:p w14:paraId="61867CF1" w14:textId="77777777" w:rsidR="00FF2ADA" w:rsidRPr="00FF2ADA" w:rsidRDefault="00FF2ADA" w:rsidP="00C34112">
      <w:pPr>
        <w:pStyle w:val="Bibliography"/>
        <w:rPr>
          <w:rFonts w:cs="Times New Roman"/>
        </w:rPr>
      </w:pPr>
      <w:r w:rsidRPr="00FF2ADA">
        <w:rPr>
          <w:rFonts w:cs="Times New Roman"/>
        </w:rPr>
        <w:t xml:space="preserve">Aiken, Charles S. 1987. “Race as a Factor in Municipal </w:t>
      </w:r>
      <w:proofErr w:type="spellStart"/>
      <w:r w:rsidRPr="00FF2ADA">
        <w:rPr>
          <w:rFonts w:cs="Times New Roman"/>
        </w:rPr>
        <w:t>Underbounding</w:t>
      </w:r>
      <w:proofErr w:type="spellEnd"/>
      <w:r w:rsidRPr="00FF2ADA">
        <w:rPr>
          <w:rFonts w:cs="Times New Roman"/>
        </w:rPr>
        <w:t xml:space="preserve">.” </w:t>
      </w:r>
      <w:r w:rsidRPr="00FF2ADA">
        <w:rPr>
          <w:rFonts w:cs="Times New Roman"/>
          <w:i/>
          <w:iCs/>
        </w:rPr>
        <w:t>Annals of the Association of American Geographers</w:t>
      </w:r>
      <w:r w:rsidRPr="00FF2ADA">
        <w:rPr>
          <w:rFonts w:cs="Times New Roman"/>
        </w:rPr>
        <w:t xml:space="preserve"> 77 (4): 564–79. https://doi.org/10.1111/j.1467-8306.1987.tb00181.x.</w:t>
      </w:r>
    </w:p>
    <w:p w14:paraId="7F740E53" w14:textId="77777777" w:rsidR="00FF2ADA" w:rsidRPr="00FF2ADA" w:rsidRDefault="00FF2ADA" w:rsidP="00C34112">
      <w:pPr>
        <w:pStyle w:val="Bibliography"/>
        <w:rPr>
          <w:rFonts w:cs="Times New Roman"/>
        </w:rPr>
      </w:pPr>
      <w:r w:rsidRPr="00FF2ADA">
        <w:rPr>
          <w:rFonts w:cs="Times New Roman"/>
        </w:rPr>
        <w:t xml:space="preserve">Allison, Paul D., Richard Williams, and Enrique Moral-Benito. 2017. “Maximum Likelihood for Cross-Lagged Panel Models with Fixed Effects.” </w:t>
      </w:r>
      <w:r w:rsidRPr="00FF2ADA">
        <w:rPr>
          <w:rFonts w:cs="Times New Roman"/>
          <w:i/>
          <w:iCs/>
        </w:rPr>
        <w:t>Socius</w:t>
      </w:r>
      <w:r w:rsidRPr="00FF2ADA">
        <w:rPr>
          <w:rFonts w:cs="Times New Roman"/>
        </w:rPr>
        <w:t xml:space="preserve"> 3 (January): 2378023117710578. https://doi.org/10.1177/2378023117710578.</w:t>
      </w:r>
    </w:p>
    <w:p w14:paraId="2256921F" w14:textId="77777777" w:rsidR="00FF2ADA" w:rsidRPr="00FF2ADA" w:rsidRDefault="00FF2ADA" w:rsidP="00C34112">
      <w:pPr>
        <w:pStyle w:val="Bibliography"/>
        <w:rPr>
          <w:rFonts w:cs="Times New Roman"/>
        </w:rPr>
      </w:pPr>
      <w:r w:rsidRPr="00FF2ADA">
        <w:rPr>
          <w:rFonts w:cs="Times New Roman"/>
        </w:rPr>
        <w:t xml:space="preserve">Anderson, Michelle Wilde. 2008. “Cities Inside Out: Race, Poverty, and Exclusion at the Urban Fringe.” </w:t>
      </w:r>
      <w:r w:rsidRPr="00FF2ADA">
        <w:rPr>
          <w:rFonts w:cs="Times New Roman"/>
          <w:i/>
          <w:iCs/>
        </w:rPr>
        <w:t>UCLA Law Review</w:t>
      </w:r>
      <w:r w:rsidRPr="00FF2ADA">
        <w:rPr>
          <w:rFonts w:cs="Times New Roman"/>
        </w:rPr>
        <w:t xml:space="preserve"> 55 (June): 1095–1160.</w:t>
      </w:r>
    </w:p>
    <w:p w14:paraId="6E306E6C" w14:textId="77777777" w:rsidR="00FF2ADA" w:rsidRPr="00FF2ADA" w:rsidRDefault="00FF2ADA" w:rsidP="00C34112">
      <w:pPr>
        <w:pStyle w:val="Bibliography"/>
        <w:rPr>
          <w:rFonts w:cs="Times New Roman"/>
        </w:rPr>
      </w:pPr>
      <w:r w:rsidRPr="00FF2ADA">
        <w:rPr>
          <w:rFonts w:cs="Times New Roman"/>
        </w:rPr>
        <w:t xml:space="preserve">———. 2010. “Mapped Out of Local Democracy.” </w:t>
      </w:r>
      <w:r w:rsidRPr="00FF2ADA">
        <w:rPr>
          <w:rFonts w:cs="Times New Roman"/>
          <w:i/>
          <w:iCs/>
        </w:rPr>
        <w:t>Stanford Law Review</w:t>
      </w:r>
      <w:r w:rsidRPr="00FF2ADA">
        <w:rPr>
          <w:rFonts w:cs="Times New Roman"/>
        </w:rPr>
        <w:t xml:space="preserve"> 62 (4): 931–1004.</w:t>
      </w:r>
    </w:p>
    <w:p w14:paraId="53092A28" w14:textId="77777777" w:rsidR="00FF2ADA" w:rsidRPr="00FF2ADA" w:rsidRDefault="00FF2ADA" w:rsidP="00C34112">
      <w:pPr>
        <w:pStyle w:val="Bibliography"/>
        <w:rPr>
          <w:rFonts w:cs="Times New Roman"/>
        </w:rPr>
      </w:pPr>
      <w:proofErr w:type="spellStart"/>
      <w:r w:rsidRPr="00FF2ADA">
        <w:rPr>
          <w:rFonts w:cs="Times New Roman"/>
        </w:rPr>
        <w:t>Aneja</w:t>
      </w:r>
      <w:proofErr w:type="spellEnd"/>
      <w:r w:rsidRPr="00FF2ADA">
        <w:rPr>
          <w:rFonts w:cs="Times New Roman"/>
        </w:rPr>
        <w:t xml:space="preserve">, Abhay P., and Carlos F. </w:t>
      </w:r>
      <w:proofErr w:type="spellStart"/>
      <w:r w:rsidRPr="00FF2ADA">
        <w:rPr>
          <w:rFonts w:cs="Times New Roman"/>
        </w:rPr>
        <w:t>Avenancio</w:t>
      </w:r>
      <w:proofErr w:type="spellEnd"/>
      <w:r w:rsidRPr="00FF2ADA">
        <w:rPr>
          <w:rFonts w:cs="Times New Roman"/>
        </w:rPr>
        <w:t xml:space="preserve">-León. 2019. “Disenfranchisement and Economic Inequality: Downstream Effects of Shelby County v. Holder.” </w:t>
      </w:r>
      <w:r w:rsidRPr="00FF2ADA">
        <w:rPr>
          <w:rFonts w:cs="Times New Roman"/>
          <w:i/>
          <w:iCs/>
        </w:rPr>
        <w:t>AEA Papers and Proceedings</w:t>
      </w:r>
      <w:r w:rsidRPr="00FF2ADA">
        <w:rPr>
          <w:rFonts w:cs="Times New Roman"/>
        </w:rPr>
        <w:t xml:space="preserve"> 109 (May): 161–65. https://doi.org/10.1257/pandp.20191085.</w:t>
      </w:r>
    </w:p>
    <w:p w14:paraId="21A3235D" w14:textId="77777777" w:rsidR="00FF2ADA" w:rsidRPr="00FF2ADA" w:rsidRDefault="00FF2ADA" w:rsidP="00C34112">
      <w:pPr>
        <w:pStyle w:val="Bibliography"/>
        <w:rPr>
          <w:rFonts w:cs="Times New Roman"/>
        </w:rPr>
      </w:pPr>
      <w:r w:rsidRPr="00FF2ADA">
        <w:rPr>
          <w:rFonts w:cs="Times New Roman"/>
        </w:rPr>
        <w:t xml:space="preserve">Angrist, Joshua David, and </w:t>
      </w:r>
      <w:proofErr w:type="spellStart"/>
      <w:r w:rsidRPr="00FF2ADA">
        <w:rPr>
          <w:rFonts w:cs="Times New Roman"/>
        </w:rPr>
        <w:t>Jörn</w:t>
      </w:r>
      <w:proofErr w:type="spellEnd"/>
      <w:r w:rsidRPr="00FF2ADA">
        <w:rPr>
          <w:rFonts w:cs="Times New Roman"/>
        </w:rPr>
        <w:t xml:space="preserve">-Steffen </w:t>
      </w:r>
      <w:proofErr w:type="spellStart"/>
      <w:r w:rsidRPr="00FF2ADA">
        <w:rPr>
          <w:rFonts w:cs="Times New Roman"/>
        </w:rPr>
        <w:t>Pischke</w:t>
      </w:r>
      <w:proofErr w:type="spellEnd"/>
      <w:r w:rsidRPr="00FF2ADA">
        <w:rPr>
          <w:rFonts w:cs="Times New Roman"/>
        </w:rPr>
        <w:t xml:space="preserve">. 2009. </w:t>
      </w:r>
      <w:r w:rsidRPr="00FF2ADA">
        <w:rPr>
          <w:rFonts w:cs="Times New Roman"/>
          <w:i/>
          <w:iCs/>
        </w:rPr>
        <w:t>Mostly Harmless Econometrics: An Empiricist’s Companion</w:t>
      </w:r>
      <w:r w:rsidRPr="00FF2ADA">
        <w:rPr>
          <w:rFonts w:cs="Times New Roman"/>
        </w:rPr>
        <w:t>. Princeton, NJ: Princeton University Press.</w:t>
      </w:r>
    </w:p>
    <w:p w14:paraId="0A9070AB" w14:textId="77777777" w:rsidR="00FF2ADA" w:rsidRPr="00FF2ADA" w:rsidRDefault="00FF2ADA" w:rsidP="00C34112">
      <w:pPr>
        <w:pStyle w:val="Bibliography"/>
        <w:rPr>
          <w:rFonts w:cs="Times New Roman"/>
        </w:rPr>
      </w:pPr>
      <w:proofErr w:type="spellStart"/>
      <w:r w:rsidRPr="00FF2ADA">
        <w:rPr>
          <w:rFonts w:cs="Times New Roman"/>
        </w:rPr>
        <w:t>Athey</w:t>
      </w:r>
      <w:proofErr w:type="spellEnd"/>
      <w:r w:rsidRPr="00FF2ADA">
        <w:rPr>
          <w:rFonts w:cs="Times New Roman"/>
        </w:rPr>
        <w:t xml:space="preserve">, Susan, and Guido W. </w:t>
      </w:r>
      <w:proofErr w:type="spellStart"/>
      <w:r w:rsidRPr="00FF2ADA">
        <w:rPr>
          <w:rFonts w:cs="Times New Roman"/>
        </w:rPr>
        <w:t>Imbens</w:t>
      </w:r>
      <w:proofErr w:type="spellEnd"/>
      <w:r w:rsidRPr="00FF2ADA">
        <w:rPr>
          <w:rFonts w:cs="Times New Roman"/>
        </w:rPr>
        <w:t xml:space="preserve">. 2006. “Identification and Inference in Nonlinear Difference-in-Differences Models.” </w:t>
      </w:r>
      <w:proofErr w:type="spellStart"/>
      <w:r w:rsidRPr="00FF2ADA">
        <w:rPr>
          <w:rFonts w:cs="Times New Roman"/>
          <w:i/>
          <w:iCs/>
        </w:rPr>
        <w:t>Econometrica</w:t>
      </w:r>
      <w:proofErr w:type="spellEnd"/>
      <w:r w:rsidRPr="00FF2ADA">
        <w:rPr>
          <w:rFonts w:cs="Times New Roman"/>
        </w:rPr>
        <w:t xml:space="preserve"> 74 (2): 431–97. https://doi.org/10.1111/j.1468-0262.2006.00668.x.</w:t>
      </w:r>
    </w:p>
    <w:p w14:paraId="623F0757" w14:textId="77777777" w:rsidR="00FF2ADA" w:rsidRPr="00FF2ADA" w:rsidRDefault="00FF2ADA" w:rsidP="00C34112">
      <w:pPr>
        <w:pStyle w:val="Bibliography"/>
        <w:rPr>
          <w:rFonts w:cs="Times New Roman"/>
        </w:rPr>
      </w:pPr>
      <w:proofErr w:type="spellStart"/>
      <w:r w:rsidRPr="00FF2ADA">
        <w:rPr>
          <w:rFonts w:cs="Times New Roman"/>
        </w:rPr>
        <w:t>Baumle</w:t>
      </w:r>
      <w:proofErr w:type="spellEnd"/>
      <w:r w:rsidRPr="00FF2ADA">
        <w:rPr>
          <w:rFonts w:cs="Times New Roman"/>
        </w:rPr>
        <w:t xml:space="preserve">, Amanda K, Mark Fossett, and Warren </w:t>
      </w:r>
      <w:proofErr w:type="spellStart"/>
      <w:r w:rsidRPr="00FF2ADA">
        <w:rPr>
          <w:rFonts w:cs="Times New Roman"/>
        </w:rPr>
        <w:t>Waren</w:t>
      </w:r>
      <w:proofErr w:type="spellEnd"/>
      <w:r w:rsidRPr="00FF2ADA">
        <w:rPr>
          <w:rFonts w:cs="Times New Roman"/>
        </w:rPr>
        <w:t xml:space="preserve">. 2008.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77777777" w:rsidR="00FF2ADA" w:rsidRPr="00FF2ADA" w:rsidRDefault="00FF2ADA" w:rsidP="00C34112">
      <w:pPr>
        <w:pStyle w:val="Bibliography"/>
        <w:rPr>
          <w:rFonts w:cs="Times New Roman"/>
        </w:rPr>
      </w:pPr>
      <w:r w:rsidRPr="00FF2ADA">
        <w:rPr>
          <w:rFonts w:cs="Times New Roman"/>
        </w:rPr>
        <w:t xml:space="preserve">Beck, Brenden. 2019. “Broken Windows in the Cul-de-Sac? Race/Ethnicity and Quality-of-Life Policing in the Changing Suburbs.” </w:t>
      </w:r>
      <w:r w:rsidRPr="00FF2ADA">
        <w:rPr>
          <w:rFonts w:cs="Times New Roman"/>
          <w:i/>
          <w:iCs/>
        </w:rPr>
        <w:t>Crime &amp; Delinquency</w:t>
      </w:r>
      <w:r w:rsidRPr="00FF2ADA">
        <w:rPr>
          <w:rFonts w:cs="Times New Roman"/>
        </w:rPr>
        <w:t xml:space="preserve"> 65 (2): 270–92. https://doi.org/10.1177/0011128717739568.</w:t>
      </w:r>
    </w:p>
    <w:p w14:paraId="34DE0389" w14:textId="77777777" w:rsidR="00FF2ADA" w:rsidRPr="00FF2ADA" w:rsidRDefault="00FF2ADA" w:rsidP="00C34112">
      <w:pPr>
        <w:pStyle w:val="Bibliography"/>
        <w:rPr>
          <w:rFonts w:cs="Times New Roman"/>
        </w:rPr>
      </w:pPr>
      <w:r w:rsidRPr="00FF2ADA">
        <w:rPr>
          <w:rFonts w:cs="Times New Roman"/>
        </w:rPr>
        <w:t xml:space="preserve">———. n.d. “Police Killings and Municipal Reliance on Fine-and-Fee Revenue.” </w:t>
      </w:r>
      <w:r w:rsidRPr="00FF2ADA">
        <w:rPr>
          <w:rFonts w:cs="Times New Roman"/>
          <w:i/>
          <w:iCs/>
        </w:rPr>
        <w:t>Russell Sage Journal</w:t>
      </w:r>
      <w:r w:rsidRPr="00FF2ADA">
        <w:rPr>
          <w:rFonts w:cs="Times New Roman"/>
        </w:rPr>
        <w:t>, (forthcoming)</w:t>
      </w:r>
      <w:proofErr w:type="gramStart"/>
      <w:r w:rsidRPr="00FF2ADA">
        <w:rPr>
          <w:rFonts w:cs="Times New Roman"/>
        </w:rPr>
        <w:t>, .</w:t>
      </w:r>
      <w:proofErr w:type="gramEnd"/>
    </w:p>
    <w:p w14:paraId="443A7FBA" w14:textId="77777777" w:rsidR="00FF2ADA" w:rsidRPr="00FF2ADA" w:rsidRDefault="00FF2ADA" w:rsidP="00C34112">
      <w:pPr>
        <w:pStyle w:val="Bibliography"/>
        <w:rPr>
          <w:rFonts w:cs="Times New Roman"/>
        </w:rPr>
      </w:pPr>
      <w:r w:rsidRPr="00FF2ADA">
        <w:rPr>
          <w:rFonts w:cs="Times New Roman"/>
        </w:rPr>
        <w:t xml:space="preserve">Berri, Brett W. 1989. “Annexation and Municipal Voting Rights.” </w:t>
      </w:r>
      <w:r w:rsidRPr="00FF2ADA">
        <w:rPr>
          <w:rFonts w:cs="Times New Roman"/>
          <w:i/>
          <w:iCs/>
        </w:rPr>
        <w:t>Washington University Journal of Urban and Contemporary Law</w:t>
      </w:r>
      <w:r w:rsidRPr="00FF2ADA">
        <w:rPr>
          <w:rFonts w:cs="Times New Roman"/>
        </w:rPr>
        <w:t xml:space="preserve"> 35 (1): 237–48.</w:t>
      </w:r>
    </w:p>
    <w:p w14:paraId="1342DE10" w14:textId="77777777" w:rsidR="00FF2ADA" w:rsidRPr="00FF2ADA" w:rsidRDefault="00FF2ADA" w:rsidP="00C34112">
      <w:pPr>
        <w:pStyle w:val="Bibliography"/>
        <w:rPr>
          <w:rFonts w:cs="Times New Roman"/>
        </w:rPr>
      </w:pPr>
      <w:r w:rsidRPr="00FF2ADA">
        <w:rPr>
          <w:rFonts w:cs="Times New Roman"/>
        </w:rPr>
        <w:t xml:space="preserve">Bischoff, Kendra. 2008. “School District Fragmentation and Racial Residential Segregation: How Do Boundaries Matter?” </w:t>
      </w:r>
      <w:r w:rsidRPr="00FF2ADA">
        <w:rPr>
          <w:rFonts w:cs="Times New Roman"/>
          <w:i/>
          <w:iCs/>
        </w:rPr>
        <w:t>Urban Affairs Review</w:t>
      </w:r>
      <w:r w:rsidRPr="00FF2ADA">
        <w:rPr>
          <w:rFonts w:cs="Times New Roman"/>
        </w:rPr>
        <w:t xml:space="preserve"> 44 (2): 182–217. https://doi.org/10.1177/1078087408320651.</w:t>
      </w:r>
    </w:p>
    <w:p w14:paraId="074DB6FA" w14:textId="77777777" w:rsidR="00FF2ADA" w:rsidRPr="00FF2ADA" w:rsidRDefault="00FF2ADA" w:rsidP="00C34112">
      <w:pPr>
        <w:pStyle w:val="Bibliography"/>
        <w:rPr>
          <w:rFonts w:cs="Times New Roman"/>
        </w:rPr>
      </w:pPr>
      <w:r w:rsidRPr="00FF2ADA">
        <w:rPr>
          <w:rFonts w:cs="Times New Roman"/>
        </w:rPr>
        <w:t xml:space="preserve">Blumer, Herbert. 1958. “Race Prejudice as a Sense of Group Position.” </w:t>
      </w:r>
      <w:r w:rsidRPr="00FF2ADA">
        <w:rPr>
          <w:rFonts w:cs="Times New Roman"/>
          <w:i/>
          <w:iCs/>
        </w:rPr>
        <w:t>The Pacific Sociological Review</w:t>
      </w:r>
      <w:r w:rsidRPr="00FF2ADA">
        <w:rPr>
          <w:rFonts w:cs="Times New Roman"/>
        </w:rPr>
        <w:t xml:space="preserve"> 1 (1): 3–7. https://doi.org/10.2307/1388607.</w:t>
      </w:r>
    </w:p>
    <w:p w14:paraId="4B7139E9" w14:textId="77777777" w:rsidR="00FF2ADA" w:rsidRPr="00FF2ADA" w:rsidRDefault="00FF2ADA" w:rsidP="00C34112">
      <w:pPr>
        <w:pStyle w:val="Bibliography"/>
        <w:rPr>
          <w:rFonts w:cs="Times New Roman"/>
        </w:rPr>
      </w:pPr>
      <w:r w:rsidRPr="00FF2ADA">
        <w:rPr>
          <w:rFonts w:cs="Times New Roman"/>
        </w:rPr>
        <w:t xml:space="preserve">Bobo, Lawrence, and Vincent L. Hutchings. 1996.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 (6): 951–72. https://doi.org/10.2307/2096302.</w:t>
      </w:r>
    </w:p>
    <w:p w14:paraId="51C7761C" w14:textId="77777777" w:rsidR="00FF2ADA" w:rsidRPr="00FF2ADA" w:rsidRDefault="00FF2ADA" w:rsidP="00C34112">
      <w:pPr>
        <w:pStyle w:val="Bibliography"/>
        <w:rPr>
          <w:rFonts w:cs="Times New Roman"/>
        </w:rPr>
      </w:pPr>
      <w:r w:rsidRPr="00FF2ADA">
        <w:rPr>
          <w:rFonts w:cs="Times New Roman"/>
        </w:rPr>
        <w:t xml:space="preserve">Caetano, Carolina, </w:t>
      </w:r>
      <w:proofErr w:type="spellStart"/>
      <w:r w:rsidRPr="00FF2ADA">
        <w:rPr>
          <w:rFonts w:cs="Times New Roman"/>
        </w:rPr>
        <w:t>Brantly</w:t>
      </w:r>
      <w:proofErr w:type="spellEnd"/>
      <w:r w:rsidRPr="00FF2ADA">
        <w:rPr>
          <w:rFonts w:cs="Times New Roman"/>
        </w:rPr>
        <w:t xml:space="preserve"> Callaway, Stroud Payne, and Hugo </w:t>
      </w:r>
      <w:proofErr w:type="spellStart"/>
      <w:r w:rsidRPr="00FF2ADA">
        <w:rPr>
          <w:rFonts w:cs="Times New Roman"/>
        </w:rPr>
        <w:t>Sant’Anna</w:t>
      </w:r>
      <w:proofErr w:type="spellEnd"/>
      <w:r w:rsidRPr="00FF2ADA">
        <w:rPr>
          <w:rFonts w:cs="Times New Roman"/>
        </w:rPr>
        <w:t xml:space="preserve"> Rodrigues. 2022. “Difference in Differences with Time-Varying Covariates.” </w:t>
      </w:r>
      <w:proofErr w:type="spellStart"/>
      <w:r w:rsidRPr="00FF2ADA">
        <w:rPr>
          <w:rFonts w:cs="Times New Roman"/>
          <w:i/>
          <w:iCs/>
        </w:rPr>
        <w:t>ArXiv</w:t>
      </w:r>
      <w:proofErr w:type="spellEnd"/>
      <w:r w:rsidRPr="00FF2ADA">
        <w:rPr>
          <w:rFonts w:cs="Times New Roman"/>
        </w:rPr>
        <w:t>, February. https://doi.org/10.48550/arXiv.2202.02903.</w:t>
      </w:r>
    </w:p>
    <w:p w14:paraId="6C0B0189" w14:textId="77777777" w:rsidR="00FF2ADA" w:rsidRPr="00FF2ADA" w:rsidRDefault="00FF2ADA" w:rsidP="00C34112">
      <w:pPr>
        <w:pStyle w:val="Bibliography"/>
        <w:rPr>
          <w:rFonts w:cs="Times New Roman"/>
        </w:rPr>
      </w:pPr>
      <w:r w:rsidRPr="00FF2ADA">
        <w:rPr>
          <w:rFonts w:cs="Times New Roman"/>
        </w:rPr>
        <w:t xml:space="preserve">Cain, Bruce E., and Emily R. Zhang. 2016. “Blurred Lines: Conjoined Polarization and Voting Rights.” </w:t>
      </w:r>
      <w:r w:rsidRPr="00FF2ADA">
        <w:rPr>
          <w:rFonts w:cs="Times New Roman"/>
          <w:i/>
          <w:iCs/>
        </w:rPr>
        <w:t>Ohio State Law Journal</w:t>
      </w:r>
      <w:r w:rsidRPr="00FF2ADA">
        <w:rPr>
          <w:rFonts w:cs="Times New Roman"/>
        </w:rPr>
        <w:t xml:space="preserve"> 77 (4): 867–904.</w:t>
      </w:r>
    </w:p>
    <w:p w14:paraId="7D46DE26" w14:textId="77777777" w:rsidR="00FF2ADA" w:rsidRPr="00FF2ADA" w:rsidRDefault="00FF2ADA" w:rsidP="00C34112">
      <w:pPr>
        <w:pStyle w:val="Bibliography"/>
        <w:rPr>
          <w:rFonts w:cs="Times New Roman"/>
        </w:rPr>
      </w:pPr>
      <w:r w:rsidRPr="00FF2ADA">
        <w:rPr>
          <w:rFonts w:cs="Times New Roman"/>
        </w:rPr>
        <w:lastRenderedPageBreak/>
        <w:t xml:space="preserve">Carmichael, Jason T., and Stephanie L. Kent. 2014.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 (2): 259–82. https://doi.org/10.1525/sp.2014.12213.</w:t>
      </w:r>
    </w:p>
    <w:p w14:paraId="22C561E6" w14:textId="77777777" w:rsidR="00FF2ADA" w:rsidRPr="00FF2ADA" w:rsidRDefault="00FF2ADA" w:rsidP="00C34112">
      <w:pPr>
        <w:pStyle w:val="Bibliography"/>
        <w:rPr>
          <w:rFonts w:cs="Times New Roman"/>
        </w:rPr>
      </w:pPr>
      <w:r w:rsidRPr="00FF2ADA">
        <w:rPr>
          <w:rFonts w:cs="Times New Roman"/>
        </w:rPr>
        <w:t xml:space="preserve">Collins, Charles R., Forrest Stuart, and Patrick </w:t>
      </w:r>
      <w:proofErr w:type="spellStart"/>
      <w:r w:rsidRPr="00FF2ADA">
        <w:rPr>
          <w:rFonts w:cs="Times New Roman"/>
        </w:rPr>
        <w:t>Janulis</w:t>
      </w:r>
      <w:proofErr w:type="spellEnd"/>
      <w:r w:rsidRPr="00FF2ADA">
        <w:rPr>
          <w:rFonts w:cs="Times New Roman"/>
        </w:rPr>
        <w:t xml:space="preserve">. 2021. “Policing Gentrification or Policing Displacement? Testing the Relationship between Order Maintenance Policing and </w:t>
      </w:r>
      <w:proofErr w:type="spellStart"/>
      <w:r w:rsidRPr="00FF2ADA">
        <w:rPr>
          <w:rFonts w:cs="Times New Roman"/>
        </w:rPr>
        <w:t>Neighbourhood</w:t>
      </w:r>
      <w:proofErr w:type="spellEnd"/>
      <w:r w:rsidRPr="00FF2ADA">
        <w:rPr>
          <w:rFonts w:cs="Times New Roman"/>
        </w:rPr>
        <w:t xml:space="preserve"> Change in Los Angeles.” </w:t>
      </w:r>
      <w:r w:rsidRPr="00FF2ADA">
        <w:rPr>
          <w:rFonts w:cs="Times New Roman"/>
          <w:i/>
          <w:iCs/>
        </w:rPr>
        <w:t>Urban Studies</w:t>
      </w:r>
      <w:r w:rsidRPr="00FF2ADA">
        <w:rPr>
          <w:rFonts w:cs="Times New Roman"/>
        </w:rPr>
        <w:t>. https://doi.org/10.1177/0042098021993354.</w:t>
      </w:r>
    </w:p>
    <w:p w14:paraId="09498568" w14:textId="77777777" w:rsidR="00FF2ADA" w:rsidRPr="00FF2ADA" w:rsidRDefault="00FF2ADA" w:rsidP="00C34112">
      <w:pPr>
        <w:pStyle w:val="Bibliography"/>
        <w:rPr>
          <w:rFonts w:cs="Times New Roman"/>
        </w:rPr>
      </w:pPr>
      <w:r w:rsidRPr="00FF2ADA">
        <w:rPr>
          <w:rFonts w:cs="Times New Roman"/>
        </w:rPr>
        <w:t xml:space="preserve">Cooperstock, Alexandra. 2022. “The Demographics of School District Secession.” </w:t>
      </w:r>
      <w:r w:rsidRPr="00FF2ADA">
        <w:rPr>
          <w:rFonts w:cs="Times New Roman"/>
          <w:i/>
          <w:iCs/>
        </w:rPr>
        <w:t>Social Forces</w:t>
      </w:r>
      <w:r w:rsidRPr="00FF2ADA">
        <w:rPr>
          <w:rFonts w:cs="Times New Roman"/>
        </w:rPr>
        <w:t>, July, soac069. https://doi.org/10.1093/sf/soac069.</w:t>
      </w:r>
    </w:p>
    <w:p w14:paraId="648F99E1" w14:textId="77777777" w:rsidR="00FF2ADA" w:rsidRPr="00FF2ADA" w:rsidRDefault="00FF2ADA" w:rsidP="00C34112">
      <w:pPr>
        <w:pStyle w:val="Bibliography"/>
        <w:rPr>
          <w:rFonts w:cs="Times New Roman"/>
        </w:rPr>
      </w:pPr>
      <w:r w:rsidRPr="00FF2ADA">
        <w:rPr>
          <w:rFonts w:cs="Times New Roman"/>
        </w:rPr>
        <w:t>Cox, Adam, and Ryan Goodman. 2018. “Detention of Migrant Families as ‘Deterrence’: Ethical Flaws and Empirical Doubts.” Just Security. June 22, 2018. https://www.justsecurity.org/58354/detention-migrant-families-deterrence-ethical-flaws-empirical-doubts/.</w:t>
      </w:r>
    </w:p>
    <w:p w14:paraId="740F484B" w14:textId="77777777" w:rsidR="00FF2ADA" w:rsidRPr="00FF2ADA" w:rsidRDefault="00FF2ADA" w:rsidP="00C34112">
      <w:pPr>
        <w:pStyle w:val="Bibliography"/>
        <w:rPr>
          <w:rFonts w:cs="Times New Roman"/>
        </w:rPr>
      </w:pPr>
      <w:proofErr w:type="spellStart"/>
      <w:r w:rsidRPr="00FF2ADA">
        <w:rPr>
          <w:rFonts w:cs="Times New Roman"/>
        </w:rPr>
        <w:t>Douds</w:t>
      </w:r>
      <w:proofErr w:type="spellEnd"/>
      <w:r w:rsidRPr="00FF2ADA">
        <w:rPr>
          <w:rFonts w:cs="Times New Roman"/>
        </w:rPr>
        <w:t xml:space="preserve">, Kiara Wyndham. 2021. “The Diversity Contract: Constructing Racial Harmony in a Diverse American Suburb.” </w:t>
      </w:r>
      <w:r w:rsidRPr="00FF2ADA">
        <w:rPr>
          <w:rFonts w:cs="Times New Roman"/>
          <w:i/>
          <w:iCs/>
        </w:rPr>
        <w:t>American Journal of Sociology</w:t>
      </w:r>
      <w:r w:rsidRPr="00FF2ADA">
        <w:rPr>
          <w:rFonts w:cs="Times New Roman"/>
        </w:rPr>
        <w:t xml:space="preserve"> 126 (6): 1347–88. https://doi.org/10.1086/714499.</w:t>
      </w:r>
    </w:p>
    <w:p w14:paraId="0955533F" w14:textId="77777777" w:rsidR="00FF2ADA" w:rsidRPr="00FF2ADA" w:rsidRDefault="00FF2ADA" w:rsidP="00C34112">
      <w:pPr>
        <w:pStyle w:val="Bibliography"/>
        <w:rPr>
          <w:rFonts w:cs="Times New Roman"/>
        </w:rPr>
      </w:pPr>
      <w:r w:rsidRPr="00FF2ADA">
        <w:rPr>
          <w:rFonts w:cs="Times New Roman"/>
        </w:rPr>
        <w:t xml:space="preserve">Durst, Noah J. 2014. “Municipal Annexation and the Selective </w:t>
      </w:r>
      <w:proofErr w:type="spellStart"/>
      <w:r w:rsidRPr="00FF2ADA">
        <w:rPr>
          <w:rFonts w:cs="Times New Roman"/>
        </w:rPr>
        <w:t>Underbounding</w:t>
      </w:r>
      <w:proofErr w:type="spellEnd"/>
      <w:r w:rsidRPr="00FF2ADA">
        <w:rPr>
          <w:rFonts w:cs="Times New Roman"/>
        </w:rPr>
        <w:t xml:space="preserve"> of </w:t>
      </w:r>
      <w:proofErr w:type="spellStart"/>
      <w:r w:rsidRPr="00FF2ADA">
        <w:rPr>
          <w:rFonts w:cs="Times New Roman"/>
        </w:rPr>
        <w:t>Colonias</w:t>
      </w:r>
      <w:proofErr w:type="spellEnd"/>
      <w:r w:rsidRPr="00FF2ADA">
        <w:rPr>
          <w:rFonts w:cs="Times New Roman"/>
        </w:rPr>
        <w:t xml:space="preserve"> in Texas’ Lower Rio Grande Valley.” </w:t>
      </w:r>
      <w:r w:rsidRPr="00FF2ADA">
        <w:rPr>
          <w:rFonts w:cs="Times New Roman"/>
          <w:i/>
          <w:iCs/>
        </w:rPr>
        <w:t>Environment and Planning A: Economy and Space</w:t>
      </w:r>
      <w:r w:rsidRPr="00FF2ADA">
        <w:rPr>
          <w:rFonts w:cs="Times New Roman"/>
        </w:rPr>
        <w:t xml:space="preserve"> 46 (7): 1699–1715.</w:t>
      </w:r>
    </w:p>
    <w:p w14:paraId="29673DE1" w14:textId="77777777" w:rsidR="00FF2ADA" w:rsidRPr="00FF2ADA" w:rsidRDefault="00FF2ADA" w:rsidP="00C34112">
      <w:pPr>
        <w:pStyle w:val="Bibliography"/>
        <w:rPr>
          <w:rFonts w:cs="Times New Roman"/>
        </w:rPr>
      </w:pPr>
      <w:r w:rsidRPr="00FF2ADA">
        <w:rPr>
          <w:rFonts w:cs="Times New Roman"/>
        </w:rPr>
        <w:t xml:space="preserve">———. 2018. “Racial Gerrymandering of Municipal Borders: Direct Democracy, Participatory Democracy, and Voting Rights in the United States.” </w:t>
      </w:r>
      <w:r w:rsidRPr="00FF2ADA">
        <w:rPr>
          <w:rFonts w:cs="Times New Roman"/>
          <w:i/>
          <w:iCs/>
        </w:rPr>
        <w:t>Annals of the American Association of Geographers</w:t>
      </w:r>
      <w:r w:rsidRPr="00FF2ADA">
        <w:rPr>
          <w:rFonts w:cs="Times New Roman"/>
        </w:rPr>
        <w:t xml:space="preserve"> 108 (4): 938–54. https://doi.org/10.1080/24694452.2017.1403880.</w:t>
      </w:r>
    </w:p>
    <w:p w14:paraId="78BD97BC" w14:textId="77777777" w:rsidR="00FF2ADA" w:rsidRPr="00FF2ADA" w:rsidRDefault="00FF2ADA" w:rsidP="00C34112">
      <w:pPr>
        <w:pStyle w:val="Bibliography"/>
        <w:rPr>
          <w:rFonts w:cs="Times New Roman"/>
        </w:rPr>
      </w:pPr>
      <w:r w:rsidRPr="00FF2ADA">
        <w:rPr>
          <w:rFonts w:cs="Times New Roman"/>
        </w:rPr>
        <w:t xml:space="preserve">———. 2019. “Race and Municipal Annexation After the Voting Rights Act.” </w:t>
      </w:r>
      <w:r w:rsidRPr="00FF2ADA">
        <w:rPr>
          <w:rFonts w:cs="Times New Roman"/>
          <w:i/>
          <w:iCs/>
        </w:rPr>
        <w:t>Journal of the American Planning Association</w:t>
      </w:r>
      <w:r w:rsidRPr="00FF2ADA">
        <w:rPr>
          <w:rFonts w:cs="Times New Roman"/>
        </w:rPr>
        <w:t xml:space="preserve"> 85 (1): 49–59. https://doi.org/10.1080/01944363.2018.1556113.</w:t>
      </w:r>
    </w:p>
    <w:p w14:paraId="1C72ED94" w14:textId="77777777" w:rsidR="00FF2ADA" w:rsidRPr="00FF2ADA" w:rsidRDefault="00FF2ADA" w:rsidP="00C34112">
      <w:pPr>
        <w:pStyle w:val="Bibliography"/>
        <w:rPr>
          <w:rFonts w:cs="Times New Roman"/>
        </w:rPr>
      </w:pPr>
      <w:r w:rsidRPr="00FF2ADA">
        <w:rPr>
          <w:rFonts w:cs="Times New Roman"/>
        </w:rPr>
        <w:t xml:space="preserve">Durst, Noah J., Meng Cai, Jada </w:t>
      </w:r>
      <w:proofErr w:type="spellStart"/>
      <w:r w:rsidRPr="00FF2ADA">
        <w:rPr>
          <w:rFonts w:cs="Times New Roman"/>
        </w:rPr>
        <w:t>Tillison</w:t>
      </w:r>
      <w:proofErr w:type="spellEnd"/>
      <w:r w:rsidRPr="00FF2ADA">
        <w:rPr>
          <w:rFonts w:cs="Times New Roman"/>
        </w:rPr>
        <w:t xml:space="preserve">-Love, </w:t>
      </w:r>
      <w:proofErr w:type="spellStart"/>
      <w:r w:rsidRPr="00FF2ADA">
        <w:rPr>
          <w:rFonts w:cs="Times New Roman"/>
        </w:rPr>
        <w:t>Huiqing</w:t>
      </w:r>
      <w:proofErr w:type="spellEnd"/>
      <w:r w:rsidRPr="00FF2ADA">
        <w:rPr>
          <w:rFonts w:cs="Times New Roman"/>
        </w:rPr>
        <w:t xml:space="preserve"> Huang, and Wisdom Henry. 2021.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0 (0): 1–22. https://doi.org/10.1080/07352166.2021.1974303.</w:t>
      </w:r>
    </w:p>
    <w:p w14:paraId="0010F7FF" w14:textId="77777777" w:rsidR="00FF2ADA" w:rsidRPr="00FF2ADA" w:rsidRDefault="00FF2ADA" w:rsidP="00C34112">
      <w:pPr>
        <w:pStyle w:val="Bibliography"/>
        <w:rPr>
          <w:rFonts w:cs="Times New Roman"/>
        </w:rPr>
      </w:pPr>
      <w:r w:rsidRPr="00FF2ADA">
        <w:rPr>
          <w:rFonts w:cs="Times New Roman"/>
        </w:rPr>
        <w:t xml:space="preserve">Edwards, Mary M. 2008. “Understanding the Complexities of Annexation.” </w:t>
      </w:r>
      <w:r w:rsidRPr="00FF2ADA">
        <w:rPr>
          <w:rFonts w:cs="Times New Roman"/>
          <w:i/>
          <w:iCs/>
        </w:rPr>
        <w:t>Journal of Planning Literature</w:t>
      </w:r>
      <w:r w:rsidRPr="00FF2ADA">
        <w:rPr>
          <w:rFonts w:cs="Times New Roman"/>
        </w:rPr>
        <w:t xml:space="preserve"> 23 (2): 119–35. https://doi.org/10.1177/0885412208322921.</w:t>
      </w:r>
    </w:p>
    <w:p w14:paraId="2606B214" w14:textId="77777777" w:rsidR="00FF2ADA" w:rsidRPr="00FF2ADA" w:rsidRDefault="00FF2ADA" w:rsidP="00C34112">
      <w:pPr>
        <w:pStyle w:val="Bibliography"/>
        <w:rPr>
          <w:rFonts w:cs="Times New Roman"/>
        </w:rPr>
      </w:pPr>
      <w:r w:rsidRPr="00FF2ADA">
        <w:rPr>
          <w:rFonts w:cs="Times New Roman"/>
        </w:rPr>
        <w:t xml:space="preserve">Faber, Jacob W. 2020. “We Built This: Consequences of New Deal Era Intervention in America’s Racial Geography.” </w:t>
      </w:r>
      <w:r w:rsidRPr="00FF2ADA">
        <w:rPr>
          <w:rFonts w:cs="Times New Roman"/>
          <w:i/>
          <w:iCs/>
        </w:rPr>
        <w:t>American Sociological Review</w:t>
      </w:r>
      <w:r w:rsidRPr="00FF2ADA">
        <w:rPr>
          <w:rFonts w:cs="Times New Roman"/>
        </w:rPr>
        <w:t xml:space="preserve"> 85 (5): 739–75. https://doi.org/10.1177/0003122420948464.</w:t>
      </w:r>
    </w:p>
    <w:p w14:paraId="69EA64D5" w14:textId="77777777" w:rsidR="00FF2ADA" w:rsidRPr="00FF2ADA" w:rsidRDefault="00FF2ADA" w:rsidP="00C34112">
      <w:pPr>
        <w:pStyle w:val="Bibliography"/>
        <w:rPr>
          <w:rFonts w:cs="Times New Roman"/>
        </w:rPr>
      </w:pPr>
      <w:r w:rsidRPr="00FF2ADA">
        <w:rPr>
          <w:rFonts w:cs="Times New Roman"/>
        </w:rPr>
        <w:t xml:space="preserve">Feder, Catalina, and Michael G. Miller. 2020. “Voter Purges After Shelby: Part of Special Symposium on Election Sciences.” </w:t>
      </w:r>
      <w:r w:rsidRPr="00FF2ADA">
        <w:rPr>
          <w:rFonts w:cs="Times New Roman"/>
          <w:i/>
          <w:iCs/>
        </w:rPr>
        <w:t>American Politics Research</w:t>
      </w:r>
      <w:r w:rsidRPr="00FF2ADA">
        <w:rPr>
          <w:rFonts w:cs="Times New Roman"/>
        </w:rPr>
        <w:t xml:space="preserve"> 48 (6): 687–92. https://doi.org/10.1177/1532673X20916426.</w:t>
      </w:r>
    </w:p>
    <w:p w14:paraId="602B365D" w14:textId="77777777" w:rsidR="00FF2ADA" w:rsidRPr="00FF2ADA" w:rsidRDefault="00FF2ADA" w:rsidP="00C34112">
      <w:pPr>
        <w:pStyle w:val="Bibliography"/>
        <w:rPr>
          <w:rFonts w:cs="Times New Roman"/>
        </w:rPr>
      </w:pPr>
      <w:r w:rsidRPr="00FF2ADA">
        <w:rPr>
          <w:rFonts w:cs="Times New Roman"/>
        </w:rPr>
        <w:t xml:space="preserve">Fox, </w:t>
      </w:r>
      <w:proofErr w:type="spellStart"/>
      <w:r w:rsidRPr="00FF2ADA">
        <w:rPr>
          <w:rFonts w:cs="Times New Roman"/>
        </w:rPr>
        <w:t>Cybelle</w:t>
      </w:r>
      <w:proofErr w:type="spellEnd"/>
      <w:r w:rsidRPr="00FF2ADA">
        <w:rPr>
          <w:rFonts w:cs="Times New Roman"/>
        </w:rPr>
        <w:t xml:space="preserve">, and Thomas A. Guglielmo. 2012. “Defining America’s Racial Boundaries: Blacks, Mexicans, and European Immigrants, 1890–1945.” </w:t>
      </w:r>
      <w:r w:rsidRPr="00FF2ADA">
        <w:rPr>
          <w:rFonts w:cs="Times New Roman"/>
          <w:i/>
          <w:iCs/>
        </w:rPr>
        <w:t>American Journal of Sociology</w:t>
      </w:r>
      <w:r w:rsidRPr="00FF2ADA">
        <w:rPr>
          <w:rFonts w:cs="Times New Roman"/>
        </w:rPr>
        <w:t xml:space="preserve"> 118 (2): 327–79. https://doi.org/10.1086/666383.</w:t>
      </w:r>
    </w:p>
    <w:p w14:paraId="74D178B4" w14:textId="77777777" w:rsidR="00FF2ADA" w:rsidRPr="00FF2ADA" w:rsidRDefault="00FF2ADA" w:rsidP="00C34112">
      <w:pPr>
        <w:pStyle w:val="Bibliography"/>
        <w:rPr>
          <w:rFonts w:cs="Times New Roman"/>
        </w:rPr>
      </w:pPr>
      <w:r w:rsidRPr="00FF2ADA">
        <w:rPr>
          <w:rFonts w:cs="Times New Roman"/>
        </w:rPr>
        <w:t xml:space="preserve">Gelman, Andrew, and Jennifer Hill. 2007.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23109950" w14:textId="77777777" w:rsidR="00FF2ADA" w:rsidRPr="00FF2ADA" w:rsidRDefault="00FF2ADA" w:rsidP="00C34112">
      <w:pPr>
        <w:pStyle w:val="Bibliography"/>
        <w:rPr>
          <w:rFonts w:cs="Times New Roman"/>
        </w:rPr>
      </w:pPr>
      <w:r w:rsidRPr="00FF2ADA">
        <w:rPr>
          <w:rFonts w:cs="Times New Roman"/>
        </w:rPr>
        <w:t xml:space="preserve">Hall, Matthew. 2013. “Residential Integration on the New Frontier: Immigrant Segregation in Established and New Destinations.” </w:t>
      </w:r>
      <w:r w:rsidRPr="00FF2ADA">
        <w:rPr>
          <w:rFonts w:cs="Times New Roman"/>
          <w:i/>
          <w:iCs/>
        </w:rPr>
        <w:t>Demography</w:t>
      </w:r>
      <w:r w:rsidRPr="00FF2ADA">
        <w:rPr>
          <w:rFonts w:cs="Times New Roman"/>
        </w:rPr>
        <w:t xml:space="preserve"> 50 (5): 1873–96. https://doi.org/10.1007/s13524-012-0177-x.</w:t>
      </w:r>
    </w:p>
    <w:p w14:paraId="4ED658B8" w14:textId="77777777" w:rsidR="00FF2ADA" w:rsidRPr="00FF2ADA" w:rsidRDefault="00FF2ADA" w:rsidP="00C34112">
      <w:pPr>
        <w:pStyle w:val="Bibliography"/>
        <w:rPr>
          <w:rFonts w:cs="Times New Roman"/>
        </w:rPr>
      </w:pPr>
      <w:r w:rsidRPr="00FF2ADA">
        <w:rPr>
          <w:rFonts w:cs="Times New Roman"/>
        </w:rPr>
        <w:lastRenderedPageBreak/>
        <w:t xml:space="preserve">Hall, Matthew, and Barrett Lee. 2010. “How Diverse Are US Suburbs?” </w:t>
      </w:r>
      <w:r w:rsidRPr="00FF2ADA">
        <w:rPr>
          <w:rFonts w:cs="Times New Roman"/>
          <w:i/>
          <w:iCs/>
        </w:rPr>
        <w:t>Urban Studies</w:t>
      </w:r>
      <w:r w:rsidRPr="00FF2ADA">
        <w:rPr>
          <w:rFonts w:cs="Times New Roman"/>
        </w:rPr>
        <w:t xml:space="preserve"> 47 (1): 3–28. https://doi.org/10.1177/0042098009346862.</w:t>
      </w:r>
    </w:p>
    <w:p w14:paraId="10166FB3" w14:textId="77777777" w:rsidR="00FF2ADA" w:rsidRPr="00FF2ADA" w:rsidRDefault="00FF2ADA" w:rsidP="00C34112">
      <w:pPr>
        <w:pStyle w:val="Bibliography"/>
        <w:rPr>
          <w:rFonts w:cs="Times New Roman"/>
        </w:rPr>
      </w:pPr>
      <w:r w:rsidRPr="00FF2ADA">
        <w:rPr>
          <w:rFonts w:cs="Times New Roman"/>
        </w:rPr>
        <w:t xml:space="preserve">Hardy, Lydia. 2020. “Voter Suppression Post-Shelby: Impacts and Issues of Voter Purge and Voter ID Laws.” </w:t>
      </w:r>
      <w:r w:rsidRPr="00FF2ADA">
        <w:rPr>
          <w:rFonts w:cs="Times New Roman"/>
          <w:i/>
          <w:iCs/>
        </w:rPr>
        <w:t>Mercer Law Review</w:t>
      </w:r>
      <w:r w:rsidRPr="00FF2ADA">
        <w:rPr>
          <w:rFonts w:cs="Times New Roman"/>
        </w:rPr>
        <w:t xml:space="preserve"> 71 (3): 857–78.</w:t>
      </w:r>
    </w:p>
    <w:p w14:paraId="47C7EC3C" w14:textId="77777777" w:rsidR="00FF2ADA" w:rsidRPr="00FF2ADA" w:rsidRDefault="00FF2ADA" w:rsidP="00C34112">
      <w:pPr>
        <w:pStyle w:val="Bibliography"/>
        <w:rPr>
          <w:rFonts w:cs="Times New Roman"/>
        </w:rPr>
      </w:pPr>
      <w:r w:rsidRPr="00FF2ADA">
        <w:rPr>
          <w:rFonts w:cs="Times New Roman"/>
        </w:rPr>
        <w:t xml:space="preserve">Harris, </w:t>
      </w:r>
      <w:proofErr w:type="spellStart"/>
      <w:r w:rsidRPr="00FF2ADA">
        <w:rPr>
          <w:rFonts w:cs="Times New Roman"/>
        </w:rPr>
        <w:t>Alexes</w:t>
      </w:r>
      <w:proofErr w:type="spellEnd"/>
      <w:r w:rsidRPr="00FF2ADA">
        <w:rPr>
          <w:rFonts w:cs="Times New Roman"/>
        </w:rPr>
        <w:t xml:space="preserve">. 2016.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77777777" w:rsidR="00FF2ADA" w:rsidRPr="00FF2ADA" w:rsidRDefault="00FF2ADA" w:rsidP="00C34112">
      <w:pPr>
        <w:pStyle w:val="Bibliography"/>
        <w:rPr>
          <w:rFonts w:cs="Times New Roman"/>
        </w:rPr>
      </w:pPr>
      <w:r w:rsidRPr="00FF2ADA">
        <w:rPr>
          <w:rFonts w:cs="Times New Roman"/>
        </w:rPr>
        <w:t xml:space="preserve">Herron, Michael C., and Daniel A. Smith. 2015. “Race, Shelby County, and the Voter Information Verification Act in North Carolina.” </w:t>
      </w:r>
      <w:r w:rsidRPr="00FF2ADA">
        <w:rPr>
          <w:rFonts w:cs="Times New Roman"/>
          <w:i/>
          <w:iCs/>
        </w:rPr>
        <w:t>Florida State University Law Review</w:t>
      </w:r>
      <w:r w:rsidRPr="00FF2ADA">
        <w:rPr>
          <w:rFonts w:cs="Times New Roman"/>
        </w:rPr>
        <w:t xml:space="preserve"> 43 (2): 465–506.</w:t>
      </w:r>
    </w:p>
    <w:p w14:paraId="3A54F8D3" w14:textId="77777777" w:rsidR="00FF2ADA" w:rsidRPr="00FF2ADA" w:rsidRDefault="00FF2ADA" w:rsidP="00C34112">
      <w:pPr>
        <w:pStyle w:val="Bibliography"/>
        <w:rPr>
          <w:rFonts w:cs="Times New Roman"/>
        </w:rPr>
      </w:pPr>
      <w:r w:rsidRPr="00FF2ADA">
        <w:rPr>
          <w:rFonts w:cs="Times New Roman"/>
        </w:rPr>
        <w:t xml:space="preserve">Hirsh, C. Elizabeth. 2009.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 (2): 245–71. https://doi.org/10.1177/000312240907400205.</w:t>
      </w:r>
    </w:p>
    <w:p w14:paraId="68DA95CF" w14:textId="77777777" w:rsidR="00FF2ADA" w:rsidRPr="00FF2ADA" w:rsidRDefault="00FF2ADA" w:rsidP="00C34112">
      <w:pPr>
        <w:pStyle w:val="Bibliography"/>
        <w:rPr>
          <w:rFonts w:cs="Times New Roman"/>
        </w:rPr>
      </w:pPr>
      <w:r w:rsidRPr="00FF2ADA">
        <w:rPr>
          <w:rFonts w:cs="Times New Roman"/>
        </w:rPr>
        <w:t xml:space="preserve">Hwang, Jackelyn, and Tyler W. McDaniel. 2022.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 (1): 8.1-8.23. https://doi.org/10.1146/annurev-soc-030420-014126.</w:t>
      </w:r>
    </w:p>
    <w:p w14:paraId="24B21A44" w14:textId="77777777" w:rsidR="00FF2ADA" w:rsidRPr="00FF2ADA" w:rsidRDefault="00FF2ADA" w:rsidP="00C34112">
      <w:pPr>
        <w:pStyle w:val="Bibliography"/>
        <w:rPr>
          <w:rFonts w:cs="Times New Roman"/>
        </w:rPr>
      </w:pPr>
      <w:r w:rsidRPr="00FF2ADA">
        <w:rPr>
          <w:rFonts w:cs="Times New Roman"/>
        </w:rPr>
        <w:t xml:space="preserve">Issacharoff, Samuel. 2013. “Beyond the Discrimination Model on Voting.” </w:t>
      </w:r>
      <w:r w:rsidRPr="00FF2ADA">
        <w:rPr>
          <w:rFonts w:cs="Times New Roman"/>
          <w:i/>
          <w:iCs/>
        </w:rPr>
        <w:t>Harvard Law Review</w:t>
      </w:r>
      <w:r w:rsidRPr="00FF2ADA">
        <w:rPr>
          <w:rFonts w:cs="Times New Roman"/>
        </w:rPr>
        <w:t xml:space="preserve"> 127 (1): 95–126.</w:t>
      </w:r>
    </w:p>
    <w:p w14:paraId="5FA6640A" w14:textId="77777777"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 2021. “The Chance That Two People Chosen at Random Are of Different Race or Ethnicity Groups Has Increased Since 2010.” U.S. Census Bureau. August 12, 2021. https://www.census.gov/library/stories/2021/08/2020-united-states-population-more-racially-ethnically-diverse-than-2010.html.</w:t>
      </w:r>
    </w:p>
    <w:p w14:paraId="0D58BC76" w14:textId="77777777" w:rsidR="00FF2ADA" w:rsidRPr="00FF2ADA" w:rsidRDefault="00FF2ADA" w:rsidP="00C34112">
      <w:pPr>
        <w:pStyle w:val="Bibliography"/>
        <w:rPr>
          <w:rFonts w:cs="Times New Roman"/>
        </w:rPr>
      </w:pPr>
      <w:r w:rsidRPr="00FF2ADA">
        <w:rPr>
          <w:rFonts w:cs="Times New Roman"/>
        </w:rPr>
        <w:t xml:space="preserve">Johnson, James H., Allan Parnell, Ann Moss Joyner, Carolyn J. </w:t>
      </w:r>
      <w:proofErr w:type="spellStart"/>
      <w:r w:rsidRPr="00FF2ADA">
        <w:rPr>
          <w:rFonts w:cs="Times New Roman"/>
        </w:rPr>
        <w:t>Christman</w:t>
      </w:r>
      <w:proofErr w:type="spellEnd"/>
      <w:r w:rsidRPr="00FF2ADA">
        <w:rPr>
          <w:rFonts w:cs="Times New Roman"/>
        </w:rPr>
        <w:t xml:space="preserve">, and Ben Marsh. 2004. “Racial Apartheid in a Small North Carolina Town.” </w:t>
      </w:r>
      <w:r w:rsidRPr="00FF2ADA">
        <w:rPr>
          <w:rFonts w:cs="Times New Roman"/>
          <w:i/>
          <w:iCs/>
        </w:rPr>
        <w:t>The Review of Black Political Economy</w:t>
      </w:r>
      <w:r w:rsidRPr="00FF2ADA">
        <w:rPr>
          <w:rFonts w:cs="Times New Roman"/>
        </w:rPr>
        <w:t xml:space="preserve"> 31 (4): 89–107. https://doi.org/10.1007/s12114-004-1012-4.</w:t>
      </w:r>
    </w:p>
    <w:p w14:paraId="2042B2C4" w14:textId="77777777" w:rsidR="00FF2ADA" w:rsidRPr="00FF2ADA" w:rsidRDefault="00FF2ADA" w:rsidP="00C34112">
      <w:pPr>
        <w:pStyle w:val="Bibliography"/>
        <w:rPr>
          <w:rFonts w:cs="Times New Roman"/>
        </w:rPr>
      </w:pPr>
      <w:proofErr w:type="spellStart"/>
      <w:r w:rsidRPr="00FF2ADA">
        <w:rPr>
          <w:rFonts w:cs="Times New Roman"/>
        </w:rPr>
        <w:t>Karaca</w:t>
      </w:r>
      <w:proofErr w:type="spellEnd"/>
      <w:r w:rsidRPr="00FF2ADA">
        <w:rPr>
          <w:rFonts w:cs="Times New Roman"/>
        </w:rPr>
        <w:t xml:space="preserve">-Mandic, Pinar, Edward C. Norton, and Bryan Dowd. 2012. “Interaction Terms in Nonlinear Models.” </w:t>
      </w:r>
      <w:r w:rsidRPr="00FF2ADA">
        <w:rPr>
          <w:rFonts w:cs="Times New Roman"/>
          <w:i/>
          <w:iCs/>
        </w:rPr>
        <w:t>Health Services Research</w:t>
      </w:r>
      <w:r w:rsidRPr="00FF2ADA">
        <w:rPr>
          <w:rFonts w:cs="Times New Roman"/>
        </w:rPr>
        <w:t xml:space="preserve"> 47 (1pt1): 255–74. https://doi.org/10.1111/j.1475-6773.2011.01314.x.</w:t>
      </w:r>
    </w:p>
    <w:p w14:paraId="39D0D003" w14:textId="77777777" w:rsidR="00FF2ADA" w:rsidRPr="00FF2ADA" w:rsidRDefault="00FF2ADA" w:rsidP="00C34112">
      <w:pPr>
        <w:pStyle w:val="Bibliography"/>
        <w:rPr>
          <w:rFonts w:cs="Times New Roman"/>
        </w:rPr>
      </w:pPr>
      <w:r w:rsidRPr="00FF2ADA">
        <w:rPr>
          <w:rFonts w:cs="Times New Roman"/>
        </w:rPr>
        <w:t xml:space="preserve">King, Desmond S., and Rogers M. Smith. 2016. “THE LAST </w:t>
      </w:r>
      <w:proofErr w:type="gramStart"/>
      <w:r w:rsidRPr="00FF2ADA">
        <w:rPr>
          <w:rFonts w:cs="Times New Roman"/>
        </w:rPr>
        <w:t>STAND?:</w:t>
      </w:r>
      <w:proofErr w:type="gramEnd"/>
      <w:r w:rsidRPr="00FF2ADA">
        <w:rPr>
          <w:rFonts w:cs="Times New Roman"/>
        </w:rPr>
        <w:t xml:space="preserve"> Shelby County v. Holder, White Political Power, and America’s Racial Policy Alliances.”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13 (1): 25–44. https://doi.org/10.1017/S1742058X1500017X.</w:t>
      </w:r>
    </w:p>
    <w:p w14:paraId="1AC8CF85" w14:textId="77777777" w:rsidR="00FF2ADA" w:rsidRPr="00FF2ADA" w:rsidRDefault="00FF2ADA" w:rsidP="00C34112">
      <w:pPr>
        <w:pStyle w:val="Bibliography"/>
        <w:rPr>
          <w:rFonts w:cs="Times New Roman"/>
        </w:rPr>
      </w:pPr>
      <w:r w:rsidRPr="00FF2ADA">
        <w:rPr>
          <w:rFonts w:cs="Times New Roman"/>
        </w:rPr>
        <w:t xml:space="preserve">King, Ryan D, and Darren Wheelock. 2007. “Group Threat and Social Control: Race, Perceptions of Minorities and the Desire to Punish.” </w:t>
      </w:r>
      <w:r w:rsidRPr="00FF2ADA">
        <w:rPr>
          <w:rFonts w:cs="Times New Roman"/>
          <w:i/>
          <w:iCs/>
        </w:rPr>
        <w:t>Social Forces</w:t>
      </w:r>
      <w:r w:rsidRPr="00FF2ADA">
        <w:rPr>
          <w:rFonts w:cs="Times New Roman"/>
        </w:rPr>
        <w:t xml:space="preserve"> 85 (3): 1255–80. https://doi.org/10.1353/sof.2007.0045.</w:t>
      </w:r>
    </w:p>
    <w:p w14:paraId="24CDDF49" w14:textId="77777777" w:rsidR="00FF2ADA" w:rsidRPr="00FF2ADA" w:rsidRDefault="00FF2ADA" w:rsidP="00C34112">
      <w:pPr>
        <w:pStyle w:val="Bibliography"/>
        <w:rPr>
          <w:rFonts w:cs="Times New Roman"/>
        </w:rPr>
      </w:pPr>
      <w:proofErr w:type="spellStart"/>
      <w:r w:rsidRPr="00FF2ADA">
        <w:rPr>
          <w:rFonts w:cs="Times New Roman"/>
        </w:rPr>
        <w:t>LaBriola</w:t>
      </w:r>
      <w:proofErr w:type="spellEnd"/>
      <w:r w:rsidRPr="00FF2ADA">
        <w:rPr>
          <w:rFonts w:cs="Times New Roman"/>
        </w:rPr>
        <w:t xml:space="preserve">, Joe. 2022. “The Race to Exclude: Residential Growth Controls in California Cities, 1970-1992.” </w:t>
      </w:r>
      <w:proofErr w:type="spellStart"/>
      <w:r w:rsidRPr="00FF2ADA">
        <w:rPr>
          <w:rFonts w:cs="Times New Roman"/>
          <w:i/>
          <w:iCs/>
        </w:rPr>
        <w:t>ArXiv</w:t>
      </w:r>
      <w:proofErr w:type="spellEnd"/>
      <w:r w:rsidRPr="00FF2ADA">
        <w:rPr>
          <w:rFonts w:cs="Times New Roman"/>
        </w:rPr>
        <w:t>, March. https://doi.org/10.31235/osf.io/nqvfa.</w:t>
      </w:r>
    </w:p>
    <w:p w14:paraId="08FBAF51" w14:textId="77777777" w:rsidR="00FF2ADA" w:rsidRPr="00FF2ADA" w:rsidRDefault="00FF2ADA" w:rsidP="00C34112">
      <w:pPr>
        <w:pStyle w:val="Bibliography"/>
        <w:rPr>
          <w:rFonts w:cs="Times New Roman"/>
        </w:rPr>
      </w:pPr>
      <w:r w:rsidRPr="00FF2ADA">
        <w:rPr>
          <w:rFonts w:cs="Times New Roman"/>
        </w:rPr>
        <w:t xml:space="preserve">Lee, Jennifer, and Frank D. Bean. 2004.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77777777" w:rsidR="00FF2ADA" w:rsidRPr="00FF2ADA" w:rsidRDefault="00FF2ADA" w:rsidP="00C34112">
      <w:pPr>
        <w:pStyle w:val="Bibliography"/>
        <w:rPr>
          <w:rFonts w:cs="Times New Roman"/>
        </w:rPr>
      </w:pPr>
      <w:r w:rsidRPr="00FF2ADA">
        <w:rPr>
          <w:rFonts w:cs="Times New Roman"/>
        </w:rPr>
        <w:t xml:space="preserve">Lens, Michael C. 2022. “Zoning, Land Use, and the Reproduction of Urban Inequality.” </w:t>
      </w:r>
      <w:r w:rsidRPr="00FF2ADA">
        <w:rPr>
          <w:rFonts w:cs="Times New Roman"/>
          <w:i/>
          <w:iCs/>
        </w:rPr>
        <w:t>Annual Review of Sociology</w:t>
      </w:r>
      <w:r w:rsidRPr="00FF2ADA">
        <w:rPr>
          <w:rFonts w:cs="Times New Roman"/>
        </w:rPr>
        <w:t xml:space="preserve"> 48 (1): 421–39. https://doi.org/10.1146/annurev-soc-030420-122027.</w:t>
      </w:r>
    </w:p>
    <w:p w14:paraId="117DD7F5" w14:textId="77777777" w:rsidR="00FF2ADA" w:rsidRPr="00FF2ADA" w:rsidRDefault="00FF2ADA" w:rsidP="00C34112">
      <w:pPr>
        <w:pStyle w:val="Bibliography"/>
        <w:rPr>
          <w:rFonts w:cs="Times New Roman"/>
        </w:rPr>
      </w:pPr>
      <w:proofErr w:type="spellStart"/>
      <w:r w:rsidRPr="00FF2ADA">
        <w:rPr>
          <w:rFonts w:cs="Times New Roman"/>
        </w:rPr>
        <w:lastRenderedPageBreak/>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Steven Michael Grice, and Michael </w:t>
      </w:r>
      <w:proofErr w:type="spellStart"/>
      <w:r w:rsidRPr="00FF2ADA">
        <w:rPr>
          <w:rFonts w:cs="Times New Roman"/>
        </w:rPr>
        <w:t>Taquino</w:t>
      </w:r>
      <w:proofErr w:type="spellEnd"/>
      <w:r w:rsidRPr="00FF2ADA">
        <w:rPr>
          <w:rFonts w:cs="Times New Roman"/>
        </w:rPr>
        <w:t xml:space="preserve">. 2007. “Municipal </w:t>
      </w:r>
      <w:proofErr w:type="spellStart"/>
      <w:r w:rsidRPr="00FF2ADA">
        <w:rPr>
          <w:rFonts w:cs="Times New Roman"/>
        </w:rPr>
        <w:t>Underbounding</w:t>
      </w:r>
      <w:proofErr w:type="spellEnd"/>
      <w:r w:rsidRPr="00FF2ADA">
        <w:rPr>
          <w:rFonts w:cs="Times New Roman"/>
        </w:rPr>
        <w:t xml:space="preserve">: Annexation and Racial Exclusion in Small Southern Towns.” </w:t>
      </w:r>
      <w:r w:rsidRPr="00FF2ADA">
        <w:rPr>
          <w:rFonts w:cs="Times New Roman"/>
          <w:i/>
          <w:iCs/>
        </w:rPr>
        <w:t>Rural Sociology</w:t>
      </w:r>
      <w:r w:rsidRPr="00FF2ADA">
        <w:rPr>
          <w:rFonts w:cs="Times New Roman"/>
        </w:rPr>
        <w:t xml:space="preserve"> 72 (1): 47–68. https://doi.org/10.1526/003601107781147437.</w:t>
      </w:r>
    </w:p>
    <w:p w14:paraId="23D27D17" w14:textId="77777777"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Pr="00FF2ADA">
        <w:rPr>
          <w:rFonts w:cs="Times New Roman"/>
        </w:rPr>
        <w:t xml:space="preserve">. 2012. “The Geography of Exclusion: Race, Segregation, and Concentrated Poverty.” </w:t>
      </w:r>
      <w:r w:rsidRPr="00FF2ADA">
        <w:rPr>
          <w:rFonts w:cs="Times New Roman"/>
          <w:i/>
          <w:iCs/>
        </w:rPr>
        <w:t>Social Problems</w:t>
      </w:r>
      <w:r w:rsidRPr="00FF2ADA">
        <w:rPr>
          <w:rFonts w:cs="Times New Roman"/>
        </w:rPr>
        <w:t xml:space="preserve"> 59 (3): 364–88. https://doi.org/10.1525/sp.2012.59.3.364.</w:t>
      </w:r>
    </w:p>
    <w:p w14:paraId="5D159FD7" w14:textId="77777777" w:rsidR="00FF2ADA" w:rsidRPr="00FF2ADA" w:rsidRDefault="00FF2ADA" w:rsidP="00C34112">
      <w:pPr>
        <w:pStyle w:val="Bibliography"/>
        <w:rPr>
          <w:rFonts w:cs="Times New Roman"/>
        </w:rPr>
      </w:pPr>
      <w:r w:rsidRPr="00FF2ADA">
        <w:rPr>
          <w:rFonts w:cs="Times New Roman"/>
        </w:rPr>
        <w:t xml:space="preserve">———. 2015. “Toward a New Macro-Segregation? Decomposing Segregation within and between Metropolitan Cities and Suburbs.” </w:t>
      </w:r>
      <w:r w:rsidRPr="00FF2ADA">
        <w:rPr>
          <w:rFonts w:cs="Times New Roman"/>
          <w:i/>
          <w:iCs/>
        </w:rPr>
        <w:t>American Sociological Review</w:t>
      </w:r>
      <w:r w:rsidRPr="00FF2ADA">
        <w:rPr>
          <w:rFonts w:cs="Times New Roman"/>
        </w:rPr>
        <w:t xml:space="preserve"> 80 (4): 843–73. https://doi.org/10.1177/0003122415588558.</w:t>
      </w:r>
    </w:p>
    <w:p w14:paraId="21A1D5B2" w14:textId="77777777"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Michael C. </w:t>
      </w:r>
      <w:proofErr w:type="spellStart"/>
      <w:r w:rsidRPr="00FF2ADA">
        <w:rPr>
          <w:rFonts w:cs="Times New Roman"/>
        </w:rPr>
        <w:t>Taquino</w:t>
      </w:r>
      <w:proofErr w:type="spellEnd"/>
      <w:r w:rsidRPr="00FF2ADA">
        <w:rPr>
          <w:rFonts w:cs="Times New Roman"/>
        </w:rPr>
        <w:t xml:space="preserve">, and Steven Michael Grice. 2010.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 (2): 215–30. https://doi.org/10.1016/j.ssresearch.2009.08.006.</w:t>
      </w:r>
    </w:p>
    <w:p w14:paraId="588FD84B" w14:textId="77777777" w:rsidR="00FF2ADA" w:rsidRPr="00FF2ADA" w:rsidRDefault="00FF2ADA" w:rsidP="00C34112">
      <w:pPr>
        <w:pStyle w:val="Bibliography"/>
        <w:rPr>
          <w:rFonts w:cs="Times New Roman"/>
        </w:rPr>
      </w:pPr>
      <w:r w:rsidRPr="00FF2ADA">
        <w:rPr>
          <w:rFonts w:cs="Times New Roman"/>
        </w:rPr>
        <w:t>Manson, Steven, Jonathan Schroeder, David Van Riper, Tracy Kugler, and Ruggles. 2021. “National Historical Geographic Information System: Version 16.0.” Minneapolis, MN: IPUMS. https://doi.org/10.18128/D050.V16.0.</w:t>
      </w:r>
    </w:p>
    <w:p w14:paraId="21698BCA" w14:textId="77777777" w:rsidR="00FF2ADA" w:rsidRPr="00FF2ADA" w:rsidRDefault="00FF2ADA" w:rsidP="00C34112">
      <w:pPr>
        <w:pStyle w:val="Bibliography"/>
        <w:rPr>
          <w:rFonts w:cs="Times New Roman"/>
        </w:rPr>
      </w:pPr>
      <w:r w:rsidRPr="00FF2ADA">
        <w:rPr>
          <w:rFonts w:cs="Times New Roman"/>
        </w:rPr>
        <w:t xml:space="preserve">Marsh, Ben, Allan M. Parnell, and Ann Moss Joyner. 2010. “Institutionalization of Racial Inequality in Local Political Geographies.” </w:t>
      </w:r>
      <w:r w:rsidRPr="00FF2ADA">
        <w:rPr>
          <w:rFonts w:cs="Times New Roman"/>
          <w:i/>
          <w:iCs/>
        </w:rPr>
        <w:t>Urban Geography</w:t>
      </w:r>
      <w:r w:rsidRPr="00FF2ADA">
        <w:rPr>
          <w:rFonts w:cs="Times New Roman"/>
        </w:rPr>
        <w:t xml:space="preserve"> 31 (5): 691–709. https://doi.org/10.2747/0272-3638.31.5.691.</w:t>
      </w:r>
    </w:p>
    <w:p w14:paraId="6924965A" w14:textId="77777777" w:rsidR="00FF2ADA" w:rsidRPr="00FF2ADA" w:rsidRDefault="00FF2ADA" w:rsidP="00C34112">
      <w:pPr>
        <w:pStyle w:val="Bibliography"/>
        <w:rPr>
          <w:rFonts w:cs="Times New Roman"/>
        </w:rPr>
      </w:pPr>
      <w:r w:rsidRPr="00FF2ADA">
        <w:rPr>
          <w:rFonts w:cs="Times New Roman"/>
        </w:rPr>
        <w:t xml:space="preserve">Massey, Douglas S., Jonathan Rothwell, and Thurston </w:t>
      </w:r>
      <w:proofErr w:type="spellStart"/>
      <w:r w:rsidRPr="00FF2ADA">
        <w:rPr>
          <w:rFonts w:cs="Times New Roman"/>
        </w:rPr>
        <w:t>Domina</w:t>
      </w:r>
      <w:proofErr w:type="spellEnd"/>
      <w:r w:rsidRPr="00FF2ADA">
        <w:rPr>
          <w:rFonts w:cs="Times New Roman"/>
        </w:rPr>
        <w:t xml:space="preserve">. 2009.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 (1): 74–90. https://doi.org/10.1177/0002716209343558.</w:t>
      </w:r>
    </w:p>
    <w:p w14:paraId="3BA8EFF5" w14:textId="77777777" w:rsidR="00FF2ADA" w:rsidRPr="00FF2ADA" w:rsidRDefault="00FF2ADA" w:rsidP="00C34112">
      <w:pPr>
        <w:pStyle w:val="Bibliography"/>
        <w:rPr>
          <w:rFonts w:cs="Times New Roman"/>
        </w:rPr>
      </w:pPr>
      <w:r w:rsidRPr="00FF2ADA">
        <w:rPr>
          <w:rFonts w:cs="Times New Roman"/>
        </w:rPr>
        <w:t xml:space="preserve">Miller, Gary J. 1981. </w:t>
      </w:r>
      <w:r w:rsidRPr="00FF2ADA">
        <w:rPr>
          <w:rFonts w:cs="Times New Roman"/>
          <w:i/>
          <w:iCs/>
        </w:rPr>
        <w:t>Cities by Contract: The Politics of Municipal Incorporation</w:t>
      </w:r>
      <w:r w:rsidRPr="00FF2ADA">
        <w:rPr>
          <w:rFonts w:cs="Times New Roman"/>
        </w:rPr>
        <w:t>. Cambridge, MA: MIT Press.</w:t>
      </w:r>
    </w:p>
    <w:p w14:paraId="5B0A6E1B" w14:textId="77777777" w:rsidR="00FF2ADA" w:rsidRPr="00FF2ADA" w:rsidRDefault="00FF2ADA" w:rsidP="00C34112">
      <w:pPr>
        <w:pStyle w:val="Bibliography"/>
        <w:rPr>
          <w:rFonts w:cs="Times New Roman"/>
        </w:rPr>
      </w:pPr>
      <w:proofErr w:type="spellStart"/>
      <w:r w:rsidRPr="00FF2ADA">
        <w:rPr>
          <w:rFonts w:cs="Times New Roman"/>
        </w:rPr>
        <w:t>Moeser</w:t>
      </w:r>
      <w:proofErr w:type="spellEnd"/>
      <w:r w:rsidRPr="00FF2ADA">
        <w:rPr>
          <w:rFonts w:cs="Times New Roman"/>
        </w:rPr>
        <w:t xml:space="preserve">, John, and Rutledge Dennis. 2020. </w:t>
      </w:r>
      <w:r w:rsidRPr="00FF2ADA">
        <w:rPr>
          <w:rFonts w:cs="Times New Roman"/>
          <w:i/>
          <w:iCs/>
        </w:rPr>
        <w:t>The Politics of Annexation: Oligarchic Power in a Southern City</w:t>
      </w:r>
      <w:r w:rsidRPr="00FF2ADA">
        <w:rPr>
          <w:rFonts w:cs="Times New Roman"/>
        </w:rPr>
        <w:t xml:space="preserve">. Cambridge, MA: </w:t>
      </w:r>
      <w:proofErr w:type="spellStart"/>
      <w:r w:rsidRPr="00FF2ADA">
        <w:rPr>
          <w:rFonts w:cs="Times New Roman"/>
        </w:rPr>
        <w:t>Schenkman</w:t>
      </w:r>
      <w:proofErr w:type="spellEnd"/>
      <w:r w:rsidRPr="00FF2ADA">
        <w:rPr>
          <w:rFonts w:cs="Times New Roman"/>
        </w:rPr>
        <w:t xml:space="preserve"> Publishing Company. https://scholarscompass.vcu.edu/politics_annexation/1.</w:t>
      </w:r>
    </w:p>
    <w:p w14:paraId="3A2EF56C" w14:textId="77777777" w:rsidR="00FF2ADA" w:rsidRPr="00FF2ADA" w:rsidRDefault="00FF2ADA" w:rsidP="00C34112">
      <w:pPr>
        <w:pStyle w:val="Bibliography"/>
        <w:rPr>
          <w:rFonts w:cs="Times New Roman"/>
        </w:rPr>
      </w:pPr>
      <w:proofErr w:type="spellStart"/>
      <w:r w:rsidRPr="00FF2ADA">
        <w:rPr>
          <w:rFonts w:cs="Times New Roman"/>
        </w:rPr>
        <w:t>Motomura</w:t>
      </w:r>
      <w:proofErr w:type="spellEnd"/>
      <w:r w:rsidRPr="00FF2ADA">
        <w:rPr>
          <w:rFonts w:cs="Times New Roman"/>
        </w:rPr>
        <w:t xml:space="preserve">, Hiroshi. 1982. “Preclearance under Section Five of the Voting Rights Act.” </w:t>
      </w:r>
      <w:r w:rsidRPr="00FF2ADA">
        <w:rPr>
          <w:rFonts w:cs="Times New Roman"/>
          <w:i/>
          <w:iCs/>
        </w:rPr>
        <w:t>North Carolina Law Review</w:t>
      </w:r>
      <w:r w:rsidRPr="00FF2ADA">
        <w:rPr>
          <w:rFonts w:cs="Times New Roman"/>
        </w:rPr>
        <w:t xml:space="preserve"> 61 (2): 189–246.</w:t>
      </w:r>
    </w:p>
    <w:p w14:paraId="368A147D" w14:textId="77777777" w:rsidR="00FF2ADA" w:rsidRPr="00FF2ADA" w:rsidRDefault="00FF2ADA" w:rsidP="00C34112">
      <w:pPr>
        <w:pStyle w:val="Bibliography"/>
        <w:rPr>
          <w:rFonts w:cs="Times New Roman"/>
        </w:rPr>
      </w:pPr>
      <w:r w:rsidRPr="00FF2ADA">
        <w:rPr>
          <w:rFonts w:cs="Times New Roman"/>
        </w:rPr>
        <w:t xml:space="preserve">Muhammad, Khalil Gibran. 2011.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7777777" w:rsidR="00FF2ADA" w:rsidRPr="00FF2ADA" w:rsidRDefault="00FF2ADA" w:rsidP="00C34112">
      <w:pPr>
        <w:pStyle w:val="Bibliography"/>
        <w:rPr>
          <w:rFonts w:cs="Times New Roman"/>
        </w:rPr>
      </w:pPr>
      <w:proofErr w:type="spellStart"/>
      <w:r w:rsidRPr="00FF2ADA">
        <w:rPr>
          <w:rFonts w:cs="Times New Roman"/>
        </w:rPr>
        <w:t>Mukhija</w:t>
      </w:r>
      <w:proofErr w:type="spellEnd"/>
      <w:r w:rsidRPr="00FF2ADA">
        <w:rPr>
          <w:rFonts w:cs="Times New Roman"/>
        </w:rPr>
        <w:t xml:space="preserve">, Vinit, and David R. Mason. 2013. “Reluctant Cities, </w:t>
      </w:r>
      <w:proofErr w:type="spellStart"/>
      <w:r w:rsidRPr="00FF2ADA">
        <w:rPr>
          <w:rFonts w:cs="Times New Roman"/>
        </w:rPr>
        <w:t>Colonias</w:t>
      </w:r>
      <w:proofErr w:type="spellEnd"/>
      <w:r w:rsidRPr="00FF2ADA">
        <w:rPr>
          <w:rFonts w:cs="Times New Roman"/>
        </w:rPr>
        <w:t xml:space="preserve"> and Municipal </w:t>
      </w:r>
      <w:proofErr w:type="spellStart"/>
      <w:r w:rsidRPr="00FF2ADA">
        <w:rPr>
          <w:rFonts w:cs="Times New Roman"/>
        </w:rPr>
        <w:t>Underbounding</w:t>
      </w:r>
      <w:proofErr w:type="spellEnd"/>
      <w:r w:rsidRPr="00FF2ADA">
        <w:rPr>
          <w:rFonts w:cs="Times New Roman"/>
        </w:rPr>
        <w:t xml:space="preserve"> in the US: Can Cities Be Convinced to Annex Poor Enclaves?” </w:t>
      </w:r>
      <w:r w:rsidRPr="00FF2ADA">
        <w:rPr>
          <w:rFonts w:cs="Times New Roman"/>
          <w:i/>
          <w:iCs/>
        </w:rPr>
        <w:t>Urban Studies</w:t>
      </w:r>
      <w:r w:rsidRPr="00FF2ADA">
        <w:rPr>
          <w:rFonts w:cs="Times New Roman"/>
        </w:rPr>
        <w:t xml:space="preserve"> 50 (14): 2959–75. https://doi.org/10.1177/0042098013482503.</w:t>
      </w:r>
    </w:p>
    <w:p w14:paraId="550EFB98" w14:textId="77777777" w:rsidR="00FF2ADA" w:rsidRPr="00FF2ADA" w:rsidRDefault="00FF2ADA" w:rsidP="00C34112">
      <w:pPr>
        <w:pStyle w:val="Bibliography"/>
        <w:rPr>
          <w:rFonts w:cs="Times New Roman"/>
        </w:rPr>
      </w:pPr>
      <w:r w:rsidRPr="00FF2ADA">
        <w:rPr>
          <w:rFonts w:cs="Times New Roman"/>
        </w:rPr>
        <w:t>Murphy, Thomas P. 1978. “Race-</w:t>
      </w:r>
      <w:proofErr w:type="spellStart"/>
      <w:r w:rsidRPr="00FF2ADA">
        <w:rPr>
          <w:rFonts w:cs="Times New Roman"/>
        </w:rPr>
        <w:t>Base</w:t>
      </w:r>
      <w:proofErr w:type="spellEnd"/>
      <w:r w:rsidRPr="00FF2ADA">
        <w:rPr>
          <w:rFonts w:cs="Times New Roman"/>
        </w:rPr>
        <w:t xml:space="preserve"> Accounting: Assigning the Costs and Benefits of a Racially Motivated Annexation.” </w:t>
      </w:r>
      <w:r w:rsidRPr="00FF2ADA">
        <w:rPr>
          <w:rFonts w:cs="Times New Roman"/>
          <w:i/>
          <w:iCs/>
        </w:rPr>
        <w:t>Urban Affairs Quarterly</w:t>
      </w:r>
      <w:r w:rsidRPr="00FF2ADA">
        <w:rPr>
          <w:rFonts w:cs="Times New Roman"/>
        </w:rPr>
        <w:t xml:space="preserve"> 14 (2): 169–94.</w:t>
      </w:r>
    </w:p>
    <w:p w14:paraId="3AD6D228" w14:textId="77777777" w:rsidR="00FF2ADA" w:rsidRPr="00FF2ADA" w:rsidRDefault="00FF2ADA" w:rsidP="00C34112">
      <w:pPr>
        <w:pStyle w:val="Bibliography"/>
        <w:rPr>
          <w:rFonts w:cs="Times New Roman"/>
        </w:rPr>
      </w:pPr>
      <w:r w:rsidRPr="00FF2ADA">
        <w:rPr>
          <w:rFonts w:cs="Times New Roman"/>
        </w:rPr>
        <w:t xml:space="preserve">Owens, Ann. 2019. “Building Inequality: Housing Segregation and Income Segregation.” </w:t>
      </w:r>
      <w:r w:rsidRPr="00FF2ADA">
        <w:rPr>
          <w:rFonts w:cs="Times New Roman"/>
          <w:i/>
          <w:iCs/>
        </w:rPr>
        <w:t>Sociological Science</w:t>
      </w:r>
      <w:r w:rsidRPr="00FF2ADA">
        <w:rPr>
          <w:rFonts w:cs="Times New Roman"/>
        </w:rPr>
        <w:t xml:space="preserve"> 6 (August): 497–525. https://doi.org/10.15195/v6.a19.</w:t>
      </w:r>
    </w:p>
    <w:p w14:paraId="5E491D80" w14:textId="77777777" w:rsidR="00FF2ADA" w:rsidRPr="00FF2ADA" w:rsidRDefault="00FF2ADA" w:rsidP="00C34112">
      <w:pPr>
        <w:pStyle w:val="Bibliography"/>
        <w:rPr>
          <w:rFonts w:cs="Times New Roman"/>
        </w:rPr>
      </w:pPr>
      <w:r w:rsidRPr="00FF2ADA">
        <w:rPr>
          <w:rFonts w:cs="Times New Roman"/>
        </w:rPr>
        <w:t xml:space="preserve">Owens, Michael Leo, and </w:t>
      </w:r>
      <w:proofErr w:type="spellStart"/>
      <w:r w:rsidRPr="00FF2ADA">
        <w:rPr>
          <w:rFonts w:cs="Times New Roman"/>
        </w:rPr>
        <w:t>Andra</w:t>
      </w:r>
      <w:proofErr w:type="spellEnd"/>
      <w:r w:rsidRPr="00FF2ADA">
        <w:rPr>
          <w:rFonts w:cs="Times New Roman"/>
        </w:rPr>
        <w:t xml:space="preserve"> N. Gillespie. 2018. “Cityhood by ‘</w:t>
      </w:r>
      <w:proofErr w:type="spellStart"/>
      <w:r w:rsidRPr="00FF2ADA">
        <w:rPr>
          <w:rFonts w:cs="Times New Roman"/>
        </w:rPr>
        <w:t>Deannexation</w:t>
      </w:r>
      <w:proofErr w:type="spellEnd"/>
      <w:r w:rsidRPr="00FF2ADA">
        <w:rPr>
          <w:rFonts w:cs="Times New Roman"/>
        </w:rPr>
        <w:t xml:space="preserve">’: Race and the Referendum on Eagles Landing.” </w:t>
      </w:r>
      <w:r w:rsidRPr="00FF2ADA">
        <w:rPr>
          <w:rFonts w:cs="Times New Roman"/>
          <w:i/>
          <w:iCs/>
        </w:rPr>
        <w:t>SSRN</w:t>
      </w:r>
      <w:r w:rsidRPr="00FF2ADA">
        <w:rPr>
          <w:rFonts w:cs="Times New Roman"/>
        </w:rPr>
        <w:t>, November. https://papers.ssrn.com/abstract=3290787.</w:t>
      </w:r>
    </w:p>
    <w:p w14:paraId="35FD9097" w14:textId="77777777" w:rsidR="00FF2ADA" w:rsidRPr="00FF2ADA" w:rsidRDefault="00FF2ADA" w:rsidP="00C34112">
      <w:pPr>
        <w:pStyle w:val="Bibliography"/>
        <w:rPr>
          <w:rFonts w:cs="Times New Roman"/>
        </w:rPr>
      </w:pPr>
      <w:proofErr w:type="spellStart"/>
      <w:r w:rsidRPr="00FF2ADA">
        <w:rPr>
          <w:rFonts w:cs="Times New Roman"/>
        </w:rPr>
        <w:t>Pacewicz</w:t>
      </w:r>
      <w:proofErr w:type="spellEnd"/>
      <w:r w:rsidRPr="00FF2ADA">
        <w:rPr>
          <w:rFonts w:cs="Times New Roman"/>
        </w:rPr>
        <w:t xml:space="preserve">, Josh, and John N Robinson III. 2021.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 (3): 975–1003. https://doi.org/10.1093/ser/mwaa029.</w:t>
      </w:r>
    </w:p>
    <w:p w14:paraId="5BA0C992" w14:textId="77777777" w:rsidR="00FF2ADA" w:rsidRPr="00FF2ADA" w:rsidRDefault="00FF2ADA" w:rsidP="00C34112">
      <w:pPr>
        <w:pStyle w:val="Bibliography"/>
        <w:rPr>
          <w:rFonts w:cs="Times New Roman"/>
        </w:rPr>
      </w:pPr>
      <w:proofErr w:type="spellStart"/>
      <w:r w:rsidRPr="00FF2ADA">
        <w:rPr>
          <w:rFonts w:cs="Times New Roman"/>
        </w:rPr>
        <w:lastRenderedPageBreak/>
        <w:t>Palandrani</w:t>
      </w:r>
      <w:proofErr w:type="spellEnd"/>
      <w:r w:rsidRPr="00FF2ADA">
        <w:rPr>
          <w:rFonts w:cs="Times New Roman"/>
        </w:rPr>
        <w:t xml:space="preserve">, Joseph, and Danika Watson. 2020. “Systemic Inequality | Racial Gerrymandering, The </w:t>
      </w:r>
      <w:proofErr w:type="gramStart"/>
      <w:r w:rsidRPr="00FF2ADA">
        <w:rPr>
          <w:rFonts w:cs="Times New Roman"/>
        </w:rPr>
        <w:t>For</w:t>
      </w:r>
      <w:proofErr w:type="gramEnd"/>
      <w:r w:rsidRPr="00FF2ADA">
        <w:rPr>
          <w:rFonts w:cs="Times New Roman"/>
        </w:rPr>
        <w:t xml:space="preserve"> the People Act, and Brnovich: Systemic Racism and Voting Rights in 2021.” </w:t>
      </w:r>
      <w:r w:rsidRPr="00FF2ADA">
        <w:rPr>
          <w:rFonts w:cs="Times New Roman"/>
          <w:i/>
          <w:iCs/>
        </w:rPr>
        <w:t>Fordham Law Review Online</w:t>
      </w:r>
      <w:r w:rsidRPr="00FF2ADA">
        <w:rPr>
          <w:rFonts w:cs="Times New Roman"/>
        </w:rPr>
        <w:t xml:space="preserve"> 89 (Article 21): 124–39.</w:t>
      </w:r>
    </w:p>
    <w:p w14:paraId="4261C247" w14:textId="77777777" w:rsidR="00FF2ADA" w:rsidRPr="00FF2ADA" w:rsidRDefault="00FF2ADA" w:rsidP="00C34112">
      <w:pPr>
        <w:pStyle w:val="Bibliography"/>
        <w:rPr>
          <w:rFonts w:cs="Times New Roman"/>
        </w:rPr>
      </w:pPr>
      <w:proofErr w:type="spellStart"/>
      <w:r w:rsidRPr="00FF2ADA">
        <w:rPr>
          <w:rFonts w:cs="Times New Roman"/>
        </w:rPr>
        <w:t>Parisi</w:t>
      </w:r>
      <w:proofErr w:type="spellEnd"/>
      <w:r w:rsidRPr="00FF2ADA">
        <w:rPr>
          <w:rFonts w:cs="Times New Roman"/>
        </w:rPr>
        <w:t xml:space="preserve">, Domenico, Daniel T. </w:t>
      </w:r>
      <w:proofErr w:type="spellStart"/>
      <w:r w:rsidRPr="00FF2ADA">
        <w:rPr>
          <w:rFonts w:cs="Times New Roman"/>
        </w:rPr>
        <w:t>Lichter</w:t>
      </w:r>
      <w:proofErr w:type="spellEnd"/>
      <w:r w:rsidRPr="00FF2ADA">
        <w:rPr>
          <w:rFonts w:cs="Times New Roman"/>
        </w:rPr>
        <w:t xml:space="preserve">, and Michael C. </w:t>
      </w:r>
      <w:proofErr w:type="spellStart"/>
      <w:r w:rsidRPr="00FF2ADA">
        <w:rPr>
          <w:rFonts w:cs="Times New Roman"/>
        </w:rPr>
        <w:t>Taquino</w:t>
      </w:r>
      <w:proofErr w:type="spellEnd"/>
      <w:r w:rsidRPr="00FF2ADA">
        <w:rPr>
          <w:rFonts w:cs="Times New Roman"/>
        </w:rPr>
        <w:t xml:space="preserve">. 2011. “Multi-Scale Residential Segregation: Black Exceptionalism and America’s Changing Color Line.” </w:t>
      </w:r>
      <w:r w:rsidRPr="00FF2ADA">
        <w:rPr>
          <w:rFonts w:cs="Times New Roman"/>
          <w:i/>
          <w:iCs/>
        </w:rPr>
        <w:t>Social Forces</w:t>
      </w:r>
      <w:r w:rsidRPr="00FF2ADA">
        <w:rPr>
          <w:rFonts w:cs="Times New Roman"/>
        </w:rPr>
        <w:t xml:space="preserve"> 89 (3): 829–52.</w:t>
      </w:r>
    </w:p>
    <w:p w14:paraId="3B66E846" w14:textId="77777777" w:rsidR="00FF2ADA" w:rsidRPr="00FF2ADA" w:rsidRDefault="00FF2ADA" w:rsidP="00C34112">
      <w:pPr>
        <w:pStyle w:val="Bibliography"/>
        <w:rPr>
          <w:rFonts w:cs="Times New Roman"/>
        </w:rPr>
      </w:pPr>
      <w:proofErr w:type="spellStart"/>
      <w:r w:rsidRPr="00FF2ADA">
        <w:rPr>
          <w:rFonts w:cs="Times New Roman"/>
        </w:rPr>
        <w:t>Pebesma</w:t>
      </w:r>
      <w:proofErr w:type="spellEnd"/>
      <w:r w:rsidRPr="00FF2ADA">
        <w:rPr>
          <w:rFonts w:cs="Times New Roman"/>
        </w:rPr>
        <w:t xml:space="preserve">, </w:t>
      </w:r>
      <w:proofErr w:type="spellStart"/>
      <w:r w:rsidRPr="00FF2ADA">
        <w:rPr>
          <w:rFonts w:cs="Times New Roman"/>
        </w:rPr>
        <w:t>Edzer</w:t>
      </w:r>
      <w:proofErr w:type="spellEnd"/>
      <w:r w:rsidRPr="00FF2ADA">
        <w:rPr>
          <w:rFonts w:cs="Times New Roman"/>
        </w:rPr>
        <w:t xml:space="preserve">. 2018. “Simple Features for R: Standardized Support for Spatial Vector Data.” </w:t>
      </w:r>
      <w:r w:rsidRPr="00FF2ADA">
        <w:rPr>
          <w:rFonts w:cs="Times New Roman"/>
          <w:i/>
          <w:iCs/>
        </w:rPr>
        <w:t>The R Journal</w:t>
      </w:r>
      <w:r w:rsidRPr="00FF2ADA">
        <w:rPr>
          <w:rFonts w:cs="Times New Roman"/>
        </w:rPr>
        <w:t xml:space="preserve"> 10 (1): 439. https://doi.org/10.32614/RJ-2018-009.</w:t>
      </w:r>
    </w:p>
    <w:p w14:paraId="75E98E08" w14:textId="77777777" w:rsidR="00FF2ADA" w:rsidRPr="00FF2ADA" w:rsidRDefault="00FF2ADA" w:rsidP="00C34112">
      <w:pPr>
        <w:pStyle w:val="Bibliography"/>
        <w:rPr>
          <w:rFonts w:cs="Times New Roman"/>
        </w:rPr>
      </w:pPr>
      <w:r w:rsidRPr="00FF2ADA">
        <w:rPr>
          <w:rFonts w:cs="Times New Roman"/>
        </w:rPr>
        <w:t xml:space="preserve">Reardon, Sean F., Elena </w:t>
      </w:r>
      <w:proofErr w:type="spellStart"/>
      <w:r w:rsidRPr="00FF2ADA">
        <w:rPr>
          <w:rFonts w:cs="Times New Roman"/>
        </w:rPr>
        <w:t>Tej</w:t>
      </w:r>
      <w:proofErr w:type="spellEnd"/>
      <w:r w:rsidRPr="00FF2ADA">
        <w:rPr>
          <w:rFonts w:cs="Times New Roman"/>
        </w:rPr>
        <w:t xml:space="preserve"> Grewal, Demetra </w:t>
      </w:r>
      <w:proofErr w:type="spellStart"/>
      <w:r w:rsidRPr="00FF2ADA">
        <w:rPr>
          <w:rFonts w:cs="Times New Roman"/>
        </w:rPr>
        <w:t>Kalogrides</w:t>
      </w:r>
      <w:proofErr w:type="spellEnd"/>
      <w:r w:rsidRPr="00FF2ADA">
        <w:rPr>
          <w:rFonts w:cs="Times New Roman"/>
        </w:rPr>
        <w:t xml:space="preserve">, and Erica Greenberg. 2012.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 (4): 876–904. https://doi.org/10.1002/pam.21649.</w:t>
      </w:r>
    </w:p>
    <w:p w14:paraId="1BFAC97C" w14:textId="77777777" w:rsidR="00FF2ADA" w:rsidRPr="00FF2ADA" w:rsidRDefault="00FF2ADA" w:rsidP="00C34112">
      <w:pPr>
        <w:pStyle w:val="Bibliography"/>
        <w:rPr>
          <w:rFonts w:cs="Times New Roman"/>
        </w:rPr>
      </w:pPr>
      <w:r w:rsidRPr="00FF2ADA">
        <w:rPr>
          <w:rFonts w:cs="Times New Roman"/>
        </w:rPr>
        <w:t xml:space="preserve">Reardon, Sean F., John T. Yun, and Tamela M. </w:t>
      </w:r>
      <w:proofErr w:type="spellStart"/>
      <w:r w:rsidRPr="00FF2ADA">
        <w:rPr>
          <w:rFonts w:cs="Times New Roman"/>
        </w:rPr>
        <w:t>Eitle</w:t>
      </w:r>
      <w:proofErr w:type="spellEnd"/>
      <w:r w:rsidRPr="00FF2ADA">
        <w:rPr>
          <w:rFonts w:cs="Times New Roman"/>
        </w:rPr>
        <w:t xml:space="preserve">. 2000.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 (3): 351–64. https://doi.org/10.2307/2648047.</w:t>
      </w:r>
    </w:p>
    <w:p w14:paraId="7F106832" w14:textId="77777777" w:rsidR="00FF2ADA" w:rsidRPr="00FF2ADA" w:rsidRDefault="00FF2ADA" w:rsidP="00C34112">
      <w:pPr>
        <w:pStyle w:val="Bibliography"/>
        <w:rPr>
          <w:rFonts w:cs="Times New Roman"/>
        </w:rPr>
      </w:pPr>
      <w:proofErr w:type="spellStart"/>
      <w:r w:rsidRPr="00FF2ADA">
        <w:rPr>
          <w:rFonts w:cs="Times New Roman"/>
        </w:rPr>
        <w:t>Remster</w:t>
      </w:r>
      <w:proofErr w:type="spellEnd"/>
      <w:r w:rsidRPr="00FF2ADA">
        <w:rPr>
          <w:rFonts w:cs="Times New Roman"/>
        </w:rPr>
        <w:t xml:space="preserve">, Brianna, and Rory Kramer. 2018. “SHIFTING POWER: The Impact of Incarceration on Political Representation.”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15 (2): 417–39. https://doi.org/10.1017/S1742058X18000206.</w:t>
      </w:r>
    </w:p>
    <w:p w14:paraId="337A3150" w14:textId="77777777" w:rsidR="00FF2ADA" w:rsidRPr="00FF2ADA" w:rsidRDefault="00FF2ADA" w:rsidP="00C34112">
      <w:pPr>
        <w:pStyle w:val="Bibliography"/>
        <w:rPr>
          <w:rFonts w:cs="Times New Roman"/>
        </w:rPr>
      </w:pPr>
      <w:r w:rsidRPr="00FF2ADA">
        <w:rPr>
          <w:rFonts w:cs="Times New Roman"/>
        </w:rPr>
        <w:t xml:space="preserve">Roberto, Elizabeth. 2018.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 (1): 182–224. https://doi.org/10.1177/0081175018796871.</w:t>
      </w:r>
    </w:p>
    <w:p w14:paraId="71C29A4F" w14:textId="77777777" w:rsidR="00FF2ADA" w:rsidRPr="00FF2ADA" w:rsidRDefault="00FF2ADA" w:rsidP="00C34112">
      <w:pPr>
        <w:pStyle w:val="Bibliography"/>
        <w:rPr>
          <w:rFonts w:cs="Times New Roman"/>
        </w:rPr>
      </w:pPr>
      <w:r w:rsidRPr="00FF2ADA">
        <w:rPr>
          <w:rFonts w:cs="Times New Roman"/>
        </w:rPr>
        <w:t xml:space="preserve">Rothwell, Jonathan, and Douglas S. Massey. 2009. “The Effect of Density Zoning on Racial Segregation in U.S. Urban Areas.” </w:t>
      </w:r>
      <w:r w:rsidRPr="00FF2ADA">
        <w:rPr>
          <w:rFonts w:cs="Times New Roman"/>
          <w:i/>
          <w:iCs/>
        </w:rPr>
        <w:t>Urban Affairs Review</w:t>
      </w:r>
      <w:r w:rsidRPr="00FF2ADA">
        <w:rPr>
          <w:rFonts w:cs="Times New Roman"/>
        </w:rPr>
        <w:t xml:space="preserve"> 44 (6): 779–806. https://doi.org/10.1177/1078087409334163.</w:t>
      </w:r>
    </w:p>
    <w:p w14:paraId="51A6B725" w14:textId="77777777" w:rsidR="00FF2ADA" w:rsidRPr="00FF2ADA" w:rsidRDefault="00FF2ADA" w:rsidP="00C34112">
      <w:pPr>
        <w:pStyle w:val="Bibliography"/>
        <w:rPr>
          <w:rFonts w:cs="Times New Roman"/>
        </w:rPr>
      </w:pPr>
      <w:proofErr w:type="spellStart"/>
      <w:r w:rsidRPr="00FF2ADA">
        <w:rPr>
          <w:rFonts w:cs="Times New Roman"/>
        </w:rPr>
        <w:t>Rugh</w:t>
      </w:r>
      <w:proofErr w:type="spellEnd"/>
      <w:r w:rsidRPr="00FF2ADA">
        <w:rPr>
          <w:rFonts w:cs="Times New Roman"/>
        </w:rPr>
        <w:t xml:space="preserve">, Jacob S., and Douglas S. Massey. 2014. “Segregation in Post-Civil Rights America: Stalled Integration or End of the Segregated Century?”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11 (2): 205–32. https://doi.org/10.1017/S1742058X13000180.</w:t>
      </w:r>
    </w:p>
    <w:p w14:paraId="03CCD665" w14:textId="77777777" w:rsidR="00FF2ADA" w:rsidRPr="00FF2ADA" w:rsidRDefault="00FF2ADA" w:rsidP="00C34112">
      <w:pPr>
        <w:pStyle w:val="Bibliography"/>
        <w:rPr>
          <w:rFonts w:cs="Times New Roman"/>
        </w:rPr>
      </w:pPr>
      <w:r w:rsidRPr="00FF2ADA">
        <w:rPr>
          <w:rFonts w:cs="Times New Roman"/>
        </w:rPr>
        <w:t xml:space="preserve">Ryo, Emily. 2019. “Detention as Deterrence.” </w:t>
      </w:r>
      <w:r w:rsidRPr="00FF2ADA">
        <w:rPr>
          <w:rFonts w:cs="Times New Roman"/>
          <w:i/>
          <w:iCs/>
        </w:rPr>
        <w:t>Stanford Law Review</w:t>
      </w:r>
      <w:r w:rsidRPr="00FF2ADA">
        <w:rPr>
          <w:rFonts w:cs="Times New Roman"/>
        </w:rPr>
        <w:t xml:space="preserve"> 71 (March): 237–50.</w:t>
      </w:r>
    </w:p>
    <w:p w14:paraId="64498CE6" w14:textId="77777777" w:rsidR="00FF2ADA" w:rsidRPr="00FF2ADA" w:rsidRDefault="00FF2ADA" w:rsidP="00C34112">
      <w:pPr>
        <w:pStyle w:val="Bibliography"/>
        <w:rPr>
          <w:rFonts w:cs="Times New Roman"/>
        </w:rPr>
      </w:pPr>
      <w:r w:rsidRPr="00FF2ADA">
        <w:rPr>
          <w:rFonts w:cs="Times New Roman"/>
        </w:rPr>
        <w:t xml:space="preserve">Sass, Tim R., and Stephen L. </w:t>
      </w:r>
      <w:proofErr w:type="spellStart"/>
      <w:r w:rsidRPr="00FF2ADA">
        <w:rPr>
          <w:rFonts w:cs="Times New Roman"/>
        </w:rPr>
        <w:t>Mehay</w:t>
      </w:r>
      <w:proofErr w:type="spellEnd"/>
      <w:r w:rsidRPr="00FF2ADA">
        <w:rPr>
          <w:rFonts w:cs="Times New Roman"/>
        </w:rPr>
        <w:t xml:space="preserve">. 1995.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 (2): 367–92. https://doi.org/10.1086/467336.</w:t>
      </w:r>
    </w:p>
    <w:p w14:paraId="74AF33D6" w14:textId="77777777" w:rsidR="00FF2ADA" w:rsidRPr="00FF2ADA" w:rsidRDefault="00FF2ADA" w:rsidP="00C34112">
      <w:pPr>
        <w:pStyle w:val="Bibliography"/>
        <w:rPr>
          <w:rFonts w:cs="Times New Roman"/>
        </w:rPr>
      </w:pPr>
      <w:proofErr w:type="spellStart"/>
      <w:r w:rsidRPr="00FF2ADA">
        <w:rPr>
          <w:rFonts w:cs="Times New Roman"/>
        </w:rPr>
        <w:t>Schuit</w:t>
      </w:r>
      <w:proofErr w:type="spellEnd"/>
      <w:r w:rsidRPr="00FF2ADA">
        <w:rPr>
          <w:rFonts w:cs="Times New Roman"/>
        </w:rPr>
        <w:t xml:space="preserve">, Sophie, and Jon C. Rogowski. 2017. “Race, Representation, and the Voting Rights Act.” </w:t>
      </w:r>
      <w:r w:rsidRPr="00FF2ADA">
        <w:rPr>
          <w:rFonts w:cs="Times New Roman"/>
          <w:i/>
          <w:iCs/>
        </w:rPr>
        <w:t>American Journal of Political Science</w:t>
      </w:r>
      <w:r w:rsidRPr="00FF2ADA">
        <w:rPr>
          <w:rFonts w:cs="Times New Roman"/>
        </w:rPr>
        <w:t xml:space="preserve"> 61 (3): 513–26. https://doi.org/10.1111/ajps.12284.</w:t>
      </w:r>
    </w:p>
    <w:p w14:paraId="0064823F" w14:textId="77777777" w:rsidR="00FF2ADA" w:rsidRPr="00FF2ADA" w:rsidRDefault="00FF2ADA" w:rsidP="00C34112">
      <w:pPr>
        <w:pStyle w:val="Bibliography"/>
        <w:rPr>
          <w:rFonts w:cs="Times New Roman"/>
        </w:rPr>
      </w:pPr>
      <w:r w:rsidRPr="00FF2ADA">
        <w:rPr>
          <w:rFonts w:cs="Times New Roman"/>
        </w:rPr>
        <w:t xml:space="preserve">Shah, </w:t>
      </w:r>
      <w:proofErr w:type="spellStart"/>
      <w:r w:rsidRPr="00FF2ADA">
        <w:rPr>
          <w:rFonts w:cs="Times New Roman"/>
        </w:rPr>
        <w:t>Paru</w:t>
      </w:r>
      <w:proofErr w:type="spellEnd"/>
      <w:r w:rsidRPr="00FF2ADA">
        <w:rPr>
          <w:rFonts w:cs="Times New Roman"/>
        </w:rPr>
        <w:t xml:space="preserve"> R., Melissa J. </w:t>
      </w:r>
      <w:proofErr w:type="spellStart"/>
      <w:r w:rsidRPr="00FF2ADA">
        <w:rPr>
          <w:rFonts w:cs="Times New Roman"/>
        </w:rPr>
        <w:t>Marschall</w:t>
      </w:r>
      <w:proofErr w:type="spellEnd"/>
      <w:r w:rsidRPr="00FF2ADA">
        <w:rPr>
          <w:rFonts w:cs="Times New Roman"/>
        </w:rPr>
        <w:t xml:space="preserve">, and Anirudh V. S. </w:t>
      </w:r>
      <w:proofErr w:type="spellStart"/>
      <w:r w:rsidRPr="00FF2ADA">
        <w:rPr>
          <w:rFonts w:cs="Times New Roman"/>
        </w:rPr>
        <w:t>Ruhil</w:t>
      </w:r>
      <w:proofErr w:type="spellEnd"/>
      <w:r w:rsidRPr="00FF2ADA">
        <w:rPr>
          <w:rFonts w:cs="Times New Roman"/>
        </w:rPr>
        <w:t xml:space="preserve">. 2013. “Are We There Yet? The Voting Rights Act and Black Representation on City Councils, 1981–2006.” </w:t>
      </w:r>
      <w:r w:rsidRPr="00FF2ADA">
        <w:rPr>
          <w:rFonts w:cs="Times New Roman"/>
          <w:i/>
          <w:iCs/>
        </w:rPr>
        <w:t>The Journal of Politics</w:t>
      </w:r>
      <w:r w:rsidRPr="00FF2ADA">
        <w:rPr>
          <w:rFonts w:cs="Times New Roman"/>
        </w:rPr>
        <w:t xml:space="preserve"> 75 (4): 993–1008. https://doi.org/10.1017/S0022381613000972.</w:t>
      </w:r>
    </w:p>
    <w:p w14:paraId="2AE554C6" w14:textId="77777777" w:rsidR="00FF2ADA" w:rsidRPr="00FF2ADA" w:rsidRDefault="00FF2ADA" w:rsidP="00C34112">
      <w:pPr>
        <w:pStyle w:val="Bibliography"/>
        <w:rPr>
          <w:rFonts w:cs="Times New Roman"/>
        </w:rPr>
      </w:pPr>
      <w:proofErr w:type="spellStart"/>
      <w:r w:rsidRPr="00FF2ADA">
        <w:rPr>
          <w:rFonts w:cs="Times New Roman"/>
        </w:rPr>
        <w:t>Shlay</w:t>
      </w:r>
      <w:proofErr w:type="spellEnd"/>
      <w:r w:rsidRPr="00FF2ADA">
        <w:rPr>
          <w:rFonts w:cs="Times New Roman"/>
        </w:rPr>
        <w:t xml:space="preserve">, Anne B., and Peter H. Rossi. 1981. “Keeping up the </w:t>
      </w:r>
      <w:proofErr w:type="gramStart"/>
      <w:r w:rsidRPr="00FF2ADA">
        <w:rPr>
          <w:rFonts w:cs="Times New Roman"/>
        </w:rPr>
        <w:t>Neighborhood</w:t>
      </w:r>
      <w:proofErr w:type="gramEnd"/>
      <w:r w:rsidRPr="00FF2ADA">
        <w:rPr>
          <w:rFonts w:cs="Times New Roman"/>
        </w:rPr>
        <w:t xml:space="preserve">: Estimating Net Effects of Zoning.” </w:t>
      </w:r>
      <w:r w:rsidRPr="00FF2ADA">
        <w:rPr>
          <w:rFonts w:cs="Times New Roman"/>
          <w:i/>
          <w:iCs/>
        </w:rPr>
        <w:t>American Sociological Review</w:t>
      </w:r>
      <w:r w:rsidRPr="00FF2ADA">
        <w:rPr>
          <w:rFonts w:cs="Times New Roman"/>
        </w:rPr>
        <w:t xml:space="preserve"> 46 (6): 703–19. https://doi.org/10.2307/2095075.</w:t>
      </w:r>
    </w:p>
    <w:p w14:paraId="3AF1F803" w14:textId="77777777" w:rsidR="00FF2ADA" w:rsidRPr="00FF2ADA" w:rsidRDefault="00FF2ADA" w:rsidP="00C34112">
      <w:pPr>
        <w:pStyle w:val="Bibliography"/>
        <w:rPr>
          <w:rFonts w:cs="Times New Roman"/>
        </w:rPr>
      </w:pPr>
      <w:r w:rsidRPr="00FF2ADA">
        <w:rPr>
          <w:rFonts w:cs="Times New Roman"/>
        </w:rPr>
        <w:t xml:space="preserve">Stacey, Michele, Kristin Carbone-López, and Richard Rosenfeld. 2011.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 (3): 278–98. https://doi.org/10.1177/1043986211412560.</w:t>
      </w:r>
    </w:p>
    <w:p w14:paraId="6FC46946" w14:textId="77777777" w:rsidR="00FF2ADA" w:rsidRPr="00FF2ADA" w:rsidRDefault="00FF2ADA" w:rsidP="00C34112">
      <w:pPr>
        <w:pStyle w:val="Bibliography"/>
        <w:rPr>
          <w:rFonts w:cs="Times New Roman"/>
        </w:rPr>
      </w:pPr>
      <w:r w:rsidRPr="00FF2ADA">
        <w:rPr>
          <w:rFonts w:cs="Times New Roman"/>
        </w:rPr>
        <w:t xml:space="preserve">Taper, Bernard. 1962. </w:t>
      </w:r>
      <w:proofErr w:type="spellStart"/>
      <w:r w:rsidRPr="00FF2ADA">
        <w:rPr>
          <w:rFonts w:cs="Times New Roman"/>
          <w:i/>
          <w:iCs/>
        </w:rPr>
        <w:t>Gomillion</w:t>
      </w:r>
      <w:proofErr w:type="spellEnd"/>
      <w:r w:rsidRPr="00FF2ADA">
        <w:rPr>
          <w:rFonts w:cs="Times New Roman"/>
          <w:i/>
          <w:iCs/>
        </w:rPr>
        <w:t xml:space="preserve"> versus Lightfoot: The Tuskegee Gerrymander Case</w:t>
      </w:r>
      <w:r w:rsidRPr="00FF2ADA">
        <w:rPr>
          <w:rFonts w:cs="Times New Roman"/>
        </w:rPr>
        <w:t>. 1st ed. New York, NY: McGraw-Hill.</w:t>
      </w:r>
    </w:p>
    <w:p w14:paraId="5D0788A1" w14:textId="77777777" w:rsidR="00FF2ADA" w:rsidRPr="00FF2ADA" w:rsidRDefault="00FF2ADA" w:rsidP="00C34112">
      <w:pPr>
        <w:pStyle w:val="Bibliography"/>
        <w:rPr>
          <w:rFonts w:cs="Times New Roman"/>
        </w:rPr>
      </w:pPr>
      <w:proofErr w:type="spellStart"/>
      <w:r w:rsidRPr="00FF2ADA">
        <w:rPr>
          <w:rFonts w:cs="Times New Roman"/>
        </w:rPr>
        <w:lastRenderedPageBreak/>
        <w:t>Torche</w:t>
      </w:r>
      <w:proofErr w:type="spellEnd"/>
      <w:r w:rsidRPr="00FF2ADA">
        <w:rPr>
          <w:rFonts w:cs="Times New Roman"/>
        </w:rPr>
        <w:t xml:space="preserve">, Florencia, and </w:t>
      </w:r>
      <w:proofErr w:type="spellStart"/>
      <w:r w:rsidRPr="00FF2ADA">
        <w:rPr>
          <w:rFonts w:cs="Times New Roman"/>
        </w:rPr>
        <w:t>Tamkinat</w:t>
      </w:r>
      <w:proofErr w:type="spellEnd"/>
      <w:r w:rsidRPr="00FF2ADA">
        <w:rPr>
          <w:rFonts w:cs="Times New Roman"/>
        </w:rPr>
        <w:t xml:space="preserve"> Rauf. 2021. “The Political Context and Infant Health in the United States.” </w:t>
      </w:r>
      <w:r w:rsidRPr="00FF2ADA">
        <w:rPr>
          <w:rFonts w:cs="Times New Roman"/>
          <w:i/>
          <w:iCs/>
        </w:rPr>
        <w:t>American Sociological Review</w:t>
      </w:r>
      <w:r w:rsidRPr="00FF2ADA">
        <w:rPr>
          <w:rFonts w:cs="Times New Roman"/>
        </w:rPr>
        <w:t xml:space="preserve"> 86 (3): 377–405. https://doi.org/10.1177/00031224211000710.</w:t>
      </w:r>
    </w:p>
    <w:p w14:paraId="05117F67" w14:textId="77777777" w:rsidR="00FF2ADA" w:rsidRPr="00FF2ADA" w:rsidRDefault="00FF2ADA" w:rsidP="00C34112">
      <w:pPr>
        <w:pStyle w:val="Bibliography"/>
        <w:rPr>
          <w:rFonts w:cs="Times New Roman"/>
        </w:rPr>
      </w:pPr>
      <w:r w:rsidRPr="00FF2ADA">
        <w:rPr>
          <w:rFonts w:cs="Times New Roman"/>
        </w:rPr>
        <w:t xml:space="preserve">Trounstine, Jessica. 2009. “All Politics Is Local: The Reemergence of the Study of City Politics.” </w:t>
      </w:r>
      <w:r w:rsidRPr="00FF2ADA">
        <w:rPr>
          <w:rFonts w:cs="Times New Roman"/>
          <w:i/>
          <w:iCs/>
        </w:rPr>
        <w:t>Perspectives on Politics</w:t>
      </w:r>
      <w:r w:rsidRPr="00FF2ADA">
        <w:rPr>
          <w:rFonts w:cs="Times New Roman"/>
        </w:rPr>
        <w:t xml:space="preserve"> 7 (3): 611–18. https://doi.org/10.1017/S1537592709990892.</w:t>
      </w:r>
    </w:p>
    <w:p w14:paraId="0B515003" w14:textId="3BA69E71" w:rsidR="00FF2ADA" w:rsidRPr="00FF2ADA" w:rsidRDefault="00C34112" w:rsidP="00C34112">
      <w:pPr>
        <w:pStyle w:val="Bibliography"/>
        <w:rPr>
          <w:rFonts w:cs="Times New Roman"/>
        </w:rPr>
      </w:pPr>
      <w:ins w:id="1167" w:author="Iris Zhang" w:date="2023-01-03T11:27:00Z">
        <w:r>
          <w:rPr>
            <w:rFonts w:cs="Times New Roman"/>
          </w:rPr>
          <w:t>Trounstine, Jessica</w:t>
        </w:r>
      </w:ins>
      <w:del w:id="1168" w:author="Iris Zhang" w:date="2023-01-03T11:27:00Z">
        <w:r w:rsidR="00FF2ADA" w:rsidRPr="00FF2ADA" w:rsidDel="00C34112">
          <w:rPr>
            <w:rFonts w:cs="Times New Roman"/>
          </w:rPr>
          <w:delText>———</w:delText>
        </w:r>
      </w:del>
      <w:r w:rsidR="00FF2ADA" w:rsidRPr="00FF2ADA">
        <w:rPr>
          <w:rFonts w:cs="Times New Roman"/>
        </w:rPr>
        <w:t xml:space="preserve">. 2018.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77777777" w:rsidR="00FF2ADA" w:rsidRPr="00FF2ADA" w:rsidRDefault="00FF2ADA" w:rsidP="00C34112">
      <w:pPr>
        <w:pStyle w:val="Bibliography"/>
        <w:rPr>
          <w:rFonts w:cs="Times New Roman"/>
        </w:rPr>
      </w:pPr>
      <w:r w:rsidRPr="00FF2ADA">
        <w:rPr>
          <w:rFonts w:cs="Times New Roman"/>
        </w:rPr>
        <w:t xml:space="preserve">Vargas, Robert, Christina Cano, Paola Del Toro, and Brian </w:t>
      </w:r>
      <w:proofErr w:type="spellStart"/>
      <w:r w:rsidRPr="00FF2ADA">
        <w:rPr>
          <w:rFonts w:cs="Times New Roman"/>
        </w:rPr>
        <w:t>Fenaughty</w:t>
      </w:r>
      <w:proofErr w:type="spellEnd"/>
      <w:r w:rsidRPr="00FF2ADA">
        <w:rPr>
          <w:rFonts w:cs="Times New Roman"/>
        </w:rPr>
        <w:t xml:space="preserve">. 2021. “The Racial and Economic Foundations of Municipal Redistricting.” </w:t>
      </w:r>
      <w:r w:rsidRPr="00FF2ADA">
        <w:rPr>
          <w:rFonts w:cs="Times New Roman"/>
          <w:i/>
          <w:iCs/>
        </w:rPr>
        <w:t>Social Problems</w:t>
      </w:r>
      <w:r w:rsidRPr="00FF2ADA">
        <w:rPr>
          <w:rFonts w:cs="Times New Roman"/>
        </w:rPr>
        <w:t xml:space="preserve"> 00 (November): 1–26. https://doi.org/10.1093/socpro/spab076.</w:t>
      </w:r>
    </w:p>
    <w:p w14:paraId="7F3B55E9" w14:textId="77777777" w:rsidR="00FF2ADA" w:rsidRPr="00FF2ADA" w:rsidRDefault="00FF2ADA" w:rsidP="00C34112">
      <w:pPr>
        <w:pStyle w:val="Bibliography"/>
        <w:rPr>
          <w:rFonts w:cs="Times New Roman"/>
        </w:rPr>
      </w:pPr>
      <w:r w:rsidRPr="00FF2ADA">
        <w:rPr>
          <w:rFonts w:cs="Times New Roman"/>
        </w:rPr>
        <w:t xml:space="preserve">Wilkes, Rima, and Dina G. Okamoto. 2002. “Ethnic Competition and Mobilization by Minorities at Risk.” </w:t>
      </w:r>
      <w:r w:rsidRPr="00FF2ADA">
        <w:rPr>
          <w:rFonts w:cs="Times New Roman"/>
          <w:i/>
          <w:iCs/>
        </w:rPr>
        <w:t>Nationalism and Ethnic Politics</w:t>
      </w:r>
      <w:r w:rsidRPr="00FF2ADA">
        <w:rPr>
          <w:rFonts w:cs="Times New Roman"/>
        </w:rPr>
        <w:t xml:space="preserve"> 8 (3): 1–23. https://doi.org/10.1080/13537110208428667.</w:t>
      </w:r>
    </w:p>
    <w:p w14:paraId="225BCC73" w14:textId="77777777" w:rsidR="00FF2ADA" w:rsidRPr="00FF2ADA" w:rsidRDefault="00FF2ADA" w:rsidP="00C34112">
      <w:pPr>
        <w:pStyle w:val="Bibliography"/>
        <w:rPr>
          <w:rFonts w:cs="Times New Roman"/>
        </w:rPr>
      </w:pPr>
      <w:r w:rsidRPr="00FF2ADA">
        <w:rPr>
          <w:rFonts w:cs="Times New Roman"/>
        </w:rPr>
        <w:t xml:space="preserve">Wilson, Bev, and Mary M. Edwards. 2014. “Annexation and Ethnicity in the American Midwest.” </w:t>
      </w:r>
      <w:r w:rsidRPr="00FF2ADA">
        <w:rPr>
          <w:rFonts w:cs="Times New Roman"/>
          <w:i/>
          <w:iCs/>
        </w:rPr>
        <w:t>Urban Affairs Review</w:t>
      </w:r>
      <w:r w:rsidRPr="00FF2ADA">
        <w:rPr>
          <w:rFonts w:cs="Times New Roman"/>
        </w:rPr>
        <w:t xml:space="preserve"> 50 (3): 417–47. https://doi.org/10.1177/1078087413485207.</w:t>
      </w:r>
    </w:p>
    <w:p w14:paraId="36BF148C" w14:textId="77777777" w:rsidR="00FF2ADA" w:rsidRPr="00FF2ADA" w:rsidRDefault="00FF2ADA" w:rsidP="00C34112">
      <w:pPr>
        <w:pStyle w:val="Bibliography"/>
        <w:rPr>
          <w:rFonts w:cs="Times New Roman"/>
        </w:rPr>
      </w:pPr>
      <w:r w:rsidRPr="00FF2ADA">
        <w:rPr>
          <w:rFonts w:cs="Times New Roman"/>
        </w:rPr>
        <w:t xml:space="preserve">Wing, </w:t>
      </w:r>
      <w:proofErr w:type="spellStart"/>
      <w:r w:rsidRPr="00FF2ADA">
        <w:rPr>
          <w:rFonts w:cs="Times New Roman"/>
        </w:rPr>
        <w:t>Coady</w:t>
      </w:r>
      <w:proofErr w:type="spellEnd"/>
      <w:r w:rsidRPr="00FF2ADA">
        <w:rPr>
          <w:rFonts w:cs="Times New Roman"/>
        </w:rPr>
        <w:t xml:space="preserve">, </w:t>
      </w:r>
      <w:proofErr w:type="spellStart"/>
      <w:r w:rsidRPr="00FF2ADA">
        <w:rPr>
          <w:rFonts w:cs="Times New Roman"/>
        </w:rPr>
        <w:t>Kosali</w:t>
      </w:r>
      <w:proofErr w:type="spellEnd"/>
      <w:r w:rsidRPr="00FF2ADA">
        <w:rPr>
          <w:rFonts w:cs="Times New Roman"/>
        </w:rPr>
        <w:t xml:space="preserve"> Simon, and Ricardo A. Bello-Gomez. 2018.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 (1): 453–69. https://doi.org/10.1146/annurev-publhealth-040617-013507.</w:t>
      </w:r>
    </w:p>
    <w:p w14:paraId="5B83FE3F" w14:textId="77777777" w:rsidR="00FF2ADA" w:rsidRPr="00FF2ADA" w:rsidRDefault="00FF2ADA" w:rsidP="00C34112">
      <w:pPr>
        <w:pStyle w:val="Bibliography"/>
        <w:rPr>
          <w:rFonts w:cs="Times New Roman"/>
        </w:rPr>
      </w:pPr>
      <w:r w:rsidRPr="00FF2ADA">
        <w:rPr>
          <w:rFonts w:cs="Times New Roman"/>
        </w:rPr>
        <w:t>Wong, Tom K. 2018. “Do Family Separation and Detention Deter Immigration?” Center for American Progress. July 24, 2018. https://perma.cc/EXR5-7VGL.</w:t>
      </w:r>
    </w:p>
    <w:p w14:paraId="71BDAA59" w14:textId="2B542AF9" w:rsidR="00FF2ADA" w:rsidRPr="00FF2ADA" w:rsidDel="00FF2ADA" w:rsidRDefault="00FF2ADA" w:rsidP="00C34112">
      <w:pPr>
        <w:pStyle w:val="Bibliography"/>
        <w:rPr>
          <w:del w:id="1169" w:author="Iris Zhang" w:date="2023-01-03T11:26:00Z"/>
          <w:rFonts w:cs="Times New Roman"/>
        </w:rPr>
        <w:pPrChange w:id="1170" w:author="Iris Zhang" w:date="2023-01-03T11:27:00Z">
          <w:pPr>
            <w:pStyle w:val="Bibliography"/>
          </w:pPr>
        </w:pPrChange>
      </w:pPr>
      <w:r w:rsidRPr="00FF2ADA">
        <w:rPr>
          <w:rFonts w:cs="Times New Roman"/>
        </w:rPr>
        <w:t xml:space="preserve">Yarbrough, Tinsley E. 2002. </w:t>
      </w:r>
      <w:r w:rsidRPr="00FF2ADA">
        <w:rPr>
          <w:rFonts w:cs="Times New Roman"/>
          <w:i/>
          <w:iCs/>
        </w:rPr>
        <w:t>Race and Redistricting: The Shaw-Cromartie Cases</w:t>
      </w:r>
      <w:r w:rsidRPr="00FF2ADA">
        <w:rPr>
          <w:rFonts w:cs="Times New Roman"/>
        </w:rPr>
        <w:t>. Landmark Law Cases &amp; American Society. Lawrence, KS: University Press of Kansas.</w:t>
      </w:r>
    </w:p>
    <w:p w14:paraId="1610D629" w14:textId="2347FF3D" w:rsidR="00834430" w:rsidDel="00FF2ADA" w:rsidRDefault="00FF2ADA" w:rsidP="00C34112">
      <w:pPr>
        <w:pStyle w:val="Bibliography"/>
        <w:rPr>
          <w:del w:id="1171" w:author="Iris Zhang" w:date="2022-12-27T22:16:00Z"/>
        </w:rPr>
        <w:pPrChange w:id="1172" w:author="Iris Zhang" w:date="2023-01-03T11:27:00Z">
          <w:pPr>
            <w:contextualSpacing/>
          </w:pPr>
        </w:pPrChange>
      </w:pPr>
      <w:r>
        <w:fldChar w:fldCharType="end"/>
      </w:r>
    </w:p>
    <w:moveToRangeEnd w:id="1120"/>
    <w:p w14:paraId="6433EC27" w14:textId="593AF6A7" w:rsidR="00834430" w:rsidDel="00EA43B5" w:rsidRDefault="00834430" w:rsidP="00C34112">
      <w:pPr>
        <w:spacing w:line="360" w:lineRule="auto"/>
        <w:ind w:left="720" w:hanging="720"/>
        <w:rPr>
          <w:del w:id="1173" w:author="Iris Zhang" w:date="2022-12-27T22:18:00Z"/>
        </w:rPr>
        <w:sectPr w:rsidR="00834430" w:rsidDel="00EA43B5">
          <w:footnotePr>
            <w:numRestart w:val="eachSect"/>
          </w:footnotePr>
          <w:endnotePr>
            <w:numFmt w:val="decimal"/>
          </w:endnotePr>
          <w:pgSz w:w="12240" w:h="15840"/>
          <w:pgMar w:top="1440" w:right="1440" w:bottom="1440" w:left="1440" w:header="720" w:footer="720" w:gutter="0"/>
          <w:cols w:space="720"/>
          <w:docGrid w:linePitch="360"/>
        </w:sectPr>
        <w:pPrChange w:id="1174" w:author="Iris Zhang" w:date="2023-01-03T11:27:00Z">
          <w:pPr>
            <w:spacing w:line="360" w:lineRule="auto"/>
          </w:pPr>
        </w:pPrChange>
      </w:pPr>
    </w:p>
    <w:p w14:paraId="420B79E8" w14:textId="76F8A6A3" w:rsidR="00D74C5F" w:rsidRPr="00F319AB" w:rsidDel="00EA43B5" w:rsidRDefault="00F319AB" w:rsidP="00C34112">
      <w:pPr>
        <w:ind w:left="720" w:hanging="720"/>
        <w:contextualSpacing/>
        <w:rPr>
          <w:del w:id="1175" w:author="Iris Zhang" w:date="2022-12-27T22:18:00Z"/>
          <w:b/>
          <w:bCs/>
        </w:rPr>
        <w:pPrChange w:id="1176" w:author="Iris Zhang" w:date="2023-01-03T11:27:00Z">
          <w:pPr>
            <w:contextualSpacing/>
          </w:pPr>
        </w:pPrChange>
      </w:pPr>
      <w:del w:id="1177" w:author="Iris Zhang" w:date="2022-12-27T22:18:00Z">
        <w:r w:rsidRPr="00F319AB" w:rsidDel="00EA43B5">
          <w:rPr>
            <w:b/>
            <w:bCs/>
          </w:rPr>
          <w:delText>References</w:delText>
        </w:r>
      </w:del>
    </w:p>
    <w:p w14:paraId="0DA017C2" w14:textId="6572B390" w:rsidR="00F319AB" w:rsidRDefault="00F319AB" w:rsidP="00C34112">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Change w:id="1178" w:author="Iris Zhang" w:date="2023-01-03T11:27:00Z">
          <w:pPr>
            <w:contextualSpacing/>
          </w:pPr>
        </w:pPrChange>
      </w:pPr>
    </w:p>
    <w:p w14:paraId="6B32EBCC" w14:textId="4BA36B3E" w:rsidR="00616E92" w:rsidRDefault="00546509" w:rsidP="00382234">
      <w:pPr>
        <w:spacing w:line="360" w:lineRule="auto"/>
        <w:rPr>
          <w:b/>
          <w:bCs/>
        </w:rPr>
      </w:pPr>
      <w:r w:rsidRPr="005D553F">
        <w:rPr>
          <w:b/>
          <w:bCs/>
        </w:rPr>
        <w:lastRenderedPageBreak/>
        <w:t xml:space="preserve">Appendix </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7"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8">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05E556F6" w14:textId="77777777" w:rsidR="007746BA" w:rsidRDefault="007746BA" w:rsidP="00A85131">
      <w:pPr>
        <w:spacing w:line="360" w:lineRule="auto"/>
      </w:pPr>
    </w:p>
    <w:p w14:paraId="71F67462" w14:textId="15CCC8A6" w:rsidR="00A85131" w:rsidRPr="007746BA" w:rsidRDefault="00A85131" w:rsidP="00A85131">
      <w:pPr>
        <w:spacing w:line="360" w:lineRule="auto"/>
        <w:rPr>
          <w:b/>
          <w:bCs/>
        </w:rPr>
      </w:pPr>
      <w:r w:rsidRPr="006D1DFA">
        <w:rPr>
          <w:b/>
          <w:bCs/>
        </w:rPr>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rPr>
          <w:ins w:id="1179" w:author="Iris Zhang" w:date="2023-01-03T11:22:00Z"/>
        </w:rPr>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rPr>
          <w:ins w:id="1180" w:author="Iris Zhang" w:date="2023-01-03T11:22:00Z"/>
        </w:rPr>
      </w:pPr>
    </w:p>
    <w:p w14:paraId="67EE4CEF" w14:textId="3C0A61F0" w:rsidR="00386A4C" w:rsidRDefault="00386A4C" w:rsidP="00382234">
      <w:pPr>
        <w:spacing w:line="360" w:lineRule="auto"/>
        <w:rPr>
          <w:ins w:id="1181" w:author="Iris Zhang" w:date="2023-01-03T11:22:00Z"/>
        </w:rPr>
      </w:pPr>
    </w:p>
    <w:p w14:paraId="755C0A5A" w14:textId="67061A8D" w:rsidR="00386A4C" w:rsidRDefault="00386A4C" w:rsidP="00382234">
      <w:pPr>
        <w:spacing w:line="360" w:lineRule="auto"/>
        <w:rPr>
          <w:ins w:id="1182" w:author="Iris Zhang" w:date="2023-01-03T11:22:00Z"/>
        </w:rPr>
      </w:pPr>
    </w:p>
    <w:p w14:paraId="703576CD" w14:textId="4E1B7FAC" w:rsidR="00386A4C" w:rsidRDefault="00386A4C" w:rsidP="00382234">
      <w:pPr>
        <w:spacing w:line="360" w:lineRule="auto"/>
        <w:rPr>
          <w:ins w:id="1183" w:author="Iris Zhang" w:date="2023-01-03T11:22:00Z"/>
        </w:rPr>
      </w:pPr>
    </w:p>
    <w:p w14:paraId="0FFDC43A" w14:textId="155D9746" w:rsidR="00386A4C" w:rsidRDefault="00386A4C" w:rsidP="00382234">
      <w:pPr>
        <w:spacing w:line="360" w:lineRule="auto"/>
        <w:rPr>
          <w:ins w:id="1184" w:author="Iris Zhang" w:date="2023-01-03T11:22:00Z"/>
        </w:rPr>
      </w:pPr>
    </w:p>
    <w:p w14:paraId="428126BB" w14:textId="3CDDE210" w:rsidR="00386A4C" w:rsidRDefault="00386A4C" w:rsidP="00382234">
      <w:pPr>
        <w:spacing w:line="360" w:lineRule="auto"/>
        <w:rPr>
          <w:ins w:id="1185" w:author="Iris Zhang" w:date="2023-01-03T11:22:00Z"/>
        </w:rPr>
      </w:pPr>
    </w:p>
    <w:p w14:paraId="27365BFA" w14:textId="1492E51E" w:rsidR="00386A4C" w:rsidRDefault="00386A4C" w:rsidP="00382234">
      <w:pPr>
        <w:spacing w:line="360" w:lineRule="auto"/>
        <w:rPr>
          <w:ins w:id="1186" w:author="Iris Zhang" w:date="2023-01-03T11:22:00Z"/>
        </w:rPr>
      </w:pPr>
    </w:p>
    <w:p w14:paraId="626C6878" w14:textId="62F82213" w:rsidR="00386A4C" w:rsidRDefault="00386A4C" w:rsidP="00382234">
      <w:pPr>
        <w:spacing w:line="360" w:lineRule="auto"/>
        <w:rPr>
          <w:ins w:id="1187" w:author="Iris Zhang" w:date="2023-01-03T11:22:00Z"/>
        </w:rPr>
      </w:pPr>
    </w:p>
    <w:p w14:paraId="64401E33" w14:textId="22410D87" w:rsidR="00386A4C" w:rsidRDefault="00386A4C" w:rsidP="00382234">
      <w:pPr>
        <w:spacing w:line="360" w:lineRule="auto"/>
        <w:rPr>
          <w:ins w:id="1188" w:author="Iris Zhang" w:date="2023-01-03T11:22:00Z"/>
        </w:rPr>
      </w:pPr>
    </w:p>
    <w:p w14:paraId="34B0B109" w14:textId="1B354C57" w:rsidR="00386A4C" w:rsidRDefault="00386A4C" w:rsidP="00382234">
      <w:pPr>
        <w:spacing w:line="360" w:lineRule="auto"/>
        <w:rPr>
          <w:ins w:id="1189" w:author="Iris Zhang" w:date="2023-01-03T11:22:00Z"/>
        </w:rPr>
      </w:pPr>
    </w:p>
    <w:p w14:paraId="66BE5E19" w14:textId="6F264CA9" w:rsidR="00386A4C" w:rsidRPr="0037387E" w:rsidRDefault="00386A4C" w:rsidP="00382234">
      <w:pPr>
        <w:spacing w:line="360" w:lineRule="auto"/>
        <w:rPr>
          <w:b/>
          <w:bCs/>
          <w:rPrChange w:id="1190" w:author="Iris Zhang" w:date="2023-01-03T11:24:00Z">
            <w:rPr/>
          </w:rPrChange>
        </w:rPr>
      </w:pPr>
      <w:ins w:id="1191" w:author="Iris Zhang" w:date="2023-01-03T11:22:00Z">
        <w:r w:rsidRPr="0037387E">
          <w:rPr>
            <w:b/>
            <w:bCs/>
            <w:rPrChange w:id="1192" w:author="Iris Zhang" w:date="2023-01-03T11:24:00Z">
              <w:rPr/>
            </w:rPrChange>
          </w:rPr>
          <w:lastRenderedPageBreak/>
          <w:t>NOTES</w:t>
        </w:r>
      </w:ins>
    </w:p>
    <w:sectPr w:rsidR="00386A4C" w:rsidRPr="0037387E"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3" w:author="Iris Zhang" w:date="2022-12-14T22:23:00Z" w:initials="IZ">
    <w:p w14:paraId="53725CBC" w14:textId="5058D3DC" w:rsidR="008D3F8E" w:rsidRDefault="008D3F8E" w:rsidP="00B35B4F">
      <w:r>
        <w:rPr>
          <w:rStyle w:val="CommentReference"/>
        </w:rPr>
        <w:annotationRef/>
      </w:r>
      <w:r>
        <w:rPr>
          <w:rFonts w:ascii="Century Schoolbook" w:hAnsi="Century Schoolbook"/>
          <w:sz w:val="20"/>
          <w:szCs w:val="20"/>
          <w:highlight w:val="white"/>
        </w:rPr>
        <w:t>the results of the paper show inconsistency and the paper does not attempt to account for this inconsistency. In the words of the DE: “Before the Supreme Court decision, when annexation was subject to preclearance in Section 5 districts, annexation indeed resulted in a reduction of the Black population and an increase in the White population shares. However, after regulation ended, annexation led to an increase in Black population shares and a decrease in White shares; both these effects are non-significant, but the sign flips are completely contrary to the theory. In the non-section 5, unregulated jurisdictions, we see similar results but the opposite signed results are statistically significant: during the period of regulation (which did not apply to these places), annexation increased the White population and reduced non-Black minorities; after regulation ended, annexation had opposite effects: reducing White populations and increasing non-Black minorities. The author acknowledges at this one point that the results do not make sense ('these findings are unexpected” and “do not align with expectations' p 26). Then the author proceeds to conclude that the Voting Rights Act was ineffective. A better conclusion would be ‘we do not have a theory to account for the empirical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725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CB4D" w16cex:dateUtc="2022-12-15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725CBC" w16cid:durableId="2744CB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4F1B" w14:textId="77777777" w:rsidR="00E9378B" w:rsidRDefault="00E9378B" w:rsidP="006124A2"/>
  </w:endnote>
  <w:endnote w:type="continuationSeparator" w:id="0">
    <w:p w14:paraId="3211B96D" w14:textId="77777777" w:rsidR="00E9378B" w:rsidRDefault="00E9378B" w:rsidP="006124A2"/>
  </w:endnote>
  <w:endnote w:id="1">
    <w:p w14:paraId="199AC076" w14:textId="77777777" w:rsidR="006F7507" w:rsidRPr="00386A4C" w:rsidRDefault="006F7507" w:rsidP="006F7507">
      <w:pPr>
        <w:pStyle w:val="EndnoteText"/>
        <w:rPr>
          <w:ins w:id="5" w:author="Iris Zhang" w:date="2023-01-03T11:11:00Z"/>
          <w:sz w:val="24"/>
          <w:szCs w:val="24"/>
          <w:rPrChange w:id="6" w:author="Iris Zhang" w:date="2023-01-03T11:22:00Z">
            <w:rPr>
              <w:ins w:id="7" w:author="Iris Zhang" w:date="2023-01-03T11:11:00Z"/>
            </w:rPr>
          </w:rPrChange>
        </w:rPr>
      </w:pPr>
      <w:ins w:id="8" w:author="Iris Zhang" w:date="2023-01-03T11:11:00Z">
        <w:r w:rsidRPr="00386A4C">
          <w:rPr>
            <w:rStyle w:val="EndnoteReference"/>
            <w:sz w:val="24"/>
            <w:szCs w:val="24"/>
            <w:rPrChange w:id="9" w:author="Iris Zhang" w:date="2023-01-03T11:22:00Z">
              <w:rPr>
                <w:rStyle w:val="EndnoteReference"/>
              </w:rPr>
            </w:rPrChange>
          </w:rPr>
          <w:endnoteRef/>
        </w:r>
        <w:r w:rsidRPr="00386A4C">
          <w:rPr>
            <w:sz w:val="24"/>
            <w:szCs w:val="24"/>
            <w:rPrChange w:id="10" w:author="Iris Zhang" w:date="2023-01-03T11:22:00Z">
              <w:rPr/>
            </w:rPrChange>
          </w:rPr>
          <w:t xml:space="preserve"> Jackelyn Hwang, </w:t>
        </w:r>
        <w:proofErr w:type="spellStart"/>
        <w:r w:rsidRPr="00386A4C">
          <w:rPr>
            <w:sz w:val="24"/>
            <w:szCs w:val="24"/>
            <w:rPrChange w:id="11" w:author="Iris Zhang" w:date="2023-01-03T11:22:00Z">
              <w:rPr/>
            </w:rPrChange>
          </w:rPr>
          <w:t>Asad</w:t>
        </w:r>
        <w:proofErr w:type="spellEnd"/>
        <w:r w:rsidRPr="00386A4C">
          <w:rPr>
            <w:sz w:val="24"/>
            <w:szCs w:val="24"/>
            <w:rPrChange w:id="12" w:author="Iris Zhang" w:date="2023-01-03T11:22:00Z">
              <w:rPr/>
            </w:rPrChange>
          </w:rPr>
          <w:t xml:space="preserve"> </w:t>
        </w:r>
        <w:proofErr w:type="spellStart"/>
        <w:r w:rsidRPr="00386A4C">
          <w:rPr>
            <w:sz w:val="24"/>
            <w:szCs w:val="24"/>
            <w:rPrChange w:id="13" w:author="Iris Zhang" w:date="2023-01-03T11:22:00Z">
              <w:rPr/>
            </w:rPrChange>
          </w:rPr>
          <w:t>Asad</w:t>
        </w:r>
        <w:proofErr w:type="spellEnd"/>
        <w:r w:rsidRPr="00386A4C">
          <w:rPr>
            <w:sz w:val="24"/>
            <w:szCs w:val="24"/>
            <w:rPrChange w:id="14" w:author="Iris Zhang" w:date="2023-01-03T11:22:00Z">
              <w:rPr/>
            </w:rPrChange>
          </w:rPr>
          <w:t xml:space="preserve">, Michael Rosenfeld, and C. Matt </w:t>
        </w:r>
        <w:proofErr w:type="spellStart"/>
        <w:r w:rsidRPr="00386A4C">
          <w:rPr>
            <w:sz w:val="24"/>
            <w:szCs w:val="24"/>
            <w:rPrChange w:id="15" w:author="Iris Zhang" w:date="2023-01-03T11:22:00Z">
              <w:rPr/>
            </w:rPrChange>
          </w:rPr>
          <w:t>Snipp</w:t>
        </w:r>
        <w:proofErr w:type="spellEnd"/>
        <w:r w:rsidRPr="00386A4C">
          <w:rPr>
            <w:sz w:val="24"/>
            <w:szCs w:val="24"/>
            <w:rPrChange w:id="16" w:author="Iris Zhang" w:date="2023-01-03T11:22:00Z">
              <w:rPr/>
            </w:rPrChange>
          </w:rPr>
          <w:t xml:space="preserve"> provided extensive feedback to earlier versions of this draft. The author also thanks Mike Bader, Tyler McDaniel, Jan </w:t>
        </w:r>
        <w:proofErr w:type="spellStart"/>
        <w:r w:rsidRPr="00386A4C">
          <w:rPr>
            <w:sz w:val="24"/>
            <w:szCs w:val="24"/>
            <w:rPrChange w:id="17" w:author="Iris Zhang" w:date="2023-01-03T11:22:00Z">
              <w:rPr/>
            </w:rPrChange>
          </w:rPr>
          <w:t>Voelkel</w:t>
        </w:r>
        <w:proofErr w:type="spellEnd"/>
        <w:r w:rsidRPr="00386A4C">
          <w:rPr>
            <w:sz w:val="24"/>
            <w:szCs w:val="24"/>
            <w:rPrChange w:id="18" w:author="Iris Zhang" w:date="2023-01-03T11:22:00Z">
              <w:rPr/>
            </w:rPrChange>
          </w:rPr>
          <w:t>, and members of the MERN Workshop and 2019-2020 Research Practicum at Stanford University and various audiences at conferences for helpful comments and suggestions. Vas Kumar, and Jessica Chen provided invaluable technical support. Some of the computing for this project was performed on the Sherlock cluster supported through the Stanford Research Computing Center. The Digital Humanities Graduate Fellowship at Stanford University provided partial funding for this project.</w:t>
        </w:r>
      </w:ins>
    </w:p>
  </w:endnote>
  <w:endnote w:id="2">
    <w:p w14:paraId="7F15A1F7" w14:textId="3BD57586" w:rsidR="008D3F8E" w:rsidRPr="00386A4C" w:rsidDel="005B3B4E" w:rsidRDefault="008D3F8E" w:rsidP="00052617">
      <w:pPr>
        <w:pStyle w:val="EndnoteText"/>
        <w:rPr>
          <w:del w:id="20" w:author="Iris Zhang" w:date="2023-01-03T10:57:00Z"/>
          <w:sz w:val="24"/>
          <w:szCs w:val="24"/>
        </w:rPr>
      </w:pPr>
      <w:del w:id="21" w:author="Iris Zhang" w:date="2023-01-03T10:57:00Z">
        <w:r w:rsidRPr="00386A4C" w:rsidDel="005B3B4E">
          <w:rPr>
            <w:rStyle w:val="EndnoteReference"/>
            <w:sz w:val="24"/>
            <w:szCs w:val="24"/>
          </w:rPr>
          <w:endnoteRef/>
        </w:r>
        <w:r w:rsidRPr="00386A4C" w:rsidDel="005B3B4E">
          <w:rPr>
            <w:sz w:val="24"/>
            <w:szCs w:val="24"/>
          </w:rPr>
          <w:delText xml:space="preserve"> Direct correspondence to Iris H. Zhang, Department of Sociology, 450 Jane Stanford Way, Bldg. 120, Stanford, CA 94305; e-mail: </w:delText>
        </w:r>
        <w:r w:rsidRPr="00386A4C" w:rsidDel="005B3B4E">
          <w:rPr>
            <w:sz w:val="24"/>
            <w:szCs w:val="24"/>
            <w:rPrChange w:id="22" w:author="Iris Zhang" w:date="2023-01-03T11:22:00Z">
              <w:rPr/>
            </w:rPrChange>
          </w:rPr>
          <w:fldChar w:fldCharType="begin"/>
        </w:r>
        <w:r w:rsidRPr="00386A4C" w:rsidDel="005B3B4E">
          <w:rPr>
            <w:sz w:val="24"/>
            <w:szCs w:val="24"/>
            <w:rPrChange w:id="23" w:author="Iris Zhang" w:date="2023-01-03T11:22:00Z">
              <w:rPr/>
            </w:rPrChange>
          </w:rPr>
          <w:delInstrText>HYPERLINK "mailto:ihzhang@stanford.edu"</w:delInstrText>
        </w:r>
        <w:r w:rsidRPr="00386A4C" w:rsidDel="005B3B4E">
          <w:rPr>
            <w:sz w:val="24"/>
            <w:szCs w:val="24"/>
            <w:rPrChange w:id="24" w:author="Iris Zhang" w:date="2023-01-03T11:22:00Z">
              <w:rPr/>
            </w:rPrChange>
          </w:rPr>
        </w:r>
        <w:r w:rsidRPr="00386A4C" w:rsidDel="005B3B4E">
          <w:rPr>
            <w:sz w:val="24"/>
            <w:szCs w:val="24"/>
            <w:rPrChange w:id="25" w:author="Iris Zhang" w:date="2023-01-03T11:22:00Z">
              <w:rPr/>
            </w:rPrChange>
          </w:rPr>
          <w:fldChar w:fldCharType="separate"/>
        </w:r>
        <w:r w:rsidRPr="00386A4C" w:rsidDel="005B3B4E">
          <w:rPr>
            <w:rStyle w:val="Hyperlink"/>
            <w:sz w:val="24"/>
            <w:szCs w:val="24"/>
          </w:rPr>
          <w:delText>ihzhang@stanford.edu</w:delText>
        </w:r>
        <w:r w:rsidRPr="00386A4C" w:rsidDel="005B3B4E">
          <w:rPr>
            <w:rStyle w:val="Hyperlink"/>
            <w:sz w:val="24"/>
            <w:szCs w:val="24"/>
          </w:rPr>
          <w:fldChar w:fldCharType="end"/>
        </w:r>
        <w:r w:rsidRPr="00386A4C" w:rsidDel="005B3B4E">
          <w:rPr>
            <w:sz w:val="24"/>
            <w:szCs w:val="24"/>
          </w:rPr>
          <w:delText xml:space="preserve">; phone number: 215-421-9343. Jackelyn Hwang, Asad Asad, Michael Rosenfeld, and C. Matt Snipp provided extensive feedback to earlier versions of this draft. The author also thanks Mike Bader, Tyler McDaniel, Jan Voelkel, and members of the MERN Workshop and 2019-2020 Research Practicum at Stanford University and various audiences at conferences for helpful comments and suggestions. Vas Kumar, and Jessica Chen provided invaluable technical support. Some of the computing for this project was performed on the Sherlock cluster supported through the Stanford Research Computing Center. The Digital Humanities Graduate Fellowship at Stanford University provided partial funding for this project. </w:delText>
        </w:r>
      </w:del>
    </w:p>
  </w:endnote>
  <w:endnote w:id="3">
    <w:p w14:paraId="65D5D423" w14:textId="299AD562" w:rsidR="008D3F8E" w:rsidRPr="00386A4C" w:rsidRDefault="008D3F8E" w:rsidP="00AB7913">
      <w:pPr>
        <w:pStyle w:val="EndnoteText"/>
        <w:contextualSpacing/>
        <w:rPr>
          <w:sz w:val="24"/>
          <w:szCs w:val="24"/>
        </w:rPr>
      </w:pPr>
      <w:r w:rsidRPr="00386A4C">
        <w:rPr>
          <w:rStyle w:val="EndnoteReference"/>
          <w:sz w:val="24"/>
          <w:szCs w:val="24"/>
        </w:rPr>
        <w:endnoteRef/>
      </w:r>
      <w:r w:rsidRPr="00386A4C">
        <w:rPr>
          <w:sz w:val="24"/>
          <w:szCs w:val="24"/>
        </w:rPr>
        <w:t xml:space="preserve"> The nine Northeast states without annexable land are Connecticut, Maine, Massachusetts, New Hampshire, New Jersey, New York, Pennsylvania, Rhode Island, and Vermont. Washington D.C. is also excluded.</w:t>
      </w:r>
    </w:p>
  </w:endnote>
  <w:endnote w:id="4">
    <w:p w14:paraId="4243B984"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39" w:author="Iris Zhang" w:date="2023-01-03T11:22:00Z">
            <w:rPr/>
          </w:rPrChange>
        </w:rPr>
        <w:fldChar w:fldCharType="begin"/>
      </w:r>
      <w:r w:rsidRPr="00386A4C">
        <w:rPr>
          <w:sz w:val="24"/>
          <w:szCs w:val="24"/>
          <w:rPrChange w:id="340" w:author="Iris Zhang" w:date="2023-01-03T11:22:00Z">
            <w:rPr/>
          </w:rPrChange>
        </w:rPr>
        <w:instrText>HYPERLINK "https://www.justice.gov/crt/history-federal-voting-rights-laws"</w:instrText>
      </w:r>
      <w:r w:rsidRPr="00386A4C">
        <w:rPr>
          <w:sz w:val="24"/>
          <w:szCs w:val="24"/>
          <w:rPrChange w:id="341" w:author="Iris Zhang" w:date="2023-01-03T11:22:00Z">
            <w:rPr/>
          </w:rPrChange>
        </w:rPr>
      </w:r>
      <w:r w:rsidRPr="00386A4C">
        <w:rPr>
          <w:sz w:val="24"/>
          <w:szCs w:val="24"/>
          <w:rPrChange w:id="342" w:author="Iris Zhang" w:date="2023-01-03T11:22:00Z">
            <w:rPr/>
          </w:rPrChange>
        </w:rPr>
        <w:fldChar w:fldCharType="separate"/>
      </w:r>
      <w:r w:rsidRPr="00386A4C">
        <w:rPr>
          <w:rStyle w:val="Hyperlink"/>
          <w:sz w:val="24"/>
          <w:szCs w:val="24"/>
        </w:rPr>
        <w:t>https://www.justice.gov/crt/history-federal-voting-rights-laws</w:t>
      </w:r>
      <w:r w:rsidRPr="00386A4C">
        <w:rPr>
          <w:rStyle w:val="Hyperlink"/>
          <w:sz w:val="24"/>
          <w:szCs w:val="24"/>
        </w:rPr>
        <w:fldChar w:fldCharType="end"/>
      </w:r>
      <w:r w:rsidRPr="00386A4C">
        <w:rPr>
          <w:sz w:val="24"/>
          <w:szCs w:val="24"/>
        </w:rPr>
        <w:t xml:space="preserve">. </w:t>
      </w:r>
    </w:p>
  </w:endnote>
  <w:endnote w:id="5">
    <w:p w14:paraId="3B30C975" w14:textId="77777777" w:rsidR="008D3F8E" w:rsidRPr="00386A4C" w:rsidDel="000840B5" w:rsidRDefault="008D3F8E" w:rsidP="006F4918">
      <w:pPr>
        <w:pStyle w:val="EndnoteText"/>
        <w:contextualSpacing/>
        <w:rPr>
          <w:del w:id="368" w:author="Iris Zhang" w:date="2022-12-27T19:20:00Z"/>
          <w:sz w:val="24"/>
          <w:szCs w:val="24"/>
        </w:rPr>
      </w:pPr>
      <w:del w:id="369" w:author="Iris Zhang" w:date="2022-12-27T19:20:00Z">
        <w:r w:rsidRPr="00386A4C" w:rsidDel="000840B5">
          <w:rPr>
            <w:rStyle w:val="EndnoteReference"/>
            <w:sz w:val="24"/>
            <w:szCs w:val="24"/>
          </w:rPr>
          <w:endnoteRef/>
        </w:r>
        <w:r w:rsidRPr="00386A4C" w:rsidDel="000840B5">
          <w:rPr>
            <w:sz w:val="24"/>
            <w:szCs w:val="24"/>
          </w:rPr>
          <w:delText xml:space="preserve"> </w:delText>
        </w:r>
        <w:r w:rsidRPr="00386A4C" w:rsidDel="000840B5">
          <w:rPr>
            <w:sz w:val="24"/>
            <w:szCs w:val="24"/>
            <w:rPrChange w:id="370" w:author="Iris Zhang" w:date="2023-01-03T11:22:00Z">
              <w:rPr/>
            </w:rPrChange>
          </w:rPr>
          <w:fldChar w:fldCharType="begin"/>
        </w:r>
        <w:r w:rsidRPr="00386A4C" w:rsidDel="000840B5">
          <w:rPr>
            <w:sz w:val="24"/>
            <w:szCs w:val="24"/>
            <w:rPrChange w:id="371" w:author="Iris Zhang" w:date="2023-01-03T11:22:00Z">
              <w:rPr/>
            </w:rPrChange>
          </w:rPr>
          <w:delInstrText>HYPERLINK "https://www.justice.gov/crt/about-section-5-voting-rights-act"</w:delInstrText>
        </w:r>
        <w:r w:rsidRPr="00386A4C" w:rsidDel="000840B5">
          <w:rPr>
            <w:sz w:val="24"/>
            <w:szCs w:val="24"/>
            <w:rPrChange w:id="372" w:author="Iris Zhang" w:date="2023-01-03T11:22:00Z">
              <w:rPr/>
            </w:rPrChange>
          </w:rPr>
        </w:r>
        <w:r w:rsidRPr="00386A4C" w:rsidDel="000840B5">
          <w:rPr>
            <w:sz w:val="24"/>
            <w:szCs w:val="24"/>
            <w:rPrChange w:id="373" w:author="Iris Zhang" w:date="2023-01-03T11:22:00Z">
              <w:rPr/>
            </w:rPrChange>
          </w:rPr>
          <w:fldChar w:fldCharType="separate"/>
        </w:r>
        <w:r w:rsidRPr="00386A4C" w:rsidDel="000840B5">
          <w:rPr>
            <w:rStyle w:val="Hyperlink"/>
            <w:sz w:val="24"/>
            <w:szCs w:val="24"/>
          </w:rPr>
          <w:delText>https://www.justice.gov/crt/about-section-5-voting-rights-act</w:delText>
        </w:r>
        <w:r w:rsidRPr="00386A4C" w:rsidDel="000840B5">
          <w:rPr>
            <w:rStyle w:val="Hyperlink"/>
            <w:sz w:val="24"/>
            <w:szCs w:val="24"/>
          </w:rPr>
          <w:fldChar w:fldCharType="end"/>
        </w:r>
        <w:r w:rsidRPr="00386A4C" w:rsidDel="000840B5">
          <w:rPr>
            <w:sz w:val="24"/>
            <w:szCs w:val="24"/>
          </w:rPr>
          <w:delText xml:space="preserve">. </w:delText>
        </w:r>
      </w:del>
    </w:p>
  </w:endnote>
  <w:endnote w:id="6">
    <w:p w14:paraId="3EEDEA0E" w14:textId="77777777" w:rsidR="000840B5" w:rsidRPr="00386A4C" w:rsidRDefault="000840B5" w:rsidP="000840B5">
      <w:pPr>
        <w:pStyle w:val="EndnoteText"/>
        <w:contextualSpacing/>
        <w:rPr>
          <w:ins w:id="385" w:author="Iris Zhang" w:date="2022-12-27T19:20:00Z"/>
          <w:sz w:val="24"/>
          <w:szCs w:val="24"/>
        </w:rPr>
      </w:pPr>
      <w:ins w:id="386" w:author="Iris Zhang" w:date="2022-12-27T19:20:00Z">
        <w:r w:rsidRPr="00386A4C">
          <w:rPr>
            <w:rStyle w:val="EndnoteReference"/>
            <w:sz w:val="24"/>
            <w:szCs w:val="24"/>
          </w:rPr>
          <w:endnoteRef/>
        </w:r>
        <w:r w:rsidRPr="00386A4C">
          <w:rPr>
            <w:sz w:val="24"/>
            <w:szCs w:val="24"/>
          </w:rPr>
          <w:t xml:space="preserve"> </w:t>
        </w:r>
        <w:r w:rsidRPr="00386A4C">
          <w:rPr>
            <w:sz w:val="24"/>
            <w:szCs w:val="24"/>
          </w:rPr>
          <w:fldChar w:fldCharType="begin"/>
        </w:r>
        <w:r w:rsidRPr="00386A4C">
          <w:rPr>
            <w:sz w:val="24"/>
            <w:szCs w:val="24"/>
          </w:rPr>
          <w:instrText>HYPERLINK "https://www.justice.gov/crt/about-section-5-voting-rights-act"</w:instrText>
        </w:r>
        <w:r w:rsidRPr="00386A4C">
          <w:rPr>
            <w:sz w:val="24"/>
            <w:szCs w:val="24"/>
          </w:rPr>
        </w:r>
        <w:r w:rsidRPr="00386A4C">
          <w:rPr>
            <w:sz w:val="24"/>
            <w:szCs w:val="24"/>
          </w:rPr>
          <w:fldChar w:fldCharType="separate"/>
        </w:r>
        <w:r w:rsidRPr="00386A4C">
          <w:rPr>
            <w:rStyle w:val="Hyperlink"/>
            <w:sz w:val="24"/>
            <w:szCs w:val="24"/>
          </w:rPr>
          <w:t>https://www.justice.gov/crt/about-section-5-voting-rights-act</w:t>
        </w:r>
        <w:r w:rsidRPr="00386A4C">
          <w:rPr>
            <w:rStyle w:val="Hyperlink"/>
            <w:sz w:val="24"/>
            <w:szCs w:val="24"/>
          </w:rPr>
          <w:fldChar w:fldCharType="end"/>
        </w:r>
        <w:r w:rsidRPr="00386A4C">
          <w:rPr>
            <w:sz w:val="24"/>
            <w:szCs w:val="24"/>
          </w:rPr>
          <w:t xml:space="preserve">. </w:t>
        </w:r>
      </w:ins>
    </w:p>
  </w:endnote>
  <w:endnote w:id="7">
    <w:p w14:paraId="59AD5270"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93" w:author="Iris Zhang" w:date="2023-01-03T11:22:00Z">
            <w:rPr/>
          </w:rPrChange>
        </w:rPr>
        <w:fldChar w:fldCharType="begin"/>
      </w:r>
      <w:r w:rsidRPr="00386A4C">
        <w:rPr>
          <w:sz w:val="24"/>
          <w:szCs w:val="24"/>
          <w:rPrChange w:id="394" w:author="Iris Zhang" w:date="2023-01-03T11:22:00Z">
            <w:rPr/>
          </w:rPrChange>
        </w:rPr>
        <w:instrText>HYPERLINK "https://www.justice.gov/crt/section-4-voting-rights-act"</w:instrText>
      </w:r>
      <w:r w:rsidRPr="00386A4C">
        <w:rPr>
          <w:sz w:val="24"/>
          <w:szCs w:val="24"/>
          <w:rPrChange w:id="395" w:author="Iris Zhang" w:date="2023-01-03T11:22:00Z">
            <w:rPr/>
          </w:rPrChange>
        </w:rPr>
      </w:r>
      <w:r w:rsidRPr="00386A4C">
        <w:rPr>
          <w:sz w:val="24"/>
          <w:szCs w:val="24"/>
          <w:rPrChange w:id="396" w:author="Iris Zhang" w:date="2023-01-03T11:22:00Z">
            <w:rPr/>
          </w:rPrChange>
        </w:rPr>
        <w:fldChar w:fldCharType="separate"/>
      </w:r>
      <w:r w:rsidRPr="00386A4C">
        <w:rPr>
          <w:rStyle w:val="Hyperlink"/>
          <w:sz w:val="24"/>
          <w:szCs w:val="24"/>
        </w:rPr>
        <w:t>https://www.justice.gov/crt/section-4-voting-rights-act</w:t>
      </w:r>
      <w:r w:rsidRPr="00386A4C">
        <w:rPr>
          <w:rStyle w:val="Hyperlink"/>
          <w:sz w:val="24"/>
          <w:szCs w:val="24"/>
        </w:rPr>
        <w:fldChar w:fldCharType="end"/>
      </w:r>
      <w:r w:rsidRPr="00386A4C">
        <w:rPr>
          <w:sz w:val="24"/>
          <w:szCs w:val="24"/>
        </w:rPr>
        <w:t xml:space="preserve">. </w:t>
      </w:r>
    </w:p>
  </w:endnote>
  <w:endnote w:id="8">
    <w:p w14:paraId="694070B8"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397" w:author="Iris Zhang" w:date="2023-01-03T11:22:00Z">
            <w:rPr/>
          </w:rPrChange>
        </w:rPr>
        <w:fldChar w:fldCharType="begin"/>
      </w:r>
      <w:r w:rsidRPr="00386A4C">
        <w:rPr>
          <w:sz w:val="24"/>
          <w:szCs w:val="24"/>
          <w:rPrChange w:id="398" w:author="Iris Zhang" w:date="2023-01-03T11:22:00Z">
            <w:rPr/>
          </w:rPrChange>
        </w:rPr>
        <w:instrText>HYPERLINK "https://www.justice.gov/crt/jurisdictions-previously-covered-section-5"</w:instrText>
      </w:r>
      <w:r w:rsidRPr="00386A4C">
        <w:rPr>
          <w:sz w:val="24"/>
          <w:szCs w:val="24"/>
          <w:rPrChange w:id="399" w:author="Iris Zhang" w:date="2023-01-03T11:22:00Z">
            <w:rPr/>
          </w:rPrChange>
        </w:rPr>
      </w:r>
      <w:r w:rsidRPr="00386A4C">
        <w:rPr>
          <w:sz w:val="24"/>
          <w:szCs w:val="24"/>
          <w:rPrChange w:id="400" w:author="Iris Zhang" w:date="2023-01-03T11:22:00Z">
            <w:rPr/>
          </w:rPrChange>
        </w:rPr>
        <w:fldChar w:fldCharType="separate"/>
      </w:r>
      <w:r w:rsidRPr="00386A4C">
        <w:rPr>
          <w:rStyle w:val="Hyperlink"/>
          <w:sz w:val="24"/>
          <w:szCs w:val="24"/>
        </w:rPr>
        <w:t>https://www.justice.gov/crt/jurisdictions-previously-covered-section-5</w:t>
      </w:r>
      <w:r w:rsidRPr="00386A4C">
        <w:rPr>
          <w:rStyle w:val="Hyperlink"/>
          <w:sz w:val="24"/>
          <w:szCs w:val="24"/>
        </w:rPr>
        <w:fldChar w:fldCharType="end"/>
      </w:r>
      <w:r w:rsidRPr="00386A4C">
        <w:rPr>
          <w:sz w:val="24"/>
          <w:szCs w:val="24"/>
        </w:rPr>
        <w:t xml:space="preserve">. “Bailed out” jurisdictions are not included in the present study as covered jurisdictions. </w:t>
      </w:r>
    </w:p>
  </w:endnote>
  <w:endnote w:id="9">
    <w:p w14:paraId="68314178" w14:textId="284015E0"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In comparison, there were only 5,179 requests submitted for incorporations and 1,862 for political unit consolidations. </w:t>
      </w:r>
      <w:r w:rsidRPr="00386A4C">
        <w:rPr>
          <w:sz w:val="24"/>
          <w:szCs w:val="24"/>
          <w:rPrChange w:id="402" w:author="Iris Zhang" w:date="2023-01-03T11:22:00Z">
            <w:rPr/>
          </w:rPrChange>
        </w:rPr>
        <w:fldChar w:fldCharType="begin"/>
      </w:r>
      <w:r w:rsidRPr="00386A4C">
        <w:rPr>
          <w:sz w:val="24"/>
          <w:szCs w:val="24"/>
          <w:rPrChange w:id="403" w:author="Iris Zhang" w:date="2023-01-03T11:22:00Z">
            <w:rPr/>
          </w:rPrChange>
        </w:rPr>
        <w:instrText>HYPERLINK "https://www.justice.gov/crt/section-5-changes-type-and-year"</w:instrText>
      </w:r>
      <w:r w:rsidRPr="00386A4C">
        <w:rPr>
          <w:sz w:val="24"/>
          <w:szCs w:val="24"/>
          <w:rPrChange w:id="404" w:author="Iris Zhang" w:date="2023-01-03T11:22:00Z">
            <w:rPr/>
          </w:rPrChange>
        </w:rPr>
      </w:r>
      <w:r w:rsidRPr="00386A4C">
        <w:rPr>
          <w:sz w:val="24"/>
          <w:szCs w:val="24"/>
          <w:rPrChange w:id="405" w:author="Iris Zhang" w:date="2023-01-03T11:22:00Z">
            <w:rPr/>
          </w:rPrChange>
        </w:rPr>
        <w:fldChar w:fldCharType="separate"/>
      </w:r>
      <w:r w:rsidRPr="00386A4C">
        <w:rPr>
          <w:rStyle w:val="Hyperlink"/>
          <w:sz w:val="24"/>
          <w:szCs w:val="24"/>
        </w:rPr>
        <w:t>https://www.justice.gov/crt/section-5-changes-type-and-year</w:t>
      </w:r>
      <w:r w:rsidRPr="00386A4C">
        <w:rPr>
          <w:rStyle w:val="Hyperlink"/>
          <w:sz w:val="24"/>
          <w:szCs w:val="24"/>
        </w:rPr>
        <w:fldChar w:fldCharType="end"/>
      </w:r>
      <w:r w:rsidRPr="00386A4C">
        <w:rPr>
          <w:sz w:val="24"/>
          <w:szCs w:val="24"/>
        </w:rPr>
        <w:t xml:space="preserve">. </w:t>
      </w:r>
    </w:p>
  </w:endnote>
  <w:endnote w:id="10">
    <w:p w14:paraId="44A997BF" w14:textId="77777777" w:rsidR="008D3F8E" w:rsidRPr="00386A4C" w:rsidRDefault="008D3F8E" w:rsidP="006F4918">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413" w:author="Iris Zhang" w:date="2023-01-03T11:22:00Z">
            <w:rPr/>
          </w:rPrChange>
        </w:rPr>
        <w:fldChar w:fldCharType="begin"/>
      </w:r>
      <w:r w:rsidRPr="00386A4C">
        <w:rPr>
          <w:sz w:val="24"/>
          <w:szCs w:val="24"/>
          <w:rPrChange w:id="414" w:author="Iris Zhang" w:date="2023-01-03T11:22:00Z">
            <w:rPr/>
          </w:rPrChange>
        </w:rPr>
        <w:instrText>HYPERLINK "https://www.justice.gov/crt/jurisdictions-previously-covered-section-5"</w:instrText>
      </w:r>
      <w:r w:rsidRPr="00386A4C">
        <w:rPr>
          <w:sz w:val="24"/>
          <w:szCs w:val="24"/>
          <w:rPrChange w:id="415" w:author="Iris Zhang" w:date="2023-01-03T11:22:00Z">
            <w:rPr/>
          </w:rPrChange>
        </w:rPr>
      </w:r>
      <w:r w:rsidRPr="00386A4C">
        <w:rPr>
          <w:sz w:val="24"/>
          <w:szCs w:val="24"/>
          <w:rPrChange w:id="416" w:author="Iris Zhang" w:date="2023-01-03T11:22:00Z">
            <w:rPr/>
          </w:rPrChange>
        </w:rPr>
        <w:fldChar w:fldCharType="separate"/>
      </w:r>
      <w:r w:rsidRPr="00386A4C">
        <w:rPr>
          <w:rStyle w:val="Hyperlink"/>
          <w:sz w:val="24"/>
          <w:szCs w:val="24"/>
        </w:rPr>
        <w:t>https://www.justice.gov/crt/jurisdictions-previously-covered-section-5</w:t>
      </w:r>
      <w:r w:rsidRPr="00386A4C">
        <w:rPr>
          <w:rStyle w:val="Hyperlink"/>
          <w:sz w:val="24"/>
          <w:szCs w:val="24"/>
        </w:rPr>
        <w:fldChar w:fldCharType="end"/>
      </w:r>
      <w:r w:rsidRPr="00386A4C">
        <w:rPr>
          <w:sz w:val="24"/>
          <w:szCs w:val="24"/>
        </w:rPr>
        <w:t xml:space="preserve">. </w:t>
      </w:r>
    </w:p>
  </w:endnote>
  <w:endnote w:id="11">
    <w:p w14:paraId="07785596" w14:textId="52F13C68" w:rsidR="008D3F8E" w:rsidRPr="00386A4C" w:rsidRDefault="008D3F8E">
      <w:pPr>
        <w:pStyle w:val="EndnoteText"/>
        <w:rPr>
          <w:sz w:val="24"/>
          <w:szCs w:val="24"/>
        </w:rPr>
      </w:pPr>
      <w:r w:rsidRPr="00386A4C">
        <w:rPr>
          <w:rStyle w:val="EndnoteReference"/>
          <w:sz w:val="24"/>
          <w:szCs w:val="24"/>
          <w:rPrChange w:id="431" w:author="Iris Zhang" w:date="2023-01-03T11:22:00Z">
            <w:rPr>
              <w:rStyle w:val="EndnoteReference"/>
            </w:rPr>
          </w:rPrChange>
        </w:rPr>
        <w:endnoteRef/>
      </w:r>
      <w:r w:rsidRPr="00386A4C">
        <w:rPr>
          <w:sz w:val="24"/>
          <w:szCs w:val="24"/>
        </w:rPr>
        <w:t xml:space="preserve"> </w:t>
      </w:r>
      <w:r w:rsidRPr="00386A4C">
        <w:rPr>
          <w:sz w:val="24"/>
          <w:szCs w:val="24"/>
          <w:rPrChange w:id="432" w:author="Iris Zhang" w:date="2023-01-03T11:22:00Z">
            <w:rPr/>
          </w:rPrChange>
        </w:rPr>
        <w:fldChar w:fldCharType="begin"/>
      </w:r>
      <w:r w:rsidRPr="00386A4C">
        <w:rPr>
          <w:sz w:val="24"/>
          <w:szCs w:val="24"/>
        </w:rPr>
        <w:instrText xml:space="preserve"> HYPERLINK "</w:instrText>
      </w:r>
      <w:r w:rsidRPr="00386A4C">
        <w:rPr>
          <w:sz w:val="24"/>
          <w:szCs w:val="24"/>
        </w:rPr>
        <w:instrText>https://www.scotusblog.com/case-files/cases/shelby-county-v-holder/</w:instrText>
      </w:r>
      <w:r w:rsidRPr="00386A4C">
        <w:rPr>
          <w:sz w:val="24"/>
          <w:szCs w:val="24"/>
        </w:rPr>
        <w:instrText xml:space="preserve">" </w:instrText>
      </w:r>
      <w:r w:rsidRPr="00386A4C">
        <w:rPr>
          <w:sz w:val="24"/>
          <w:szCs w:val="24"/>
          <w:rPrChange w:id="433" w:author="Iris Zhang" w:date="2023-01-03T11:22:00Z">
            <w:rPr/>
          </w:rPrChange>
        </w:rPr>
        <w:fldChar w:fldCharType="separate"/>
      </w:r>
      <w:r w:rsidRPr="00386A4C">
        <w:rPr>
          <w:rStyle w:val="Hyperlink"/>
          <w:sz w:val="24"/>
          <w:szCs w:val="24"/>
        </w:rPr>
        <w:t>https://www.scotusblog.com/case-files/cases/shelby-county-v-holder/</w:t>
      </w:r>
      <w:r w:rsidRPr="00386A4C">
        <w:rPr>
          <w:sz w:val="24"/>
          <w:szCs w:val="24"/>
          <w:rPrChange w:id="434" w:author="Iris Zhang" w:date="2023-01-03T11:22:00Z">
            <w:rPr/>
          </w:rPrChange>
        </w:rPr>
        <w:fldChar w:fldCharType="end"/>
      </w:r>
      <w:r w:rsidRPr="00386A4C">
        <w:rPr>
          <w:sz w:val="24"/>
          <w:szCs w:val="24"/>
        </w:rPr>
        <w:t xml:space="preserve">. </w:t>
      </w:r>
    </w:p>
  </w:endnote>
  <w:endnote w:id="12">
    <w:p w14:paraId="3B492E7D" w14:textId="47758DB8"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r w:rsidRPr="00386A4C">
        <w:rPr>
          <w:sz w:val="24"/>
          <w:szCs w:val="24"/>
          <w:rPrChange w:id="506" w:author="Iris Zhang" w:date="2023-01-03T11:22:00Z">
            <w:rPr/>
          </w:rPrChange>
        </w:rPr>
        <w:fldChar w:fldCharType="begin"/>
      </w:r>
      <w:r w:rsidRPr="00386A4C">
        <w:rPr>
          <w:sz w:val="24"/>
          <w:szCs w:val="24"/>
          <w:rPrChange w:id="507" w:author="Iris Zhang" w:date="2023-01-03T11:22:00Z">
            <w:rPr/>
          </w:rPrChange>
        </w:rPr>
        <w:instrText>HYPERLINK "https://www.census.gov/geographies/reference-files/time-series/geo/bas/annex.html"</w:instrText>
      </w:r>
      <w:r w:rsidRPr="00386A4C">
        <w:rPr>
          <w:sz w:val="24"/>
          <w:szCs w:val="24"/>
          <w:rPrChange w:id="508" w:author="Iris Zhang" w:date="2023-01-03T11:22:00Z">
            <w:rPr/>
          </w:rPrChange>
        </w:rPr>
      </w:r>
      <w:r w:rsidRPr="00386A4C">
        <w:rPr>
          <w:sz w:val="24"/>
          <w:szCs w:val="24"/>
          <w:rPrChange w:id="509" w:author="Iris Zhang" w:date="2023-01-03T11:22:00Z">
            <w:rPr/>
          </w:rPrChange>
        </w:rPr>
        <w:fldChar w:fldCharType="separate"/>
      </w:r>
      <w:r w:rsidRPr="00386A4C">
        <w:rPr>
          <w:rStyle w:val="Hyperlink"/>
          <w:sz w:val="24"/>
          <w:szCs w:val="24"/>
        </w:rPr>
        <w:t>https://www.census.gov/geographies/reference-files/time-series/geo/bas/annex.html</w:t>
      </w:r>
      <w:r w:rsidRPr="00386A4C">
        <w:rPr>
          <w:rStyle w:val="Hyperlink"/>
          <w:sz w:val="24"/>
          <w:szCs w:val="24"/>
        </w:rPr>
        <w:fldChar w:fldCharType="end"/>
      </w:r>
      <w:r w:rsidRPr="00386A4C">
        <w:rPr>
          <w:sz w:val="24"/>
          <w:szCs w:val="24"/>
        </w:rPr>
        <w:t>.)</w:t>
      </w:r>
    </w:p>
  </w:endnote>
  <w:endnote w:id="13">
    <w:p w14:paraId="5A49C6EE" w14:textId="65934834" w:rsidR="000C0710" w:rsidRPr="00386A4C" w:rsidRDefault="000C0710">
      <w:pPr>
        <w:pStyle w:val="EndnoteText"/>
        <w:rPr>
          <w:sz w:val="24"/>
          <w:szCs w:val="24"/>
        </w:rPr>
      </w:pPr>
      <w:r w:rsidRPr="00386A4C">
        <w:rPr>
          <w:rStyle w:val="EndnoteReference"/>
          <w:sz w:val="24"/>
          <w:szCs w:val="24"/>
        </w:rPr>
        <w:endnoteRef/>
      </w:r>
      <w:r w:rsidRPr="00386A4C">
        <w:rPr>
          <w:sz w:val="24"/>
          <w:szCs w:val="24"/>
        </w:rPr>
        <w:t xml:space="preserve"> Certainly, the racial composition of residents at the unincorporated fringe is itself a legacy of race and class segregation that sort people into often lower quality living conditions at the fringe </w:t>
      </w:r>
      <w:r w:rsidRPr="00386A4C">
        <w:rPr>
          <w:sz w:val="24"/>
          <w:szCs w:val="24"/>
        </w:rPr>
        <w:fldChar w:fldCharType="begin"/>
      </w:r>
      <w:r w:rsidRPr="00386A4C">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386A4C">
        <w:rPr>
          <w:sz w:val="24"/>
          <w:szCs w:val="24"/>
        </w:rPr>
        <w:fldChar w:fldCharType="separate"/>
      </w:r>
      <w:r w:rsidRPr="00386A4C">
        <w:rPr>
          <w:rFonts w:cs="Times New Roman"/>
          <w:sz w:val="24"/>
          <w:szCs w:val="24"/>
        </w:rPr>
        <w:t xml:space="preserve">(Anderson 2008; </w:t>
      </w:r>
      <w:proofErr w:type="spellStart"/>
      <w:r w:rsidRPr="00386A4C">
        <w:rPr>
          <w:rFonts w:cs="Times New Roman"/>
          <w:sz w:val="24"/>
          <w:szCs w:val="24"/>
        </w:rPr>
        <w:t>Lichter</w:t>
      </w:r>
      <w:proofErr w:type="spellEnd"/>
      <w:r w:rsidRPr="00386A4C">
        <w:rPr>
          <w:rFonts w:cs="Times New Roman"/>
          <w:sz w:val="24"/>
          <w:szCs w:val="24"/>
        </w:rPr>
        <w:t xml:space="preserve"> et al. 2007)</w:t>
      </w:r>
      <w:r w:rsidRPr="00386A4C">
        <w:rPr>
          <w:sz w:val="24"/>
          <w:szCs w:val="24"/>
        </w:rPr>
        <w:fldChar w:fldCharType="end"/>
      </w:r>
      <w:r w:rsidRPr="00386A4C">
        <w:rPr>
          <w:sz w:val="24"/>
          <w:szCs w:val="24"/>
        </w:rPr>
        <w:t xml:space="preserve">, especially at the edges of new immigrant destinations </w:t>
      </w:r>
      <w:r w:rsidRPr="00386A4C">
        <w:rPr>
          <w:sz w:val="24"/>
          <w:szCs w:val="24"/>
        </w:rPr>
        <w:fldChar w:fldCharType="begin"/>
      </w:r>
      <w:r w:rsidRPr="00386A4C">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386A4C">
        <w:rPr>
          <w:sz w:val="24"/>
          <w:szCs w:val="24"/>
        </w:rPr>
        <w:fldChar w:fldCharType="separate"/>
      </w:r>
      <w:r w:rsidRPr="00386A4C">
        <w:rPr>
          <w:rFonts w:cs="Times New Roman"/>
          <w:sz w:val="24"/>
          <w:szCs w:val="24"/>
        </w:rPr>
        <w:t xml:space="preserve">(Durst 2014; Hall 2013; </w:t>
      </w:r>
      <w:proofErr w:type="spellStart"/>
      <w:r w:rsidRPr="00386A4C">
        <w:rPr>
          <w:rFonts w:cs="Times New Roman"/>
          <w:sz w:val="24"/>
          <w:szCs w:val="24"/>
        </w:rPr>
        <w:t>Lichter</w:t>
      </w:r>
      <w:proofErr w:type="spellEnd"/>
      <w:r w:rsidRPr="00386A4C">
        <w:rPr>
          <w:rFonts w:cs="Times New Roman"/>
          <w:sz w:val="24"/>
          <w:szCs w:val="24"/>
        </w:rPr>
        <w:t xml:space="preserve"> et al. 2010)</w:t>
      </w:r>
      <w:r w:rsidRPr="00386A4C">
        <w:rPr>
          <w:sz w:val="24"/>
          <w:szCs w:val="24"/>
        </w:rPr>
        <w:fldChar w:fldCharType="end"/>
      </w:r>
      <w:r w:rsidRPr="00386A4C">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386A4C">
        <w:rPr>
          <w:sz w:val="24"/>
          <w:szCs w:val="24"/>
        </w:rPr>
        <w:fldChar w:fldCharType="begin"/>
      </w:r>
      <w:r w:rsidRPr="00386A4C">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386A4C">
        <w:rPr>
          <w:sz w:val="24"/>
          <w:szCs w:val="24"/>
        </w:rPr>
        <w:fldChar w:fldCharType="separate"/>
      </w:r>
      <w:r w:rsidRPr="00386A4C">
        <w:rPr>
          <w:rFonts w:cs="Times New Roman"/>
          <w:sz w:val="24"/>
          <w:szCs w:val="24"/>
        </w:rPr>
        <w:t>(Roberto 2018)</w:t>
      </w:r>
      <w:r w:rsidRPr="00386A4C">
        <w:rPr>
          <w:sz w:val="24"/>
          <w:szCs w:val="24"/>
        </w:rPr>
        <w:fldChar w:fldCharType="end"/>
      </w:r>
      <w:r w:rsidRPr="00386A4C">
        <w:rPr>
          <w:sz w:val="24"/>
          <w:szCs w:val="24"/>
        </w:rPr>
        <w:t>.</w:t>
      </w:r>
    </w:p>
  </w:endnote>
  <w:endnote w:id="14">
    <w:p w14:paraId="062232C7" w14:textId="54874800"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The earliest available intercensal year for shapefiles is 2007. 2000-2007, the only period with 7 instead of 6 years, is used as an additional pre-period in model assumption and robustness checks. </w:t>
      </w:r>
    </w:p>
  </w:endnote>
  <w:endnote w:id="15">
    <w:p w14:paraId="401CD042" w14:textId="1AAA01BD"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6">
    <w:p w14:paraId="574E35D3" w14:textId="0EBE9310"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w:t>
      </w:r>
      <w:r w:rsidRPr="00386A4C">
        <w:rPr>
          <w:sz w:val="24"/>
          <w:szCs w:val="24"/>
          <w:rPrChange w:id="553" w:author="Iris Zhang" w:date="2023-01-03T11:22:00Z">
            <w:rPr/>
          </w:rPrChange>
        </w:rPr>
        <w:fldChar w:fldCharType="begin"/>
      </w:r>
      <w:r w:rsidRPr="00386A4C">
        <w:rPr>
          <w:sz w:val="24"/>
          <w:szCs w:val="24"/>
          <w:rPrChange w:id="554" w:author="Iris Zhang" w:date="2023-01-03T11:22:00Z">
            <w:rPr/>
          </w:rPrChange>
        </w:rPr>
        <w:instrText>HYPERLINK "https://www.census.gov/geographies/mapping-files/time-series/geo/tiger-line-file.2013.html"</w:instrText>
      </w:r>
      <w:r w:rsidRPr="00386A4C">
        <w:rPr>
          <w:sz w:val="24"/>
          <w:szCs w:val="24"/>
          <w:rPrChange w:id="555" w:author="Iris Zhang" w:date="2023-01-03T11:22:00Z">
            <w:rPr/>
          </w:rPrChange>
        </w:rPr>
      </w:r>
      <w:r w:rsidRPr="00386A4C">
        <w:rPr>
          <w:sz w:val="24"/>
          <w:szCs w:val="24"/>
          <w:rPrChange w:id="556" w:author="Iris Zhang" w:date="2023-01-03T11:22:00Z">
            <w:rPr/>
          </w:rPrChange>
        </w:rPr>
        <w:fldChar w:fldCharType="separate"/>
      </w:r>
      <w:r w:rsidRPr="00386A4C">
        <w:rPr>
          <w:rStyle w:val="Hyperlink"/>
          <w:sz w:val="24"/>
          <w:szCs w:val="24"/>
        </w:rPr>
        <w:t>https://www.census.gov/geographies/mapping-files/time-series/geo/tiger-line-file.2013.html</w:t>
      </w:r>
      <w:r w:rsidRPr="00386A4C">
        <w:rPr>
          <w:rStyle w:val="Hyperlink"/>
          <w:sz w:val="24"/>
          <w:szCs w:val="24"/>
        </w:rPr>
        <w:fldChar w:fldCharType="end"/>
      </w:r>
      <w:r w:rsidRPr="00386A4C">
        <w:rPr>
          <w:sz w:val="24"/>
          <w:szCs w:val="24"/>
        </w:rPr>
        <w:t xml:space="preserve">; </w:t>
      </w:r>
      <w:r w:rsidRPr="00386A4C">
        <w:rPr>
          <w:sz w:val="24"/>
          <w:szCs w:val="24"/>
          <w:rPrChange w:id="557" w:author="Iris Zhang" w:date="2023-01-03T11:22:00Z">
            <w:rPr/>
          </w:rPrChange>
        </w:rPr>
        <w:fldChar w:fldCharType="begin"/>
      </w:r>
      <w:r w:rsidRPr="00386A4C">
        <w:rPr>
          <w:sz w:val="24"/>
          <w:szCs w:val="24"/>
          <w:rPrChange w:id="558" w:author="Iris Zhang" w:date="2023-01-03T11:22:00Z">
            <w:rPr/>
          </w:rPrChange>
        </w:rPr>
        <w:instrText>HYPERLINK "https://www.census.gov/geographies/mapping-files/time-series/geo/tiger-line-file.2014.html"</w:instrText>
      </w:r>
      <w:r w:rsidRPr="00386A4C">
        <w:rPr>
          <w:sz w:val="24"/>
          <w:szCs w:val="24"/>
          <w:rPrChange w:id="559" w:author="Iris Zhang" w:date="2023-01-03T11:22:00Z">
            <w:rPr/>
          </w:rPrChange>
        </w:rPr>
      </w:r>
      <w:r w:rsidRPr="00386A4C">
        <w:rPr>
          <w:sz w:val="24"/>
          <w:szCs w:val="24"/>
          <w:rPrChange w:id="560" w:author="Iris Zhang" w:date="2023-01-03T11:22:00Z">
            <w:rPr/>
          </w:rPrChange>
        </w:rPr>
        <w:fldChar w:fldCharType="separate"/>
      </w:r>
      <w:r w:rsidRPr="00386A4C">
        <w:rPr>
          <w:rStyle w:val="Hyperlink"/>
          <w:sz w:val="24"/>
          <w:szCs w:val="24"/>
        </w:rPr>
        <w:t>https://www.census.gov/geographies/mapping-files/time-series/geo/tiger-line-file.2014.html</w:t>
      </w:r>
      <w:r w:rsidRPr="00386A4C">
        <w:rPr>
          <w:rStyle w:val="Hyperlink"/>
          <w:sz w:val="24"/>
          <w:szCs w:val="24"/>
        </w:rPr>
        <w:fldChar w:fldCharType="end"/>
      </w:r>
      <w:r w:rsidRPr="00386A4C">
        <w:rPr>
          <w:sz w:val="24"/>
          <w:szCs w:val="24"/>
        </w:rPr>
        <w:t xml:space="preserve">. </w:t>
      </w:r>
    </w:p>
  </w:endnote>
  <w:endnote w:id="17">
    <w:p w14:paraId="069086A8" w14:textId="00A339F8"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8">
    <w:p w14:paraId="68F55799" w14:textId="0D6EE232" w:rsidR="000C0710" w:rsidRPr="00386A4C" w:rsidRDefault="000C0710" w:rsidP="001953D4">
      <w:r w:rsidRPr="00386A4C">
        <w:rPr>
          <w:rStyle w:val="EndnoteReference"/>
        </w:rPr>
        <w:endnoteRef/>
      </w:r>
      <w:r w:rsidRPr="00386A4C">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386A4C">
        <w:fldChar w:fldCharType="begin"/>
      </w:r>
      <w:r w:rsidRPr="00386A4C">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386A4C">
        <w:fldChar w:fldCharType="separate"/>
      </w:r>
      <w:r w:rsidRPr="00386A4C">
        <w:rPr>
          <w:rFonts w:cs="Times New Roman"/>
        </w:rPr>
        <w:t xml:space="preserve">(Aiken 1987; </w:t>
      </w:r>
      <w:proofErr w:type="spellStart"/>
      <w:r w:rsidRPr="00386A4C">
        <w:rPr>
          <w:rFonts w:cs="Times New Roman"/>
        </w:rPr>
        <w:t>Baumle</w:t>
      </w:r>
      <w:proofErr w:type="spellEnd"/>
      <w:r w:rsidRPr="00386A4C">
        <w:rPr>
          <w:rFonts w:cs="Times New Roman"/>
        </w:rPr>
        <w:t xml:space="preserve">, Fossett, and </w:t>
      </w:r>
      <w:proofErr w:type="spellStart"/>
      <w:r w:rsidRPr="00386A4C">
        <w:rPr>
          <w:rFonts w:cs="Times New Roman"/>
        </w:rPr>
        <w:t>Waren</w:t>
      </w:r>
      <w:proofErr w:type="spellEnd"/>
      <w:r w:rsidRPr="00386A4C">
        <w:rPr>
          <w:rFonts w:cs="Times New Roman"/>
        </w:rPr>
        <w:t xml:space="preserve"> 2008; Durst 2019; </w:t>
      </w:r>
      <w:proofErr w:type="spellStart"/>
      <w:r w:rsidRPr="00386A4C">
        <w:rPr>
          <w:rFonts w:cs="Times New Roman"/>
        </w:rPr>
        <w:t>Lichter</w:t>
      </w:r>
      <w:proofErr w:type="spellEnd"/>
      <w:r w:rsidRPr="00386A4C">
        <w:rPr>
          <w:rFonts w:cs="Times New Roman"/>
        </w:rPr>
        <w:t xml:space="preserve"> et al. 2007; Wilson and Edwards 2014)</w:t>
      </w:r>
      <w:r w:rsidRPr="00386A4C">
        <w:fldChar w:fldCharType="end"/>
      </w:r>
      <w:r w:rsidRPr="00386A4C">
        <w:t xml:space="preserve">. Moreover, the database does not identify which blocks are annexed. Therefore, there is no way of identifying the demographic characteristics of the annexed territory through the BAS. </w:t>
      </w:r>
    </w:p>
  </w:endnote>
  <w:endnote w:id="19">
    <w:p w14:paraId="5EF429B4" w14:textId="5E4B675A"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Detailed results and analyses from the sub-sample validated against the BAS are available upon request. </w:t>
      </w:r>
    </w:p>
  </w:endnote>
  <w:endnote w:id="20">
    <w:p w14:paraId="5AA920E9" w14:textId="4BA9F91D" w:rsidR="000C0710" w:rsidRPr="00386A4C" w:rsidRDefault="000C0710" w:rsidP="001311DE">
      <w:pPr>
        <w:pStyle w:val="Bibliography"/>
        <w:ind w:left="0" w:firstLine="0"/>
        <w:contextualSpacing/>
      </w:pPr>
      <w:r w:rsidRPr="00386A4C">
        <w:rPr>
          <w:rStyle w:val="EndnoteReference"/>
        </w:rPr>
        <w:endnoteRef/>
      </w:r>
      <w:r w:rsidRPr="00386A4C">
        <w:t xml:space="preserve"> Prior research shows that using shared boundaries instead to identify annexable blocks does not make a substantive difference in identifying them </w:t>
      </w:r>
      <w:r w:rsidRPr="00386A4C">
        <w:fldChar w:fldCharType="begin"/>
      </w:r>
      <w:r w:rsidRPr="00386A4C">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386A4C">
        <w:fldChar w:fldCharType="separate"/>
      </w:r>
      <w:r w:rsidRPr="00386A4C">
        <w:rPr>
          <w:rFonts w:cs="Times New Roman"/>
        </w:rPr>
        <w:t>(Durst 2014; 2019)</w:t>
      </w:r>
      <w:r w:rsidRPr="00386A4C">
        <w:fldChar w:fldCharType="end"/>
      </w:r>
      <w:r w:rsidRPr="00386A4C">
        <w:t xml:space="preserve">. </w:t>
      </w:r>
    </w:p>
  </w:endnote>
  <w:endnote w:id="21">
    <w:p w14:paraId="16482E6B" w14:textId="104EFF4F" w:rsidR="008D3F8E" w:rsidRPr="00386A4C" w:rsidRDefault="008D3F8E" w:rsidP="001311DE">
      <w:pPr>
        <w:pStyle w:val="EndnoteText"/>
        <w:contextualSpacing/>
        <w:rPr>
          <w:sz w:val="24"/>
          <w:szCs w:val="24"/>
        </w:rPr>
      </w:pPr>
      <w:r w:rsidRPr="00386A4C">
        <w:rPr>
          <w:rStyle w:val="EndnoteReference"/>
          <w:sz w:val="24"/>
          <w:szCs w:val="24"/>
        </w:rPr>
        <w:endnoteRef/>
      </w:r>
      <w:r w:rsidRPr="00386A4C">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22">
    <w:p w14:paraId="08494139" w14:textId="77777777" w:rsidR="008D3F8E" w:rsidRPr="00386A4C" w:rsidRDefault="008D3F8E" w:rsidP="0005128B">
      <w:pPr>
        <w:pStyle w:val="EndnoteText"/>
        <w:contextualSpacing/>
        <w:rPr>
          <w:sz w:val="24"/>
          <w:szCs w:val="24"/>
        </w:rPr>
      </w:pPr>
      <w:r w:rsidRPr="00386A4C">
        <w:rPr>
          <w:rStyle w:val="EndnoteReference"/>
          <w:sz w:val="24"/>
          <w:szCs w:val="24"/>
        </w:rPr>
        <w:endnoteRef/>
      </w:r>
      <w:r w:rsidRPr="00386A4C">
        <w:rPr>
          <w:sz w:val="24"/>
          <w:szCs w:val="24"/>
        </w:rPr>
        <w:t xml:space="preserve"> The earliest year that LODES data is available is 2002 for some states and 2004 for others.</w:t>
      </w:r>
    </w:p>
  </w:endnote>
  <w:endnote w:id="23">
    <w:p w14:paraId="7D8B839B" w14:textId="455665C7" w:rsidR="000C0710" w:rsidRPr="00386A4C" w:rsidRDefault="000C0710" w:rsidP="00534FE3">
      <w:pPr>
        <w:pStyle w:val="EndnoteText"/>
        <w:contextualSpacing/>
        <w:rPr>
          <w:sz w:val="24"/>
          <w:szCs w:val="24"/>
        </w:rPr>
      </w:pPr>
      <w:r w:rsidRPr="00386A4C">
        <w:rPr>
          <w:rStyle w:val="EndnoteReference"/>
          <w:sz w:val="24"/>
          <w:szCs w:val="24"/>
        </w:rPr>
        <w:endnoteRef/>
      </w:r>
      <w:r w:rsidRPr="00386A4C">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Pr="00386A4C">
        <w:rPr>
          <w:sz w:val="24"/>
          <w:szCs w:val="24"/>
        </w:rPr>
        <w:fldChar w:fldCharType="begin"/>
      </w:r>
      <w:r w:rsidRPr="00386A4C">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386A4C">
        <w:rPr>
          <w:sz w:val="24"/>
          <w:szCs w:val="24"/>
        </w:rPr>
        <w:fldChar w:fldCharType="separate"/>
      </w:r>
      <w:r w:rsidRPr="00386A4C">
        <w:rPr>
          <w:rFonts w:cs="Times New Roman"/>
          <w:sz w:val="24"/>
          <w:szCs w:val="24"/>
        </w:rPr>
        <w:t>(Berri 1989)</w:t>
      </w:r>
      <w:r w:rsidRPr="00386A4C">
        <w:rPr>
          <w:sz w:val="24"/>
          <w:szCs w:val="24"/>
        </w:rPr>
        <w:fldChar w:fldCharType="end"/>
      </w:r>
      <w:r w:rsidRPr="00386A4C">
        <w:rPr>
          <w:sz w:val="24"/>
          <w:szCs w:val="24"/>
        </w:rPr>
        <w:t xml:space="preserve">.  </w:t>
      </w:r>
    </w:p>
  </w:endnote>
  <w:endnote w:id="24">
    <w:p w14:paraId="3715D22D" w14:textId="77777777" w:rsidR="008D3F8E" w:rsidRPr="00386A4C" w:rsidRDefault="008D3F8E" w:rsidP="008768C5">
      <w:pPr>
        <w:pStyle w:val="EndnoteText"/>
        <w:rPr>
          <w:sz w:val="24"/>
          <w:szCs w:val="24"/>
        </w:rPr>
      </w:pPr>
      <w:r w:rsidRPr="00386A4C">
        <w:rPr>
          <w:rStyle w:val="EndnoteReference"/>
          <w:sz w:val="24"/>
          <w:szCs w:val="24"/>
        </w:rPr>
        <w:endnoteRef/>
      </w:r>
      <w:r w:rsidRPr="00386A4C">
        <w:rPr>
          <w:sz w:val="24"/>
          <w:szCs w:val="24"/>
        </w:rPr>
        <w:t xml:space="preserve"> Detailed results and analyses from all supplementary analyses are available upon request.</w:t>
      </w:r>
    </w:p>
  </w:endnote>
  <w:endnote w:id="25">
    <w:p w14:paraId="4C488D2C" w14:textId="03109610" w:rsidR="008D3F8E" w:rsidRPr="00386A4C" w:rsidRDefault="008D3F8E">
      <w:pPr>
        <w:pStyle w:val="EndnoteText"/>
        <w:rPr>
          <w:sz w:val="24"/>
          <w:szCs w:val="24"/>
        </w:rPr>
      </w:pPr>
      <w:r w:rsidRPr="00386A4C">
        <w:rPr>
          <w:rStyle w:val="EndnoteReference"/>
          <w:sz w:val="24"/>
          <w:szCs w:val="24"/>
        </w:rPr>
        <w:endnoteRef/>
      </w:r>
      <w:r w:rsidRPr="00386A4C">
        <w:rPr>
          <w:sz w:val="24"/>
          <w:szCs w:val="24"/>
        </w:rPr>
        <w:t xml:space="preserve"> Data for voting-age population is collected in the same way as described in the Data &amp; Methods section. Detailed analyses generating these estimates are available upon request. </w:t>
      </w:r>
    </w:p>
  </w:endnote>
  <w:endnote w:id="26">
    <w:p w14:paraId="34330ADD" w14:textId="1E232F50" w:rsidR="00521F71" w:rsidRDefault="00521F71">
      <w:pPr>
        <w:pStyle w:val="EndnoteText"/>
      </w:pPr>
      <w:ins w:id="1066" w:author="Iris Zhang" w:date="2023-01-02T17:50:00Z">
        <w:r w:rsidRPr="00386A4C">
          <w:rPr>
            <w:rStyle w:val="EndnoteReference"/>
            <w:sz w:val="24"/>
            <w:szCs w:val="24"/>
            <w:rPrChange w:id="1067" w:author="Iris Zhang" w:date="2023-01-03T11:22:00Z">
              <w:rPr>
                <w:rStyle w:val="EndnoteReference"/>
              </w:rPr>
            </w:rPrChange>
          </w:rPr>
          <w:endnoteRef/>
        </w:r>
        <w:r w:rsidRPr="00386A4C">
          <w:rPr>
            <w:sz w:val="24"/>
            <w:szCs w:val="24"/>
            <w:rPrChange w:id="1068" w:author="Iris Zhang" w:date="2023-01-03T11:22:00Z">
              <w:rPr/>
            </w:rPrChange>
          </w:rPr>
          <w:t xml:space="preserve"> </w:t>
        </w:r>
        <w:r w:rsidRPr="00386A4C">
          <w:rPr>
            <w:sz w:val="24"/>
            <w:szCs w:val="24"/>
            <w:rPrChange w:id="1069" w:author="Iris Zhang" w:date="2023-01-03T11:22:00Z">
              <w:rPr/>
            </w:rPrChange>
          </w:rPr>
          <w:t>The actual number may vary, but to the extent that underreporting is evenly distributed across types of boundary changes, my estimation that new incorporations and successions are a small proportion of all boundary changes should nevertheless be accurate.</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9704552"/>
      <w:docPartObj>
        <w:docPartGallery w:val="Page Numbers (Bottom of Page)"/>
        <w:docPartUnique/>
      </w:docPartObj>
    </w:sdtPr>
    <w:sdtContent>
      <w:p w14:paraId="091B96B5" w14:textId="77777777" w:rsidR="008D3F8E" w:rsidRDefault="008D3F8E"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715248" w14:textId="77777777" w:rsidR="008D3F8E" w:rsidRDefault="008D3F8E"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6398354"/>
      <w:docPartObj>
        <w:docPartGallery w:val="Page Numbers (Bottom of Page)"/>
        <w:docPartUnique/>
      </w:docPartObj>
    </w:sdtPr>
    <w:sdtContent>
      <w:p w14:paraId="33A4ADAC" w14:textId="77777777" w:rsidR="008D3F8E" w:rsidRDefault="008D3F8E"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A76398" w14:textId="77777777" w:rsidR="008D3F8E" w:rsidRDefault="008D3F8E" w:rsidP="000C5CE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99CB6" w14:textId="77777777" w:rsidR="00E9378B" w:rsidRDefault="00E9378B" w:rsidP="006124A2">
      <w:r>
        <w:separator/>
      </w:r>
    </w:p>
  </w:footnote>
  <w:footnote w:type="continuationSeparator" w:id="0">
    <w:p w14:paraId="3C0710AC" w14:textId="77777777" w:rsidR="00E9378B" w:rsidRDefault="00E9378B"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70D"/>
    <w:rsid w:val="0004062C"/>
    <w:rsid w:val="00040756"/>
    <w:rsid w:val="00040DE5"/>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59DE"/>
    <w:rsid w:val="0008610F"/>
    <w:rsid w:val="00086162"/>
    <w:rsid w:val="000861E7"/>
    <w:rsid w:val="00086366"/>
    <w:rsid w:val="00086F3D"/>
    <w:rsid w:val="0008720C"/>
    <w:rsid w:val="00087452"/>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962"/>
    <w:rsid w:val="00103CD0"/>
    <w:rsid w:val="0010434C"/>
    <w:rsid w:val="00104B61"/>
    <w:rsid w:val="001053D8"/>
    <w:rsid w:val="00105E8E"/>
    <w:rsid w:val="00106068"/>
    <w:rsid w:val="00106417"/>
    <w:rsid w:val="00106628"/>
    <w:rsid w:val="00106B49"/>
    <w:rsid w:val="00106C71"/>
    <w:rsid w:val="00107999"/>
    <w:rsid w:val="00107ED1"/>
    <w:rsid w:val="001111FC"/>
    <w:rsid w:val="00111989"/>
    <w:rsid w:val="00111A9E"/>
    <w:rsid w:val="0011269F"/>
    <w:rsid w:val="0011379D"/>
    <w:rsid w:val="001138AF"/>
    <w:rsid w:val="00113912"/>
    <w:rsid w:val="0011416B"/>
    <w:rsid w:val="00116DD2"/>
    <w:rsid w:val="00116E2A"/>
    <w:rsid w:val="001176B1"/>
    <w:rsid w:val="0011778C"/>
    <w:rsid w:val="001209FF"/>
    <w:rsid w:val="00121E6A"/>
    <w:rsid w:val="001228EE"/>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42E"/>
    <w:rsid w:val="001779F5"/>
    <w:rsid w:val="00177A8A"/>
    <w:rsid w:val="00177C98"/>
    <w:rsid w:val="00180D4D"/>
    <w:rsid w:val="00180D7B"/>
    <w:rsid w:val="0018160C"/>
    <w:rsid w:val="00181B5F"/>
    <w:rsid w:val="00182435"/>
    <w:rsid w:val="001828B8"/>
    <w:rsid w:val="00182EF4"/>
    <w:rsid w:val="001835C2"/>
    <w:rsid w:val="001839A5"/>
    <w:rsid w:val="001843D7"/>
    <w:rsid w:val="00184E9E"/>
    <w:rsid w:val="001859E9"/>
    <w:rsid w:val="00185E12"/>
    <w:rsid w:val="001864DE"/>
    <w:rsid w:val="00186696"/>
    <w:rsid w:val="001872B0"/>
    <w:rsid w:val="001873C3"/>
    <w:rsid w:val="00187461"/>
    <w:rsid w:val="00187873"/>
    <w:rsid w:val="00187A4A"/>
    <w:rsid w:val="00187DCB"/>
    <w:rsid w:val="001918E0"/>
    <w:rsid w:val="00191F03"/>
    <w:rsid w:val="0019200B"/>
    <w:rsid w:val="00192E06"/>
    <w:rsid w:val="00192EEF"/>
    <w:rsid w:val="00192F7D"/>
    <w:rsid w:val="00193718"/>
    <w:rsid w:val="0019375B"/>
    <w:rsid w:val="00193B2E"/>
    <w:rsid w:val="00193B3C"/>
    <w:rsid w:val="0019415D"/>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4118"/>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E7B67"/>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E6D"/>
    <w:rsid w:val="00306E8F"/>
    <w:rsid w:val="0031064F"/>
    <w:rsid w:val="00310F5E"/>
    <w:rsid w:val="00310FAF"/>
    <w:rsid w:val="00311729"/>
    <w:rsid w:val="003117AD"/>
    <w:rsid w:val="003118F2"/>
    <w:rsid w:val="0031243B"/>
    <w:rsid w:val="0031250A"/>
    <w:rsid w:val="00313B6F"/>
    <w:rsid w:val="00314429"/>
    <w:rsid w:val="00314529"/>
    <w:rsid w:val="0031493D"/>
    <w:rsid w:val="0031508D"/>
    <w:rsid w:val="00315492"/>
    <w:rsid w:val="003159FC"/>
    <w:rsid w:val="00315E56"/>
    <w:rsid w:val="003162D6"/>
    <w:rsid w:val="00317D0B"/>
    <w:rsid w:val="0032078E"/>
    <w:rsid w:val="00320CA7"/>
    <w:rsid w:val="0032170F"/>
    <w:rsid w:val="00322878"/>
    <w:rsid w:val="00322B6D"/>
    <w:rsid w:val="00322BCA"/>
    <w:rsid w:val="00322D49"/>
    <w:rsid w:val="003233E2"/>
    <w:rsid w:val="00324539"/>
    <w:rsid w:val="003256A8"/>
    <w:rsid w:val="003266BC"/>
    <w:rsid w:val="0032693C"/>
    <w:rsid w:val="00326E2A"/>
    <w:rsid w:val="00326F50"/>
    <w:rsid w:val="00327127"/>
    <w:rsid w:val="0033078B"/>
    <w:rsid w:val="003315CA"/>
    <w:rsid w:val="00331B8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E34"/>
    <w:rsid w:val="003B71C0"/>
    <w:rsid w:val="003B7B58"/>
    <w:rsid w:val="003C0CD0"/>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1DE"/>
    <w:rsid w:val="003E6794"/>
    <w:rsid w:val="003E6A70"/>
    <w:rsid w:val="003E6FA0"/>
    <w:rsid w:val="003E703F"/>
    <w:rsid w:val="003E7225"/>
    <w:rsid w:val="003E74F4"/>
    <w:rsid w:val="003F06C1"/>
    <w:rsid w:val="003F15E8"/>
    <w:rsid w:val="003F162C"/>
    <w:rsid w:val="003F1802"/>
    <w:rsid w:val="003F1D73"/>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71DF"/>
    <w:rsid w:val="0045037E"/>
    <w:rsid w:val="00452E37"/>
    <w:rsid w:val="00452EDA"/>
    <w:rsid w:val="00452F7E"/>
    <w:rsid w:val="00453510"/>
    <w:rsid w:val="0045397A"/>
    <w:rsid w:val="00453D42"/>
    <w:rsid w:val="0045506C"/>
    <w:rsid w:val="00455A8F"/>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A90"/>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15CE"/>
    <w:rsid w:val="004A2B30"/>
    <w:rsid w:val="004A304A"/>
    <w:rsid w:val="004A4E2F"/>
    <w:rsid w:val="004A4EDE"/>
    <w:rsid w:val="004A61B8"/>
    <w:rsid w:val="004A632B"/>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71F4"/>
    <w:rsid w:val="004B7274"/>
    <w:rsid w:val="004B7570"/>
    <w:rsid w:val="004B7CE3"/>
    <w:rsid w:val="004B7E26"/>
    <w:rsid w:val="004C0906"/>
    <w:rsid w:val="004C09B3"/>
    <w:rsid w:val="004C12BB"/>
    <w:rsid w:val="004C1CC3"/>
    <w:rsid w:val="004C2539"/>
    <w:rsid w:val="004C29A4"/>
    <w:rsid w:val="004C2B2B"/>
    <w:rsid w:val="004C3CCB"/>
    <w:rsid w:val="004C3F62"/>
    <w:rsid w:val="004C46E9"/>
    <w:rsid w:val="004C496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6DFA"/>
    <w:rsid w:val="005D7F20"/>
    <w:rsid w:val="005E0191"/>
    <w:rsid w:val="005E093A"/>
    <w:rsid w:val="005E14B5"/>
    <w:rsid w:val="005E14C1"/>
    <w:rsid w:val="005E1D29"/>
    <w:rsid w:val="005E24C5"/>
    <w:rsid w:val="005E2B4B"/>
    <w:rsid w:val="005E2C7A"/>
    <w:rsid w:val="005E3790"/>
    <w:rsid w:val="005E41D4"/>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5A3A"/>
    <w:rsid w:val="00616044"/>
    <w:rsid w:val="0061657C"/>
    <w:rsid w:val="00616E92"/>
    <w:rsid w:val="00617AB7"/>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539A"/>
    <w:rsid w:val="00636939"/>
    <w:rsid w:val="00636BA6"/>
    <w:rsid w:val="00640749"/>
    <w:rsid w:val="00640CDC"/>
    <w:rsid w:val="00642905"/>
    <w:rsid w:val="00642D1C"/>
    <w:rsid w:val="00643364"/>
    <w:rsid w:val="00643560"/>
    <w:rsid w:val="00643AE2"/>
    <w:rsid w:val="00643D41"/>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D3"/>
    <w:rsid w:val="006A1840"/>
    <w:rsid w:val="006A1D7B"/>
    <w:rsid w:val="006A2653"/>
    <w:rsid w:val="006A2F4A"/>
    <w:rsid w:val="006A3A42"/>
    <w:rsid w:val="006A3ADC"/>
    <w:rsid w:val="006A3D38"/>
    <w:rsid w:val="006A57C4"/>
    <w:rsid w:val="006A5A63"/>
    <w:rsid w:val="006A5FD9"/>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40C9"/>
    <w:rsid w:val="007B4850"/>
    <w:rsid w:val="007B5D49"/>
    <w:rsid w:val="007B5DF1"/>
    <w:rsid w:val="007B664E"/>
    <w:rsid w:val="007B67B9"/>
    <w:rsid w:val="007B6B45"/>
    <w:rsid w:val="007B7185"/>
    <w:rsid w:val="007B7324"/>
    <w:rsid w:val="007B7724"/>
    <w:rsid w:val="007B78E6"/>
    <w:rsid w:val="007C0371"/>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F8A"/>
    <w:rsid w:val="0084290B"/>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908"/>
    <w:rsid w:val="008B7CB2"/>
    <w:rsid w:val="008C009D"/>
    <w:rsid w:val="008C05AE"/>
    <w:rsid w:val="008C0E21"/>
    <w:rsid w:val="008C0EAF"/>
    <w:rsid w:val="008C100A"/>
    <w:rsid w:val="008C13EC"/>
    <w:rsid w:val="008C18B3"/>
    <w:rsid w:val="008C1C55"/>
    <w:rsid w:val="008C2115"/>
    <w:rsid w:val="008C2202"/>
    <w:rsid w:val="008C2392"/>
    <w:rsid w:val="008C2CE1"/>
    <w:rsid w:val="008C2F41"/>
    <w:rsid w:val="008C2F59"/>
    <w:rsid w:val="008C325E"/>
    <w:rsid w:val="008C3D77"/>
    <w:rsid w:val="008C4554"/>
    <w:rsid w:val="008C484D"/>
    <w:rsid w:val="008C4943"/>
    <w:rsid w:val="008C4EDB"/>
    <w:rsid w:val="008C5B9A"/>
    <w:rsid w:val="008C6299"/>
    <w:rsid w:val="008D0604"/>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8D4"/>
    <w:rsid w:val="009139F8"/>
    <w:rsid w:val="00913D65"/>
    <w:rsid w:val="00914023"/>
    <w:rsid w:val="00914679"/>
    <w:rsid w:val="00914691"/>
    <w:rsid w:val="00914C4C"/>
    <w:rsid w:val="00914CE2"/>
    <w:rsid w:val="00915047"/>
    <w:rsid w:val="0091569C"/>
    <w:rsid w:val="00915946"/>
    <w:rsid w:val="00915AC2"/>
    <w:rsid w:val="00915B34"/>
    <w:rsid w:val="00915E9C"/>
    <w:rsid w:val="009205C6"/>
    <w:rsid w:val="00920CBC"/>
    <w:rsid w:val="00921244"/>
    <w:rsid w:val="00922ECE"/>
    <w:rsid w:val="00923814"/>
    <w:rsid w:val="00923E57"/>
    <w:rsid w:val="009245B6"/>
    <w:rsid w:val="00924BE7"/>
    <w:rsid w:val="00925079"/>
    <w:rsid w:val="009250CB"/>
    <w:rsid w:val="009259BD"/>
    <w:rsid w:val="00925B0B"/>
    <w:rsid w:val="0092625B"/>
    <w:rsid w:val="00927061"/>
    <w:rsid w:val="00927206"/>
    <w:rsid w:val="00927667"/>
    <w:rsid w:val="009279E9"/>
    <w:rsid w:val="00930733"/>
    <w:rsid w:val="00930B6F"/>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A7"/>
    <w:rsid w:val="0094129D"/>
    <w:rsid w:val="00941882"/>
    <w:rsid w:val="009420EF"/>
    <w:rsid w:val="0094223D"/>
    <w:rsid w:val="009431CA"/>
    <w:rsid w:val="009440AD"/>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681D"/>
    <w:rsid w:val="00986B2A"/>
    <w:rsid w:val="00986C99"/>
    <w:rsid w:val="00987454"/>
    <w:rsid w:val="00990611"/>
    <w:rsid w:val="0099074F"/>
    <w:rsid w:val="00991109"/>
    <w:rsid w:val="00991262"/>
    <w:rsid w:val="00991914"/>
    <w:rsid w:val="0099275A"/>
    <w:rsid w:val="0099284A"/>
    <w:rsid w:val="009942A2"/>
    <w:rsid w:val="009943A5"/>
    <w:rsid w:val="00995436"/>
    <w:rsid w:val="00995827"/>
    <w:rsid w:val="0099627C"/>
    <w:rsid w:val="0099640E"/>
    <w:rsid w:val="009965A8"/>
    <w:rsid w:val="00996FCE"/>
    <w:rsid w:val="00997942"/>
    <w:rsid w:val="00997CA6"/>
    <w:rsid w:val="00997F61"/>
    <w:rsid w:val="009A0247"/>
    <w:rsid w:val="009A191B"/>
    <w:rsid w:val="009A1B4D"/>
    <w:rsid w:val="009A1D85"/>
    <w:rsid w:val="009A20A6"/>
    <w:rsid w:val="009A27DC"/>
    <w:rsid w:val="009A3119"/>
    <w:rsid w:val="009A3BC9"/>
    <w:rsid w:val="009A4654"/>
    <w:rsid w:val="009A47E4"/>
    <w:rsid w:val="009A4E5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CF"/>
    <w:rsid w:val="009C1F42"/>
    <w:rsid w:val="009C2A20"/>
    <w:rsid w:val="009C38E5"/>
    <w:rsid w:val="009C3FE8"/>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4A"/>
    <w:rsid w:val="009D5E90"/>
    <w:rsid w:val="009D6BBE"/>
    <w:rsid w:val="009D6DFD"/>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973"/>
    <w:rsid w:val="00A64536"/>
    <w:rsid w:val="00A64FC2"/>
    <w:rsid w:val="00A65038"/>
    <w:rsid w:val="00A67004"/>
    <w:rsid w:val="00A67079"/>
    <w:rsid w:val="00A70EB9"/>
    <w:rsid w:val="00A71025"/>
    <w:rsid w:val="00A71441"/>
    <w:rsid w:val="00A71655"/>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2853"/>
    <w:rsid w:val="00AA2DBE"/>
    <w:rsid w:val="00AA3076"/>
    <w:rsid w:val="00AA33FA"/>
    <w:rsid w:val="00AA3B08"/>
    <w:rsid w:val="00AA3C72"/>
    <w:rsid w:val="00AA535F"/>
    <w:rsid w:val="00AA5A96"/>
    <w:rsid w:val="00AA7781"/>
    <w:rsid w:val="00AA7D2B"/>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F5C"/>
    <w:rsid w:val="00B41087"/>
    <w:rsid w:val="00B4139D"/>
    <w:rsid w:val="00B416C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65C5"/>
    <w:rsid w:val="00BD6A13"/>
    <w:rsid w:val="00BD6B09"/>
    <w:rsid w:val="00BD6B7C"/>
    <w:rsid w:val="00BD6C0E"/>
    <w:rsid w:val="00BD6D5B"/>
    <w:rsid w:val="00BD6FA4"/>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A8B"/>
    <w:rsid w:val="00C11B1F"/>
    <w:rsid w:val="00C11BF1"/>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2FC0"/>
    <w:rsid w:val="00C93410"/>
    <w:rsid w:val="00C93BA1"/>
    <w:rsid w:val="00C93E91"/>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A4B"/>
    <w:rsid w:val="00CC4CEF"/>
    <w:rsid w:val="00CC5041"/>
    <w:rsid w:val="00CC51D5"/>
    <w:rsid w:val="00CC56C8"/>
    <w:rsid w:val="00CC591C"/>
    <w:rsid w:val="00CC655F"/>
    <w:rsid w:val="00CC6CE9"/>
    <w:rsid w:val="00CC71E9"/>
    <w:rsid w:val="00CC7545"/>
    <w:rsid w:val="00CD0596"/>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2F32"/>
    <w:rsid w:val="00D232C1"/>
    <w:rsid w:val="00D2501D"/>
    <w:rsid w:val="00D254DC"/>
    <w:rsid w:val="00D25779"/>
    <w:rsid w:val="00D2595C"/>
    <w:rsid w:val="00D25C2D"/>
    <w:rsid w:val="00D25D61"/>
    <w:rsid w:val="00D25E29"/>
    <w:rsid w:val="00D25ED6"/>
    <w:rsid w:val="00D26F44"/>
    <w:rsid w:val="00D27250"/>
    <w:rsid w:val="00D27DBE"/>
    <w:rsid w:val="00D30B92"/>
    <w:rsid w:val="00D30E69"/>
    <w:rsid w:val="00D31070"/>
    <w:rsid w:val="00D31414"/>
    <w:rsid w:val="00D31980"/>
    <w:rsid w:val="00D319C5"/>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209C"/>
    <w:rsid w:val="00DD2270"/>
    <w:rsid w:val="00DD25D7"/>
    <w:rsid w:val="00DD32C8"/>
    <w:rsid w:val="00DD331B"/>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F1C"/>
    <w:rsid w:val="00DE7D6A"/>
    <w:rsid w:val="00DE7D80"/>
    <w:rsid w:val="00DE7DFA"/>
    <w:rsid w:val="00DF04D9"/>
    <w:rsid w:val="00DF0AF2"/>
    <w:rsid w:val="00DF1A31"/>
    <w:rsid w:val="00DF1E23"/>
    <w:rsid w:val="00DF2123"/>
    <w:rsid w:val="00DF28AC"/>
    <w:rsid w:val="00DF292E"/>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61D2"/>
    <w:rsid w:val="00E17324"/>
    <w:rsid w:val="00E20692"/>
    <w:rsid w:val="00E20CF5"/>
    <w:rsid w:val="00E20EDC"/>
    <w:rsid w:val="00E21148"/>
    <w:rsid w:val="00E2219D"/>
    <w:rsid w:val="00E22CEA"/>
    <w:rsid w:val="00E22EBA"/>
    <w:rsid w:val="00E23624"/>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BA5"/>
    <w:rsid w:val="00E4480D"/>
    <w:rsid w:val="00E44D05"/>
    <w:rsid w:val="00E44ED0"/>
    <w:rsid w:val="00E46045"/>
    <w:rsid w:val="00E46DF6"/>
    <w:rsid w:val="00E47975"/>
    <w:rsid w:val="00E47A0B"/>
    <w:rsid w:val="00E47B87"/>
    <w:rsid w:val="00E47FE8"/>
    <w:rsid w:val="00E503B0"/>
    <w:rsid w:val="00E506EE"/>
    <w:rsid w:val="00E51224"/>
    <w:rsid w:val="00E5144D"/>
    <w:rsid w:val="00E52612"/>
    <w:rsid w:val="00E52783"/>
    <w:rsid w:val="00E53ABF"/>
    <w:rsid w:val="00E54C08"/>
    <w:rsid w:val="00E54CD6"/>
    <w:rsid w:val="00E55994"/>
    <w:rsid w:val="00E55C8F"/>
    <w:rsid w:val="00E566A1"/>
    <w:rsid w:val="00E574A7"/>
    <w:rsid w:val="00E57987"/>
    <w:rsid w:val="00E602DC"/>
    <w:rsid w:val="00E605AE"/>
    <w:rsid w:val="00E61BFC"/>
    <w:rsid w:val="00E62359"/>
    <w:rsid w:val="00E62D0C"/>
    <w:rsid w:val="00E63AA9"/>
    <w:rsid w:val="00E63C2E"/>
    <w:rsid w:val="00E63F1E"/>
    <w:rsid w:val="00E640B4"/>
    <w:rsid w:val="00E644E1"/>
    <w:rsid w:val="00E64B37"/>
    <w:rsid w:val="00E657CA"/>
    <w:rsid w:val="00E67540"/>
    <w:rsid w:val="00E678F8"/>
    <w:rsid w:val="00E70324"/>
    <w:rsid w:val="00E70EEE"/>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70C3"/>
    <w:rsid w:val="00E870F0"/>
    <w:rsid w:val="00E8766D"/>
    <w:rsid w:val="00E87A09"/>
    <w:rsid w:val="00E907B7"/>
    <w:rsid w:val="00E91252"/>
    <w:rsid w:val="00E91A3E"/>
    <w:rsid w:val="00E91CC1"/>
    <w:rsid w:val="00E92C2A"/>
    <w:rsid w:val="00E92E67"/>
    <w:rsid w:val="00E92EB4"/>
    <w:rsid w:val="00E9378B"/>
    <w:rsid w:val="00E9380F"/>
    <w:rsid w:val="00E93FEE"/>
    <w:rsid w:val="00E94F13"/>
    <w:rsid w:val="00E953E6"/>
    <w:rsid w:val="00E9581F"/>
    <w:rsid w:val="00E96136"/>
    <w:rsid w:val="00E968FE"/>
    <w:rsid w:val="00E97F80"/>
    <w:rsid w:val="00EA00BE"/>
    <w:rsid w:val="00EA0192"/>
    <w:rsid w:val="00EA0AF4"/>
    <w:rsid w:val="00EA0D36"/>
    <w:rsid w:val="00EA1134"/>
    <w:rsid w:val="00EA24A9"/>
    <w:rsid w:val="00EA26EE"/>
    <w:rsid w:val="00EA3BBE"/>
    <w:rsid w:val="00EA3E3D"/>
    <w:rsid w:val="00EA422A"/>
    <w:rsid w:val="00EA43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AE0"/>
    <w:rsid w:val="00F00CB5"/>
    <w:rsid w:val="00F01B67"/>
    <w:rsid w:val="00F02263"/>
    <w:rsid w:val="00F0271B"/>
    <w:rsid w:val="00F02EC3"/>
    <w:rsid w:val="00F03249"/>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C0528"/>
    <w:rsid w:val="00FC0A3B"/>
    <w:rsid w:val="00FC13C3"/>
    <w:rsid w:val="00FC1826"/>
    <w:rsid w:val="00FC1ADF"/>
    <w:rsid w:val="00FC235D"/>
    <w:rsid w:val="00FC3548"/>
    <w:rsid w:val="00FC3EE3"/>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microsoft.com/office/2016/09/relationships/commentsIds" Target="commentsIds.xm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4.xml"/><Relationship Id="rId28" Type="http://schemas.openxmlformats.org/officeDocument/2006/relationships/image" Target="media/image13.emf"/><Relationship Id="rId10" Type="http://schemas.openxmlformats.org/officeDocument/2006/relationships/image" Target="media/image1.emf"/><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51</Pages>
  <Words>62854</Words>
  <Characters>358271</Characters>
  <Application>Microsoft Office Word</Application>
  <DocSecurity>0</DocSecurity>
  <Lines>2985</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211</cp:revision>
  <cp:lastPrinted>2022-11-14T04:37:00Z</cp:lastPrinted>
  <dcterms:created xsi:type="dcterms:W3CDTF">2022-12-15T03:20:00Z</dcterms:created>
  <dcterms:modified xsi:type="dcterms:W3CDTF">2023-01-03T16:31:00Z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